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6EB10A28" w14:textId="2C887B08" w:rsidR="000D0596"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7342" w:history="1">
            <w:r w:rsidR="000D0596" w:rsidRPr="00161977">
              <w:rPr>
                <w:rStyle w:val="Hyperlink"/>
                <w:noProof/>
              </w:rPr>
              <w:t>1 Introduction</w:t>
            </w:r>
            <w:r w:rsidR="000D0596">
              <w:rPr>
                <w:noProof/>
                <w:webHidden/>
              </w:rPr>
              <w:tab/>
            </w:r>
            <w:r w:rsidR="000D0596">
              <w:rPr>
                <w:noProof/>
                <w:webHidden/>
              </w:rPr>
              <w:fldChar w:fldCharType="begin"/>
            </w:r>
            <w:r w:rsidR="000D0596">
              <w:rPr>
                <w:noProof/>
                <w:webHidden/>
              </w:rPr>
              <w:instrText xml:space="preserve"> PAGEREF _Toc143177342 \h </w:instrText>
            </w:r>
            <w:r w:rsidR="000D0596">
              <w:rPr>
                <w:noProof/>
                <w:webHidden/>
              </w:rPr>
            </w:r>
            <w:r w:rsidR="000D0596">
              <w:rPr>
                <w:noProof/>
                <w:webHidden/>
              </w:rPr>
              <w:fldChar w:fldCharType="separate"/>
            </w:r>
            <w:r w:rsidR="007C3ADB">
              <w:rPr>
                <w:noProof/>
                <w:webHidden/>
              </w:rPr>
              <w:t>4</w:t>
            </w:r>
            <w:r w:rsidR="000D0596">
              <w:rPr>
                <w:noProof/>
                <w:webHidden/>
              </w:rPr>
              <w:fldChar w:fldCharType="end"/>
            </w:r>
          </w:hyperlink>
        </w:p>
        <w:p w14:paraId="18DF98B8" w14:textId="04036010" w:rsidR="000D0596" w:rsidRDefault="007C3AD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3" w:history="1">
            <w:r w:rsidR="000D0596" w:rsidRPr="00161977">
              <w:rPr>
                <w:rStyle w:val="Hyperlink"/>
                <w:noProof/>
              </w:rPr>
              <w:t>1.1 AppGyver Overview</w:t>
            </w:r>
            <w:r w:rsidR="000D0596">
              <w:rPr>
                <w:noProof/>
                <w:webHidden/>
              </w:rPr>
              <w:tab/>
            </w:r>
            <w:r w:rsidR="000D0596">
              <w:rPr>
                <w:noProof/>
                <w:webHidden/>
              </w:rPr>
              <w:fldChar w:fldCharType="begin"/>
            </w:r>
            <w:r w:rsidR="000D0596">
              <w:rPr>
                <w:noProof/>
                <w:webHidden/>
              </w:rPr>
              <w:instrText xml:space="preserve"> PAGEREF _Toc143177343 \h </w:instrText>
            </w:r>
            <w:r w:rsidR="000D0596">
              <w:rPr>
                <w:noProof/>
                <w:webHidden/>
              </w:rPr>
            </w:r>
            <w:r w:rsidR="000D0596">
              <w:rPr>
                <w:noProof/>
                <w:webHidden/>
              </w:rPr>
              <w:fldChar w:fldCharType="separate"/>
            </w:r>
            <w:r>
              <w:rPr>
                <w:noProof/>
                <w:webHidden/>
              </w:rPr>
              <w:t>4</w:t>
            </w:r>
            <w:r w:rsidR="000D0596">
              <w:rPr>
                <w:noProof/>
                <w:webHidden/>
              </w:rPr>
              <w:fldChar w:fldCharType="end"/>
            </w:r>
          </w:hyperlink>
        </w:p>
        <w:p w14:paraId="54F28BCE" w14:textId="71BF1E54" w:rsidR="000D0596" w:rsidRDefault="007C3AD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4" w:history="1">
            <w:r w:rsidR="000D0596" w:rsidRPr="00161977">
              <w:rPr>
                <w:rStyle w:val="Hyperlink"/>
                <w:noProof/>
              </w:rPr>
              <w:t>1.2 Problem Statement</w:t>
            </w:r>
            <w:r w:rsidR="000D0596">
              <w:rPr>
                <w:noProof/>
                <w:webHidden/>
              </w:rPr>
              <w:tab/>
            </w:r>
            <w:r w:rsidR="000D0596">
              <w:rPr>
                <w:noProof/>
                <w:webHidden/>
              </w:rPr>
              <w:fldChar w:fldCharType="begin"/>
            </w:r>
            <w:r w:rsidR="000D0596">
              <w:rPr>
                <w:noProof/>
                <w:webHidden/>
              </w:rPr>
              <w:instrText xml:space="preserve"> PAGEREF _Toc143177344 \h </w:instrText>
            </w:r>
            <w:r w:rsidR="000D0596">
              <w:rPr>
                <w:noProof/>
                <w:webHidden/>
              </w:rPr>
            </w:r>
            <w:r w:rsidR="000D0596">
              <w:rPr>
                <w:noProof/>
                <w:webHidden/>
              </w:rPr>
              <w:fldChar w:fldCharType="separate"/>
            </w:r>
            <w:r>
              <w:rPr>
                <w:noProof/>
                <w:webHidden/>
              </w:rPr>
              <w:t>4</w:t>
            </w:r>
            <w:r w:rsidR="000D0596">
              <w:rPr>
                <w:noProof/>
                <w:webHidden/>
              </w:rPr>
              <w:fldChar w:fldCharType="end"/>
            </w:r>
          </w:hyperlink>
        </w:p>
        <w:p w14:paraId="77EA4A2E" w14:textId="07D008E8" w:rsidR="000D0596" w:rsidRDefault="007C3AD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5" w:history="1">
            <w:r w:rsidR="000D0596" w:rsidRPr="00161977">
              <w:rPr>
                <w:rStyle w:val="Hyperlink"/>
                <w:noProof/>
              </w:rPr>
              <w:t>2 Checklist</w:t>
            </w:r>
            <w:r w:rsidR="000D0596">
              <w:rPr>
                <w:noProof/>
                <w:webHidden/>
              </w:rPr>
              <w:tab/>
            </w:r>
            <w:r w:rsidR="000D0596">
              <w:rPr>
                <w:noProof/>
                <w:webHidden/>
              </w:rPr>
              <w:fldChar w:fldCharType="begin"/>
            </w:r>
            <w:r w:rsidR="000D0596">
              <w:rPr>
                <w:noProof/>
                <w:webHidden/>
              </w:rPr>
              <w:instrText xml:space="preserve"> PAGEREF _Toc143177345 \h </w:instrText>
            </w:r>
            <w:r w:rsidR="000D0596">
              <w:rPr>
                <w:noProof/>
                <w:webHidden/>
              </w:rPr>
            </w:r>
            <w:r w:rsidR="000D0596">
              <w:rPr>
                <w:noProof/>
                <w:webHidden/>
              </w:rPr>
              <w:fldChar w:fldCharType="separate"/>
            </w:r>
            <w:r>
              <w:rPr>
                <w:noProof/>
                <w:webHidden/>
              </w:rPr>
              <w:t>6</w:t>
            </w:r>
            <w:r w:rsidR="000D0596">
              <w:rPr>
                <w:noProof/>
                <w:webHidden/>
              </w:rPr>
              <w:fldChar w:fldCharType="end"/>
            </w:r>
          </w:hyperlink>
        </w:p>
        <w:p w14:paraId="722CB993" w14:textId="3969EEF7" w:rsidR="000D0596" w:rsidRDefault="007C3AD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6" w:history="1">
            <w:r w:rsidR="000D0596" w:rsidRPr="00161977">
              <w:rPr>
                <w:rStyle w:val="Hyperlink"/>
                <w:noProof/>
              </w:rPr>
              <w:t>3 Steps to Merge Pages</w:t>
            </w:r>
            <w:r w:rsidR="000D0596">
              <w:rPr>
                <w:noProof/>
                <w:webHidden/>
              </w:rPr>
              <w:tab/>
            </w:r>
            <w:r w:rsidR="000D0596">
              <w:rPr>
                <w:noProof/>
                <w:webHidden/>
              </w:rPr>
              <w:fldChar w:fldCharType="begin"/>
            </w:r>
            <w:r w:rsidR="000D0596">
              <w:rPr>
                <w:noProof/>
                <w:webHidden/>
              </w:rPr>
              <w:instrText xml:space="preserve"> PAGEREF _Toc143177346 \h </w:instrText>
            </w:r>
            <w:r w:rsidR="000D0596">
              <w:rPr>
                <w:noProof/>
                <w:webHidden/>
              </w:rPr>
            </w:r>
            <w:r w:rsidR="000D0596">
              <w:rPr>
                <w:noProof/>
                <w:webHidden/>
              </w:rPr>
              <w:fldChar w:fldCharType="separate"/>
            </w:r>
            <w:r>
              <w:rPr>
                <w:noProof/>
                <w:webHidden/>
              </w:rPr>
              <w:t>7</w:t>
            </w:r>
            <w:r w:rsidR="000D0596">
              <w:rPr>
                <w:noProof/>
                <w:webHidden/>
              </w:rPr>
              <w:fldChar w:fldCharType="end"/>
            </w:r>
          </w:hyperlink>
        </w:p>
        <w:p w14:paraId="38D827C6" w14:textId="3D5D404F" w:rsidR="000D0596" w:rsidRDefault="007C3AD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7" w:history="1">
            <w:r w:rsidR="000D0596" w:rsidRPr="00161977">
              <w:rPr>
                <w:rStyle w:val="Hyperlink"/>
                <w:noProof/>
              </w:rPr>
              <w:t>3.1 Import New Version</w:t>
            </w:r>
            <w:r w:rsidR="000D0596">
              <w:rPr>
                <w:noProof/>
                <w:webHidden/>
              </w:rPr>
              <w:tab/>
            </w:r>
            <w:r w:rsidR="000D0596">
              <w:rPr>
                <w:noProof/>
                <w:webHidden/>
              </w:rPr>
              <w:fldChar w:fldCharType="begin"/>
            </w:r>
            <w:r w:rsidR="000D0596">
              <w:rPr>
                <w:noProof/>
                <w:webHidden/>
              </w:rPr>
              <w:instrText xml:space="preserve"> PAGEREF _Toc143177347 \h </w:instrText>
            </w:r>
            <w:r w:rsidR="000D0596">
              <w:rPr>
                <w:noProof/>
                <w:webHidden/>
              </w:rPr>
            </w:r>
            <w:r w:rsidR="000D0596">
              <w:rPr>
                <w:noProof/>
                <w:webHidden/>
              </w:rPr>
              <w:fldChar w:fldCharType="separate"/>
            </w:r>
            <w:r>
              <w:rPr>
                <w:noProof/>
                <w:webHidden/>
              </w:rPr>
              <w:t>7</w:t>
            </w:r>
            <w:r w:rsidR="000D0596">
              <w:rPr>
                <w:noProof/>
                <w:webHidden/>
              </w:rPr>
              <w:fldChar w:fldCharType="end"/>
            </w:r>
          </w:hyperlink>
        </w:p>
        <w:p w14:paraId="577ABC02" w14:textId="609FF31C" w:rsidR="000D0596" w:rsidRDefault="007C3AD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8" w:history="1">
            <w:r w:rsidR="000D0596" w:rsidRPr="00161977">
              <w:rPr>
                <w:rStyle w:val="Hyperlink"/>
                <w:noProof/>
              </w:rPr>
              <w:t>3.2 App Level Steps</w:t>
            </w:r>
            <w:r w:rsidR="000D0596">
              <w:rPr>
                <w:noProof/>
                <w:webHidden/>
              </w:rPr>
              <w:tab/>
            </w:r>
            <w:r w:rsidR="000D0596">
              <w:rPr>
                <w:noProof/>
                <w:webHidden/>
              </w:rPr>
              <w:fldChar w:fldCharType="begin"/>
            </w:r>
            <w:r w:rsidR="000D0596">
              <w:rPr>
                <w:noProof/>
                <w:webHidden/>
              </w:rPr>
              <w:instrText xml:space="preserve"> PAGEREF _Toc143177348 \h </w:instrText>
            </w:r>
            <w:r w:rsidR="000D0596">
              <w:rPr>
                <w:noProof/>
                <w:webHidden/>
              </w:rPr>
            </w:r>
            <w:r w:rsidR="000D0596">
              <w:rPr>
                <w:noProof/>
                <w:webHidden/>
              </w:rPr>
              <w:fldChar w:fldCharType="separate"/>
            </w:r>
            <w:r>
              <w:rPr>
                <w:noProof/>
                <w:webHidden/>
              </w:rPr>
              <w:t>7</w:t>
            </w:r>
            <w:r w:rsidR="000D0596">
              <w:rPr>
                <w:noProof/>
                <w:webHidden/>
              </w:rPr>
              <w:fldChar w:fldCharType="end"/>
            </w:r>
          </w:hyperlink>
        </w:p>
        <w:p w14:paraId="1A8B73D8" w14:textId="3AD236F1" w:rsidR="000D0596" w:rsidRDefault="007C3AD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9" w:history="1">
            <w:r w:rsidR="000D0596" w:rsidRPr="00161977">
              <w:rPr>
                <w:rStyle w:val="Hyperlink"/>
                <w:noProof/>
              </w:rPr>
              <w:t>3.3 Page Level Steps</w:t>
            </w:r>
            <w:r w:rsidR="000D0596">
              <w:rPr>
                <w:noProof/>
                <w:webHidden/>
              </w:rPr>
              <w:tab/>
            </w:r>
            <w:r w:rsidR="000D0596">
              <w:rPr>
                <w:noProof/>
                <w:webHidden/>
              </w:rPr>
              <w:fldChar w:fldCharType="begin"/>
            </w:r>
            <w:r w:rsidR="000D0596">
              <w:rPr>
                <w:noProof/>
                <w:webHidden/>
              </w:rPr>
              <w:instrText xml:space="preserve"> PAGEREF _Toc143177349 \h </w:instrText>
            </w:r>
            <w:r w:rsidR="000D0596">
              <w:rPr>
                <w:noProof/>
                <w:webHidden/>
              </w:rPr>
            </w:r>
            <w:r w:rsidR="000D0596">
              <w:rPr>
                <w:noProof/>
                <w:webHidden/>
              </w:rPr>
              <w:fldChar w:fldCharType="separate"/>
            </w:r>
            <w:r>
              <w:rPr>
                <w:noProof/>
                <w:webHidden/>
              </w:rPr>
              <w:t>9</w:t>
            </w:r>
            <w:r w:rsidR="000D0596">
              <w:rPr>
                <w:noProof/>
                <w:webHidden/>
              </w:rPr>
              <w:fldChar w:fldCharType="end"/>
            </w:r>
          </w:hyperlink>
        </w:p>
        <w:p w14:paraId="42EAD75C" w14:textId="72E7D425"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02807EB9" w:rsidR="00BD0CC5" w:rsidRPr="00D41D82" w:rsidRDefault="004406BF" w:rsidP="003D78BC">
      <w:pPr>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3D78BC">
        <w:t xml:space="preserve"> </w:t>
      </w:r>
      <w:r w:rsidR="003D78BC" w:rsidRPr="0004780C">
        <w:t xml:space="preserve">a guide to merging newly built pages with further updates of the </w:t>
      </w:r>
      <w:r w:rsidR="003D78BC">
        <w:t>CORTEX</w:t>
      </w:r>
      <w:r w:rsidR="003D78BC" w:rsidRPr="0004780C">
        <w:t xml:space="preserve"> Interaction Portal solution</w:t>
      </w:r>
      <w:r w:rsidR="003D78BC">
        <w:t>.</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06CEB4F" w14:textId="77777777" w:rsidR="00986B36" w:rsidRPr="00730569" w:rsidRDefault="00986B36" w:rsidP="00986B36">
      <w:bookmarkStart w:id="6" w:name="_Toc103051767"/>
      <w:bookmarkStart w:id="7" w:name="_Toc104202350"/>
      <w:bookmarkStart w:id="8" w:name="_Toc123638454"/>
      <w:bookmarkStart w:id="9" w:name="_Toc131666171"/>
      <w:r w:rsidRPr="00730569">
        <w:t xml:space="preserve">This document is intended for developers who intend to update their version of the </w:t>
      </w:r>
      <w:r>
        <w:t>CORTEX</w:t>
      </w:r>
      <w:r w:rsidRPr="00730569">
        <w:t xml:space="preserve"> Interaction Portal solution without deleting pages they have built for use alongside it.</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4F0B94"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430F06A9" w:rsidR="004F0B94" w:rsidRPr="00505B11" w:rsidRDefault="004F0B94" w:rsidP="004F0B94">
            <w:r>
              <w:t>CORTEX</w:t>
            </w:r>
            <w:r w:rsidRPr="00DE0C03">
              <w:t xml:space="preserve"> Interaction Portal Deployment Guide</w:t>
            </w:r>
          </w:p>
        </w:tc>
        <w:tc>
          <w:tcPr>
            <w:tcW w:w="4942" w:type="dxa"/>
          </w:tcPr>
          <w:p w14:paraId="243ABE68" w14:textId="3A9C3418" w:rsidR="004F0B94" w:rsidRDefault="004F0B94" w:rsidP="004F0B94">
            <w:r>
              <w:t>v3.0</w:t>
            </w:r>
          </w:p>
        </w:tc>
      </w:tr>
      <w:tr w:rsidR="000B343E" w14:paraId="5B7E2727" w14:textId="77777777" w:rsidTr="00973F0F">
        <w:tc>
          <w:tcPr>
            <w:tcW w:w="5346" w:type="dxa"/>
          </w:tcPr>
          <w:p w14:paraId="06FDBB5E" w14:textId="4515D7FC" w:rsidR="000B343E" w:rsidRPr="00505B11" w:rsidRDefault="000B343E" w:rsidP="00700EF6">
            <w:r>
              <w:t xml:space="preserve">CORTEX </w:t>
            </w:r>
            <w:ins w:id="10" w:author="Jonathan Rogers" w:date="2023-02-10T10:45:00Z">
              <w:r w:rsidRPr="002B4E43">
                <w:t xml:space="preserve">Interaction Portal </w:t>
              </w:r>
            </w:ins>
            <w:r w:rsidR="00756BA6">
              <w:t>Developer</w:t>
            </w:r>
            <w:ins w:id="11" w:author="Jonathan Rogers" w:date="2023-02-10T10:45:00Z">
              <w:r w:rsidRPr="002B4E43">
                <w:t xml:space="preserve"> Guide</w:t>
              </w:r>
            </w:ins>
          </w:p>
        </w:tc>
        <w:tc>
          <w:tcPr>
            <w:tcW w:w="4942" w:type="dxa"/>
          </w:tcPr>
          <w:p w14:paraId="3DC2D8AB" w14:textId="2C8B68A6" w:rsidR="000B343E" w:rsidRDefault="000B343E" w:rsidP="00700EF6">
            <w:r>
              <w:t>V</w:t>
            </w:r>
            <w:r w:rsidR="00756BA6">
              <w:t>3</w:t>
            </w:r>
            <w:r>
              <w:t>.0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656F7AB4" w:rsidR="000B343E" w:rsidRPr="00505B11" w:rsidRDefault="000B343E" w:rsidP="00700EF6">
            <w:r>
              <w:t xml:space="preserve">CORTEX </w:t>
            </w:r>
            <w:ins w:id="12" w:author="Jonathan Rogers" w:date="2023-02-10T10:45:00Z">
              <w:r w:rsidRPr="002B4E43">
                <w:t xml:space="preserve">Interaction Portal </w:t>
              </w:r>
            </w:ins>
            <w:r w:rsidR="00986B36">
              <w:t>User</w:t>
            </w:r>
            <w:r w:rsidR="00756BA6">
              <w:t xml:space="preserve"> </w:t>
            </w:r>
            <w:ins w:id="13" w:author="Jonathan Rogers" w:date="2023-02-10T10:45:00Z">
              <w:r w:rsidRPr="002B4E43">
                <w:t>Guide</w:t>
              </w:r>
            </w:ins>
          </w:p>
        </w:tc>
        <w:tc>
          <w:tcPr>
            <w:tcW w:w="4942" w:type="dxa"/>
          </w:tcPr>
          <w:p w14:paraId="2E5E72FD" w14:textId="5C2FBACF" w:rsidR="000B343E" w:rsidRDefault="000B343E" w:rsidP="00700EF6">
            <w:r>
              <w:t>V</w:t>
            </w:r>
            <w:r w:rsidR="00986B36">
              <w:t>3</w:t>
            </w:r>
            <w:r>
              <w:t>.0</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4" w:name="_Toc123638455"/>
      <w:bookmarkStart w:id="15" w:name="_Toc131666172"/>
      <w:r w:rsidRPr="004406BF">
        <w:t xml:space="preserve">Abbreviations used in this </w:t>
      </w:r>
      <w:proofErr w:type="gramStart"/>
      <w:r w:rsidRPr="004406BF">
        <w:t>Document</w:t>
      </w:r>
      <w:bookmarkEnd w:id="14"/>
      <w:bookmarkEnd w:id="15"/>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5643D460" w:rsidR="00CE457D" w:rsidRPr="004406BF" w:rsidRDefault="00986B36" w:rsidP="004406BF">
            <w:pPr>
              <w:rPr>
                <w:b/>
                <w:bCs/>
              </w:rPr>
            </w:pPr>
            <w:r>
              <w:rPr>
                <w:b/>
                <w:bCs/>
              </w:rPr>
              <w:t>UX</w:t>
            </w:r>
          </w:p>
        </w:tc>
        <w:tc>
          <w:tcPr>
            <w:tcW w:w="9043" w:type="dxa"/>
          </w:tcPr>
          <w:p w14:paraId="6A1DE2A5" w14:textId="13160294" w:rsidR="00E42B77" w:rsidRPr="000B343E" w:rsidRDefault="00986B36" w:rsidP="004406BF">
            <w:r>
              <w:t>User Experience</w:t>
            </w:r>
          </w:p>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372038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AE82E88" w14:textId="77777777" w:rsidR="00F74520" w:rsidRPr="009B77D4" w:rsidRDefault="00F74520" w:rsidP="00F74520">
      <w:pPr>
        <w:pStyle w:val="Heading1"/>
      </w:pPr>
      <w:bookmarkStart w:id="16" w:name="_Toc130996328"/>
      <w:bookmarkStart w:id="17" w:name="_Toc142059172"/>
      <w:bookmarkStart w:id="18" w:name="_Toc143177342"/>
      <w:bookmarkEnd w:id="0"/>
      <w:r w:rsidRPr="009B77D4">
        <w:lastRenderedPageBreak/>
        <w:t>Introduction</w:t>
      </w:r>
      <w:bookmarkEnd w:id="16"/>
      <w:bookmarkEnd w:id="17"/>
      <w:bookmarkEnd w:id="18"/>
    </w:p>
    <w:p w14:paraId="384E1942" w14:textId="77777777" w:rsidR="00F74520" w:rsidRPr="009B77D4" w:rsidRDefault="00F74520" w:rsidP="00F74520">
      <w:pPr>
        <w:pStyle w:val="Heading2"/>
      </w:pPr>
      <w:bookmarkStart w:id="19" w:name="_Toc130996329"/>
      <w:bookmarkStart w:id="20" w:name="_Toc142059173"/>
      <w:bookmarkStart w:id="21" w:name="_Toc143177343"/>
      <w:r w:rsidRPr="009B77D4">
        <w:t>AppGyver Overview</w:t>
      </w:r>
      <w:bookmarkEnd w:id="19"/>
      <w:bookmarkEnd w:id="20"/>
      <w:bookmarkEnd w:id="21"/>
    </w:p>
    <w:p w14:paraId="56073BD3" w14:textId="273B9102" w:rsidR="00F74520" w:rsidRPr="009B77D4" w:rsidRDefault="00F74520" w:rsidP="00600E83">
      <w:ins w:id="22" w:author="Jonathan Rogers" w:date="2023-02-08T14:38:00Z">
        <w:r w:rsidRPr="009B77D4">
          <w:t xml:space="preserve">The </w:t>
        </w:r>
      </w:ins>
      <w:del w:id="23" w:author="Jonathan Rogers" w:date="2023-02-08T14:37:00Z">
        <w:r w:rsidRPr="009B77D4" w:rsidDel="001C79CF">
          <w:delText>Cortex UI</w:delText>
        </w:r>
      </w:del>
      <w:r w:rsidRPr="009F1680">
        <w:t xml:space="preserve"> </w:t>
      </w:r>
      <w:r>
        <w:t>CORTEX</w:t>
      </w:r>
      <w:r w:rsidRPr="009B77D4">
        <w:t xml:space="preserve"> </w:t>
      </w:r>
      <w:ins w:id="24" w:author="Jonathan Rogers" w:date="2023-02-08T14:37:00Z">
        <w:r w:rsidRPr="009B77D4">
          <w:t>Interaction Portal</w:t>
        </w:r>
      </w:ins>
      <w:r w:rsidRPr="009B77D4">
        <w:t xml:space="preserve">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7A342B60" w14:textId="35B113C3" w:rsidR="00F74520" w:rsidRPr="00900970" w:rsidRDefault="00F74520" w:rsidP="00F74520">
      <w:pPr>
        <w:pStyle w:val="WeAreCORTEXEmphasis"/>
        <w:spacing w:line="276" w:lineRule="auto"/>
        <w:jc w:val="both"/>
      </w:pPr>
      <w:r w:rsidRPr="003718E9">
        <w:t>AppGyver is offered in several different pricing tiers. At the time of writing the Community Edition includes all the core functionality required.</w:t>
      </w:r>
      <w:bookmarkStart w:id="25" w:name="_Toc127186122"/>
      <w:bookmarkStart w:id="26" w:name="_Toc130996330"/>
    </w:p>
    <w:p w14:paraId="3E70F7E3" w14:textId="77777777" w:rsidR="00F74520" w:rsidRPr="00187B93" w:rsidRDefault="00F74520" w:rsidP="00F74520">
      <w:pPr>
        <w:pStyle w:val="Heading2"/>
      </w:pPr>
      <w:bookmarkStart w:id="27" w:name="_Toc142059174"/>
      <w:bookmarkStart w:id="28" w:name="_Toc143177344"/>
      <w:r w:rsidRPr="00187B93">
        <w:t>Problem Statement</w:t>
      </w:r>
      <w:bookmarkEnd w:id="25"/>
      <w:bookmarkEnd w:id="27"/>
      <w:bookmarkEnd w:id="28"/>
    </w:p>
    <w:p w14:paraId="0EE29C9B" w14:textId="77777777" w:rsidR="00F74520" w:rsidRPr="00187B93" w:rsidRDefault="00F74520" w:rsidP="00600E83">
      <w:proofErr w:type="spellStart"/>
      <w:r w:rsidRPr="00187B93">
        <w:t>Appgyver</w:t>
      </w:r>
      <w:proofErr w:type="spellEnd"/>
      <w:r w:rsidRPr="00187B93">
        <w:t xml:space="preserve"> contains the ability to export an app containing many pages as a package file, to be imported into another developer account. However, there is (at the time of writing) no ability to export individual pages and merge them into another app. </w:t>
      </w:r>
    </w:p>
    <w:p w14:paraId="2C39B44F" w14:textId="10A66327" w:rsidR="00F74520" w:rsidRPr="00187B93" w:rsidRDefault="00F74520" w:rsidP="00600E83">
      <w:r w:rsidRPr="00187B93">
        <w:t xml:space="preserve">Pages to use alongside processes automated with </w:t>
      </w:r>
      <w:r>
        <w:t>CORTEX</w:t>
      </w:r>
      <w:r w:rsidRPr="00187B93">
        <w:t xml:space="preserve"> are built in the same app as the </w:t>
      </w:r>
      <w:r>
        <w:t>CORTEX</w:t>
      </w:r>
      <w:r w:rsidRPr="00187B93">
        <w:t xml:space="preserve"> Interaction Portal pages, so this presents a problem.</w:t>
      </w:r>
    </w:p>
    <w:p w14:paraId="3CC6F30C" w14:textId="77777777" w:rsidR="00F74520" w:rsidRPr="00187B93" w:rsidRDefault="00F74520" w:rsidP="00600E83">
      <w:r w:rsidRPr="00187B93">
        <w:t>Consider the following situation that may arise:</w:t>
      </w:r>
    </w:p>
    <w:p w14:paraId="3766DD9D" w14:textId="77777777" w:rsidR="00F74520" w:rsidRPr="00187B93" w:rsidRDefault="00F74520" w:rsidP="00900970">
      <w:pPr>
        <w:pStyle w:val="ListParagraph"/>
        <w:numPr>
          <w:ilvl w:val="0"/>
          <w:numId w:val="16"/>
        </w:numPr>
      </w:pPr>
      <w:r w:rsidRPr="00187B93">
        <w:t xml:space="preserve">A customer downloads and imports their own version of the </w:t>
      </w:r>
      <w:r>
        <w:t>CORTEX</w:t>
      </w:r>
      <w:r w:rsidRPr="00187B93">
        <w:t xml:space="preserve"> Interaction Portal web app into their own AppGyver development account. </w:t>
      </w:r>
    </w:p>
    <w:p w14:paraId="0050AA1A" w14:textId="77777777" w:rsidR="00F74520" w:rsidRPr="00187B93" w:rsidRDefault="00F74520" w:rsidP="00900970">
      <w:pPr>
        <w:pStyle w:val="ListParagraph"/>
        <w:numPr>
          <w:ilvl w:val="0"/>
          <w:numId w:val="16"/>
        </w:numPr>
      </w:pPr>
      <w:r w:rsidRPr="00187B93">
        <w:t>They then build pages to use as Service Requests or as manual tasks raised by an otherwise fully automated process.</w:t>
      </w:r>
    </w:p>
    <w:p w14:paraId="319A67A9" w14:textId="77777777" w:rsidR="00F74520" w:rsidRPr="00187B93" w:rsidRDefault="00F74520" w:rsidP="00900970">
      <w:pPr>
        <w:pStyle w:val="ListParagraph"/>
        <w:numPr>
          <w:ilvl w:val="0"/>
          <w:numId w:val="16"/>
        </w:numPr>
      </w:pPr>
      <w:r w:rsidRPr="00187B93">
        <w:t xml:space="preserve">Meanwhile, </w:t>
      </w:r>
      <w:r>
        <w:t>CORTEX</w:t>
      </w:r>
      <w:r w:rsidRPr="00187B93">
        <w:t xml:space="preserve"> adds new features and bug-fixes to the </w:t>
      </w:r>
      <w:r>
        <w:t>CORTEX</w:t>
      </w:r>
      <w:r w:rsidRPr="00187B93">
        <w:t xml:space="preserve"> Interaction Portal solution.</w:t>
      </w:r>
    </w:p>
    <w:p w14:paraId="0B878B6D" w14:textId="77777777" w:rsidR="00F74520" w:rsidRPr="00187B93" w:rsidRDefault="00F74520" w:rsidP="00900970">
      <w:pPr>
        <w:pStyle w:val="ListParagraph"/>
        <w:numPr>
          <w:ilvl w:val="0"/>
          <w:numId w:val="16"/>
        </w:numPr>
      </w:pPr>
      <w:r w:rsidRPr="00187B93">
        <w:t xml:space="preserve">The customer downloads and imports this new version of the </w:t>
      </w:r>
      <w:r>
        <w:t>CORTEX</w:t>
      </w:r>
      <w:r w:rsidRPr="00187B93">
        <w:t xml:space="preserve"> Interaction Portal into a new web app in their AppGyver development account. </w:t>
      </w:r>
    </w:p>
    <w:p w14:paraId="69FC8BF8" w14:textId="77777777" w:rsidR="00F74520" w:rsidRPr="00187B93" w:rsidRDefault="00F74520" w:rsidP="00900970">
      <w:pPr>
        <w:pStyle w:val="ListParagraph"/>
        <w:numPr>
          <w:ilvl w:val="0"/>
          <w:numId w:val="16"/>
        </w:numPr>
      </w:pPr>
      <w:r w:rsidRPr="00187B93">
        <w:t xml:space="preserve">The customer then wishes to use their pages alongside this newer version of the </w:t>
      </w:r>
      <w:r>
        <w:t>CORTEX</w:t>
      </w:r>
      <w:r w:rsidRPr="00187B93">
        <w:t xml:space="preserve"> Interaction Portal solution, but they cannot export them individually and add them to the newly imported app</w:t>
      </w:r>
      <w:r>
        <w:t>.</w:t>
      </w:r>
    </w:p>
    <w:p w14:paraId="18928BDA" w14:textId="77777777" w:rsidR="00F74520" w:rsidRPr="00187B93" w:rsidRDefault="00F74520" w:rsidP="00600E83"/>
    <w:p w14:paraId="490BED1B" w14:textId="77777777" w:rsidR="00F74520" w:rsidRPr="00187B93" w:rsidRDefault="00F74520" w:rsidP="00900970">
      <w:pPr>
        <w:jc w:val="center"/>
      </w:pPr>
      <w:r w:rsidRPr="00187B93">
        <w:rPr>
          <w:noProof/>
        </w:rPr>
        <w:lastRenderedPageBreak/>
        <w:drawing>
          <wp:inline distT="0" distB="0" distL="0" distR="0" wp14:anchorId="210C6164" wp14:editId="7300F6C4">
            <wp:extent cx="3381375" cy="346807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387482" cy="3474341"/>
                    </a:xfrm>
                    <a:prstGeom prst="rect">
                      <a:avLst/>
                    </a:prstGeom>
                  </pic:spPr>
                </pic:pic>
              </a:graphicData>
            </a:graphic>
          </wp:inline>
        </w:drawing>
      </w:r>
    </w:p>
    <w:p w14:paraId="69940683" w14:textId="77777777" w:rsidR="00F74520" w:rsidRPr="00187B93" w:rsidRDefault="00F74520" w:rsidP="00600E83"/>
    <w:p w14:paraId="6ECACA65" w14:textId="77777777" w:rsidR="00F74520" w:rsidRDefault="00F74520" w:rsidP="00600E83">
      <w:r w:rsidRPr="00187B93">
        <w:t xml:space="preserve">The conclusion of this is that any pages created between the import of the original version of the </w:t>
      </w:r>
      <w:r>
        <w:t>CORTEX</w:t>
      </w:r>
      <w:r w:rsidRPr="00187B93">
        <w:t xml:space="preserve"> Interaction Portal pages, and the later updated version, will have to be created manually in the later version. Here, steps to do this will be outlined.</w:t>
      </w:r>
    </w:p>
    <w:p w14:paraId="74C379BA" w14:textId="77777777" w:rsidR="00F74520" w:rsidRPr="003061DC" w:rsidRDefault="00F74520" w:rsidP="00F74520">
      <w:pPr>
        <w:pStyle w:val="Heading1"/>
      </w:pPr>
      <w:bookmarkStart w:id="29" w:name="_Toc127186123"/>
      <w:bookmarkStart w:id="30" w:name="_Toc142059175"/>
      <w:bookmarkStart w:id="31" w:name="_Toc143177345"/>
      <w:r w:rsidRPr="003061DC">
        <w:lastRenderedPageBreak/>
        <w:t>Checklist</w:t>
      </w:r>
      <w:bookmarkEnd w:id="29"/>
      <w:bookmarkEnd w:id="30"/>
      <w:bookmarkEnd w:id="31"/>
    </w:p>
    <w:p w14:paraId="0A21CA49" w14:textId="77777777" w:rsidR="00F74520" w:rsidRPr="003061DC" w:rsidRDefault="00F74520" w:rsidP="00600E83">
      <w:r w:rsidRPr="003061DC">
        <w:t>At a high level, the following steps must be undertaken:</w:t>
      </w:r>
    </w:p>
    <w:p w14:paraId="4D5A13C8" w14:textId="77777777" w:rsidR="00F74520" w:rsidRPr="003061DC" w:rsidRDefault="00F74520" w:rsidP="00900970">
      <w:pPr>
        <w:pStyle w:val="ListParagraph"/>
        <w:numPr>
          <w:ilvl w:val="0"/>
          <w:numId w:val="17"/>
        </w:numPr>
      </w:pPr>
      <w:r w:rsidRPr="003061DC">
        <w:t xml:space="preserve">Import new version of </w:t>
      </w:r>
      <w:r>
        <w:t>CORTEX</w:t>
      </w:r>
      <w:r w:rsidRPr="003061DC">
        <w:t xml:space="preserve"> Interaction Portal as a new app</w:t>
      </w:r>
      <w:r>
        <w:t>.</w:t>
      </w:r>
    </w:p>
    <w:p w14:paraId="13B5C184" w14:textId="77777777" w:rsidR="00F74520" w:rsidRPr="003061DC" w:rsidRDefault="00F74520" w:rsidP="00900970">
      <w:pPr>
        <w:pStyle w:val="ListParagraph"/>
        <w:numPr>
          <w:ilvl w:val="0"/>
          <w:numId w:val="17"/>
        </w:numPr>
      </w:pPr>
      <w:r w:rsidRPr="003061DC">
        <w:t>In the new app:</w:t>
      </w:r>
    </w:p>
    <w:p w14:paraId="3ECDA0F9" w14:textId="77777777" w:rsidR="00F74520" w:rsidRPr="003061DC" w:rsidRDefault="00F74520" w:rsidP="00900970">
      <w:pPr>
        <w:pStyle w:val="ListParagraph"/>
        <w:numPr>
          <w:ilvl w:val="1"/>
          <w:numId w:val="17"/>
        </w:numPr>
      </w:pPr>
      <w:r w:rsidRPr="003061DC">
        <w:t>Re-create pages that were created in the old app as blank pages.</w:t>
      </w:r>
    </w:p>
    <w:p w14:paraId="71A536E3" w14:textId="77777777" w:rsidR="00F74520" w:rsidRPr="003061DC" w:rsidRDefault="00F74520" w:rsidP="00900970">
      <w:pPr>
        <w:pStyle w:val="ListParagraph"/>
        <w:numPr>
          <w:ilvl w:val="1"/>
          <w:numId w:val="17"/>
        </w:numPr>
      </w:pPr>
      <w:r w:rsidRPr="003061DC">
        <w:t>Re-create any App Variables that are in the old app but are not in the new app.</w:t>
      </w:r>
    </w:p>
    <w:p w14:paraId="6A3798C6" w14:textId="77777777" w:rsidR="00F74520" w:rsidRPr="003061DC" w:rsidRDefault="00F74520" w:rsidP="00900970">
      <w:pPr>
        <w:pStyle w:val="ListParagraph"/>
        <w:numPr>
          <w:ilvl w:val="0"/>
          <w:numId w:val="17"/>
        </w:numPr>
      </w:pPr>
      <w:r w:rsidRPr="003061DC">
        <w:t>For each of the pages:</w:t>
      </w:r>
    </w:p>
    <w:p w14:paraId="71ECDCF0" w14:textId="77777777" w:rsidR="00F74520" w:rsidRPr="003061DC" w:rsidRDefault="00F74520" w:rsidP="007661F2">
      <w:pPr>
        <w:pStyle w:val="ListParagraph"/>
        <w:numPr>
          <w:ilvl w:val="1"/>
          <w:numId w:val="17"/>
        </w:numPr>
      </w:pPr>
      <w:r w:rsidRPr="003061DC">
        <w:t>Copy components of these pages from the old app.</w:t>
      </w:r>
    </w:p>
    <w:p w14:paraId="26E4CA71" w14:textId="77777777" w:rsidR="00F74520" w:rsidRPr="003061DC" w:rsidRDefault="00F74520" w:rsidP="007661F2">
      <w:pPr>
        <w:pStyle w:val="ListParagraph"/>
        <w:numPr>
          <w:ilvl w:val="1"/>
          <w:numId w:val="17"/>
        </w:numPr>
      </w:pPr>
      <w:r w:rsidRPr="003061DC">
        <w:t>Re-create required page variables, page parameters and data variables that are in the old app.</w:t>
      </w:r>
    </w:p>
    <w:p w14:paraId="32371037" w14:textId="77777777" w:rsidR="00F74520" w:rsidRPr="003061DC" w:rsidRDefault="00F74520" w:rsidP="007661F2">
      <w:pPr>
        <w:pStyle w:val="ListParagraph"/>
        <w:numPr>
          <w:ilvl w:val="1"/>
          <w:numId w:val="17"/>
        </w:numPr>
      </w:pPr>
      <w:r w:rsidRPr="003061DC">
        <w:t>Copy Page Mounted logic on each page from the old app.</w:t>
      </w:r>
    </w:p>
    <w:p w14:paraId="0575EC8B" w14:textId="77777777" w:rsidR="00F74520" w:rsidRPr="003061DC" w:rsidRDefault="00F74520" w:rsidP="007661F2">
      <w:pPr>
        <w:pStyle w:val="ListParagraph"/>
        <w:numPr>
          <w:ilvl w:val="1"/>
          <w:numId w:val="17"/>
        </w:numPr>
      </w:pPr>
      <w:r w:rsidRPr="003061DC">
        <w:t>Go through the logic flows and check expressions reference the correct blocks.</w:t>
      </w:r>
    </w:p>
    <w:p w14:paraId="18004CD1" w14:textId="77777777" w:rsidR="00F74520" w:rsidRPr="003061DC" w:rsidRDefault="00F74520" w:rsidP="007661F2">
      <w:pPr>
        <w:pStyle w:val="ListParagraph"/>
        <w:numPr>
          <w:ilvl w:val="1"/>
          <w:numId w:val="17"/>
        </w:numPr>
      </w:pPr>
      <w:r w:rsidRPr="003061DC">
        <w:t>Re-create custom styles.</w:t>
      </w:r>
    </w:p>
    <w:p w14:paraId="5E8FA9DE" w14:textId="77777777" w:rsidR="00F74520" w:rsidRPr="003061DC" w:rsidRDefault="00F74520" w:rsidP="007661F2">
      <w:pPr>
        <w:pStyle w:val="ListParagraph"/>
        <w:numPr>
          <w:ilvl w:val="1"/>
          <w:numId w:val="17"/>
        </w:numPr>
      </w:pPr>
      <w:r w:rsidRPr="003061DC">
        <w:t>Re-install custom components and logic blocks from the marketplace.</w:t>
      </w:r>
    </w:p>
    <w:p w14:paraId="48748F7A" w14:textId="77777777" w:rsidR="00F74520" w:rsidRPr="00187B93" w:rsidRDefault="00F74520" w:rsidP="00600E83"/>
    <w:p w14:paraId="3AB10F64" w14:textId="77777777" w:rsidR="00F74520" w:rsidRPr="00935E67" w:rsidRDefault="00F74520" w:rsidP="00F74520">
      <w:pPr>
        <w:pStyle w:val="Heading1"/>
      </w:pPr>
      <w:bookmarkStart w:id="32" w:name="_Toc127186124"/>
      <w:bookmarkStart w:id="33" w:name="_Toc142059176"/>
      <w:bookmarkStart w:id="34" w:name="_Toc143177346"/>
      <w:r w:rsidRPr="00935E67">
        <w:lastRenderedPageBreak/>
        <w:t xml:space="preserve">Steps to </w:t>
      </w:r>
      <w:r>
        <w:t>M</w:t>
      </w:r>
      <w:r w:rsidRPr="00935E67">
        <w:t xml:space="preserve">erge </w:t>
      </w:r>
      <w:bookmarkEnd w:id="32"/>
      <w:r>
        <w:t>Pages</w:t>
      </w:r>
      <w:bookmarkEnd w:id="33"/>
      <w:bookmarkEnd w:id="34"/>
    </w:p>
    <w:p w14:paraId="35A84187" w14:textId="77777777" w:rsidR="00F74520" w:rsidRPr="00935E67" w:rsidRDefault="00F74520" w:rsidP="00F74520">
      <w:pPr>
        <w:pStyle w:val="Heading2"/>
      </w:pPr>
      <w:bookmarkStart w:id="35" w:name="_Toc127186125"/>
      <w:bookmarkStart w:id="36" w:name="_Toc142059177"/>
      <w:bookmarkStart w:id="37" w:name="_Toc143177347"/>
      <w:r w:rsidRPr="00935E67">
        <w:t>Import New Version</w:t>
      </w:r>
      <w:bookmarkEnd w:id="35"/>
      <w:bookmarkEnd w:id="36"/>
      <w:bookmarkEnd w:id="37"/>
    </w:p>
    <w:p w14:paraId="12E6957D" w14:textId="77777777" w:rsidR="00F74520" w:rsidRPr="00935E67" w:rsidRDefault="00F74520" w:rsidP="00600E83">
      <w:r w:rsidRPr="00935E67">
        <w:t>To import the new version, complete the following steps:</w:t>
      </w:r>
    </w:p>
    <w:p w14:paraId="33018DCA" w14:textId="77777777" w:rsidR="00F74520" w:rsidRPr="00935E67" w:rsidRDefault="00F74520" w:rsidP="007661F2">
      <w:pPr>
        <w:pStyle w:val="ListParagraph"/>
        <w:numPr>
          <w:ilvl w:val="0"/>
          <w:numId w:val="18"/>
        </w:numPr>
      </w:pPr>
      <w:r>
        <w:t>Obtain</w:t>
      </w:r>
      <w:commentRangeStart w:id="38"/>
      <w:r w:rsidRPr="00935E67">
        <w:t xml:space="preserve"> the latest version of </w:t>
      </w:r>
      <w:r>
        <w:t>CORTEX</w:t>
      </w:r>
      <w:r w:rsidRPr="00935E67">
        <w:t xml:space="preserve"> Interaction Portal as a package</w:t>
      </w:r>
      <w:commentRangeEnd w:id="38"/>
      <w:r w:rsidRPr="00935E67">
        <w:commentReference w:id="38"/>
      </w:r>
    </w:p>
    <w:p w14:paraId="5DA94CC2" w14:textId="77777777" w:rsidR="00F74520" w:rsidRPr="00935E67" w:rsidRDefault="00F74520" w:rsidP="007661F2">
      <w:pPr>
        <w:pStyle w:val="ListParagraph"/>
        <w:numPr>
          <w:ilvl w:val="0"/>
          <w:numId w:val="18"/>
        </w:numPr>
      </w:pPr>
      <w:r w:rsidRPr="00935E67">
        <w:t xml:space="preserve">Navigate to </w:t>
      </w:r>
      <w:proofErr w:type="spellStart"/>
      <w:r w:rsidRPr="00935E67">
        <w:t>Appgyver</w:t>
      </w:r>
      <w:proofErr w:type="spellEnd"/>
      <w:r w:rsidRPr="00935E67">
        <w:t xml:space="preserve"> at </w:t>
      </w:r>
      <w:hyperlink r:id="rId21" w:history="1">
        <w:r w:rsidRPr="00935E67">
          <w:rPr>
            <w:rStyle w:val="Hyperlink"/>
          </w:rPr>
          <w:t>https://platform.appgyver.com/</w:t>
        </w:r>
      </w:hyperlink>
      <w:r w:rsidRPr="00935E67">
        <w:t>.</w:t>
      </w:r>
    </w:p>
    <w:p w14:paraId="42F2882A" w14:textId="77777777" w:rsidR="00F74520" w:rsidRPr="00935E67" w:rsidRDefault="00F74520" w:rsidP="007661F2">
      <w:pPr>
        <w:pStyle w:val="ListParagraph"/>
        <w:numPr>
          <w:ilvl w:val="0"/>
          <w:numId w:val="18"/>
        </w:numPr>
      </w:pPr>
      <w:r w:rsidRPr="00935E67">
        <w:t xml:space="preserve">Log in using the credentials of the account to which the </w:t>
      </w:r>
      <w:proofErr w:type="spellStart"/>
      <w:r w:rsidRPr="00935E67">
        <w:t>Appgyver</w:t>
      </w:r>
      <w:proofErr w:type="spellEnd"/>
      <w:r w:rsidRPr="00935E67">
        <w:t xml:space="preserve"> app should be imported.</w:t>
      </w:r>
    </w:p>
    <w:p w14:paraId="6D5E9D5B" w14:textId="77777777" w:rsidR="00F74520" w:rsidRPr="00935E67" w:rsidRDefault="00F74520" w:rsidP="007661F2">
      <w:pPr>
        <w:pStyle w:val="ListParagraph"/>
        <w:numPr>
          <w:ilvl w:val="0"/>
          <w:numId w:val="18"/>
        </w:numPr>
      </w:pPr>
      <w:r w:rsidRPr="00935E67">
        <w:t>Select the ‘Create New’ button.</w:t>
      </w:r>
    </w:p>
    <w:p w14:paraId="61C78DB0" w14:textId="77777777" w:rsidR="00F74520" w:rsidRPr="00935E67" w:rsidRDefault="00F74520" w:rsidP="007661F2">
      <w:pPr>
        <w:pStyle w:val="ListParagraph"/>
        <w:numPr>
          <w:ilvl w:val="0"/>
          <w:numId w:val="18"/>
        </w:numPr>
      </w:pPr>
      <w:r w:rsidRPr="00935E67">
        <w:t>In the dialog which appears, select ‘Import from file’.</w:t>
      </w:r>
    </w:p>
    <w:p w14:paraId="3F938CDA" w14:textId="77777777" w:rsidR="00F74520" w:rsidRPr="00935E67" w:rsidRDefault="00F74520" w:rsidP="007661F2">
      <w:pPr>
        <w:pStyle w:val="ListParagraph"/>
        <w:numPr>
          <w:ilvl w:val="0"/>
          <w:numId w:val="18"/>
        </w:numPr>
      </w:pPr>
      <w:r w:rsidRPr="00935E67">
        <w:t>Select the package.</w:t>
      </w:r>
    </w:p>
    <w:p w14:paraId="1A8F60F6" w14:textId="77777777" w:rsidR="00F74520" w:rsidRPr="00935E67" w:rsidRDefault="00F74520" w:rsidP="007661F2">
      <w:pPr>
        <w:pStyle w:val="ListParagraph"/>
        <w:numPr>
          <w:ilvl w:val="0"/>
          <w:numId w:val="18"/>
        </w:numPr>
      </w:pPr>
      <w:r w:rsidRPr="00935E67">
        <w:t>Give the app a relevant name (such as ‘</w:t>
      </w:r>
      <w:r>
        <w:t>CORTEX</w:t>
      </w:r>
      <w:r w:rsidRPr="00935E67">
        <w:t xml:space="preserve"> Interaction Portal v2’) and click ‘Create’.</w:t>
      </w:r>
    </w:p>
    <w:p w14:paraId="09878813" w14:textId="77777777" w:rsidR="00F74520" w:rsidRPr="00935E67" w:rsidRDefault="00F74520" w:rsidP="00600E83"/>
    <w:p w14:paraId="2F7BF80D" w14:textId="77777777" w:rsidR="00F74520" w:rsidRPr="00935E67" w:rsidRDefault="00F74520" w:rsidP="007661F2">
      <w:pPr>
        <w:jc w:val="center"/>
      </w:pPr>
      <w:r w:rsidRPr="00935E67">
        <w:rPr>
          <w:noProof/>
        </w:rPr>
        <w:drawing>
          <wp:inline distT="0" distB="0" distL="0" distR="0" wp14:anchorId="0707BB50" wp14:editId="4EA99426">
            <wp:extent cx="2896004" cy="3400900"/>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2896004" cy="3400900"/>
                    </a:xfrm>
                    <a:prstGeom prst="rect">
                      <a:avLst/>
                    </a:prstGeom>
                  </pic:spPr>
                </pic:pic>
              </a:graphicData>
            </a:graphic>
          </wp:inline>
        </w:drawing>
      </w:r>
    </w:p>
    <w:p w14:paraId="766C4EAC" w14:textId="565310A8" w:rsidR="00F74520" w:rsidRDefault="00F74520" w:rsidP="00F74520">
      <w:pPr>
        <w:rPr>
          <w:rFonts w:asciiTheme="majorHAnsi" w:eastAsiaTheme="majorEastAsia" w:hAnsiTheme="majorHAnsi" w:cstheme="majorBidi"/>
          <w:b/>
          <w:iCs/>
          <w:color w:val="282864"/>
          <w:sz w:val="24"/>
        </w:rPr>
      </w:pPr>
      <w:bookmarkStart w:id="39" w:name="_Toc127186126"/>
      <w:bookmarkEnd w:id="26"/>
    </w:p>
    <w:p w14:paraId="3413236E" w14:textId="77777777" w:rsidR="00F74520" w:rsidRPr="0087592B" w:rsidRDefault="00F74520" w:rsidP="00F74520">
      <w:pPr>
        <w:pStyle w:val="Heading2"/>
      </w:pPr>
      <w:bookmarkStart w:id="40" w:name="_Toc142059178"/>
      <w:bookmarkStart w:id="41" w:name="_Toc143177348"/>
      <w:r w:rsidRPr="0087592B">
        <w:t>App Level Steps</w:t>
      </w:r>
      <w:bookmarkEnd w:id="39"/>
      <w:bookmarkEnd w:id="40"/>
      <w:bookmarkEnd w:id="41"/>
    </w:p>
    <w:p w14:paraId="5D43120B" w14:textId="77777777" w:rsidR="00F74520" w:rsidRDefault="00F74520" w:rsidP="00600E83">
      <w:r w:rsidRPr="0087592B">
        <w:t>In the new version of the app, complete the below.</w:t>
      </w:r>
    </w:p>
    <w:p w14:paraId="71181D17" w14:textId="77777777" w:rsidR="00F74520" w:rsidRPr="0087592B" w:rsidRDefault="00F74520" w:rsidP="00600E83"/>
    <w:p w14:paraId="4520E72D" w14:textId="77777777" w:rsidR="00F74520" w:rsidRPr="0087592B" w:rsidRDefault="00F74520" w:rsidP="00600E83">
      <w:pPr>
        <w:pStyle w:val="Heading3"/>
      </w:pPr>
      <w:bookmarkStart w:id="42" w:name="_Toc127186127"/>
      <w:r w:rsidRPr="0087592B">
        <w:lastRenderedPageBreak/>
        <w:t xml:space="preserve">Re-create </w:t>
      </w:r>
      <w:r>
        <w:t>P</w:t>
      </w:r>
      <w:r w:rsidRPr="0087592B">
        <w:t>ages</w:t>
      </w:r>
      <w:bookmarkEnd w:id="42"/>
    </w:p>
    <w:p w14:paraId="1A5191E0" w14:textId="77777777" w:rsidR="00F74520" w:rsidRPr="0087592B" w:rsidRDefault="00F74520" w:rsidP="00600E83">
      <w:r w:rsidRPr="0087592B">
        <w:t xml:space="preserve">Before starting, it is necessary to identify precisely which pages from the old version of the </w:t>
      </w:r>
      <w:r>
        <w:t>CORTEX</w:t>
      </w:r>
      <w:r w:rsidRPr="0087592B">
        <w:t xml:space="preserve"> Interaction Portal app should be re-created in the new one.</w:t>
      </w:r>
    </w:p>
    <w:p w14:paraId="465600C3" w14:textId="77777777" w:rsidR="00F74520" w:rsidRPr="0087592B" w:rsidRDefault="00F74520" w:rsidP="00600E83">
      <w:r w:rsidRPr="0087592B">
        <w:t>For each page in the old version of the app, create a page in the new version with the same name, and delete all its contents.</w:t>
      </w:r>
    </w:p>
    <w:p w14:paraId="6C681021" w14:textId="77777777" w:rsidR="00F74520" w:rsidRPr="0087592B" w:rsidRDefault="00F74520" w:rsidP="00600E83"/>
    <w:p w14:paraId="6F3FB347" w14:textId="77777777" w:rsidR="00F74520" w:rsidRPr="0087592B" w:rsidRDefault="00F74520" w:rsidP="007661F2">
      <w:pPr>
        <w:jc w:val="center"/>
      </w:pPr>
      <w:r w:rsidRPr="0087592B">
        <w:rPr>
          <w:noProof/>
        </w:rPr>
        <w:drawing>
          <wp:inline distT="0" distB="0" distL="0" distR="0" wp14:anchorId="5AA55676" wp14:editId="13F2D2D9">
            <wp:extent cx="5278120" cy="784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5278120" cy="784225"/>
                    </a:xfrm>
                    <a:prstGeom prst="rect">
                      <a:avLst/>
                    </a:prstGeom>
                  </pic:spPr>
                </pic:pic>
              </a:graphicData>
            </a:graphic>
          </wp:inline>
        </w:drawing>
      </w:r>
    </w:p>
    <w:p w14:paraId="79CD9D35" w14:textId="77777777" w:rsidR="00F74520" w:rsidRPr="0087592B" w:rsidRDefault="00F74520" w:rsidP="00600E83"/>
    <w:p w14:paraId="6014E22E" w14:textId="77777777" w:rsidR="00F74520" w:rsidRPr="0087592B" w:rsidRDefault="00F74520" w:rsidP="00600E83">
      <w:pPr>
        <w:pStyle w:val="Heading3"/>
      </w:pPr>
      <w:bookmarkStart w:id="43" w:name="_Toc127186128"/>
      <w:r w:rsidRPr="0087592B">
        <w:t>Re-create App Variables</w:t>
      </w:r>
      <w:bookmarkEnd w:id="43"/>
    </w:p>
    <w:p w14:paraId="1C35D628" w14:textId="77777777" w:rsidR="00F74520" w:rsidRPr="0087592B" w:rsidRDefault="00F74520" w:rsidP="00600E83">
      <w:r w:rsidRPr="0087592B">
        <w:t>For each App Variable in the old version of the app that is not in the new version, create a new one in the new version with the same name and properties.</w:t>
      </w:r>
    </w:p>
    <w:p w14:paraId="58656F08" w14:textId="77777777" w:rsidR="00F74520" w:rsidRPr="0087592B" w:rsidRDefault="00F74520" w:rsidP="00600E83"/>
    <w:p w14:paraId="46617014" w14:textId="77777777" w:rsidR="00F74520" w:rsidRDefault="00F74520" w:rsidP="007661F2">
      <w:pPr>
        <w:jc w:val="center"/>
      </w:pPr>
      <w:r w:rsidRPr="0087592B">
        <w:rPr>
          <w:noProof/>
        </w:rPr>
        <w:drawing>
          <wp:inline distT="0" distB="0" distL="0" distR="0" wp14:anchorId="658F8A79" wp14:editId="4EC03446">
            <wp:extent cx="5278120" cy="170243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5278120" cy="1702435"/>
                    </a:xfrm>
                    <a:prstGeom prst="rect">
                      <a:avLst/>
                    </a:prstGeom>
                  </pic:spPr>
                </pic:pic>
              </a:graphicData>
            </a:graphic>
          </wp:inline>
        </w:drawing>
      </w:r>
    </w:p>
    <w:p w14:paraId="231597DE" w14:textId="77777777" w:rsidR="00F74520" w:rsidRDefault="00F74520" w:rsidP="00600E83"/>
    <w:p w14:paraId="0E6FE902" w14:textId="77777777" w:rsidR="00F74520" w:rsidRDefault="00F74520" w:rsidP="00F74520">
      <w:pPr>
        <w:rPr>
          <w:rFonts w:asciiTheme="majorHAnsi" w:eastAsiaTheme="majorEastAsia" w:hAnsiTheme="majorHAnsi" w:cstheme="majorBidi"/>
          <w:b/>
          <w:iCs/>
          <w:color w:val="282864"/>
          <w:sz w:val="24"/>
        </w:rPr>
      </w:pPr>
      <w:bookmarkStart w:id="44" w:name="_Toc127186129"/>
      <w:r>
        <w:br w:type="page"/>
      </w:r>
    </w:p>
    <w:p w14:paraId="764A9E88" w14:textId="77777777" w:rsidR="00F74520" w:rsidRPr="003F3AF1" w:rsidRDefault="00F74520" w:rsidP="00F74520">
      <w:pPr>
        <w:pStyle w:val="Heading2"/>
      </w:pPr>
      <w:bookmarkStart w:id="45" w:name="_Toc142059179"/>
      <w:bookmarkStart w:id="46" w:name="_Toc143177349"/>
      <w:r w:rsidRPr="003F3AF1">
        <w:lastRenderedPageBreak/>
        <w:t>Page Level Steps</w:t>
      </w:r>
      <w:bookmarkEnd w:id="44"/>
      <w:bookmarkEnd w:id="45"/>
      <w:bookmarkEnd w:id="46"/>
    </w:p>
    <w:p w14:paraId="41B8D682" w14:textId="42D1B58E" w:rsidR="00F74520" w:rsidRPr="003F3AF1" w:rsidRDefault="00F74520" w:rsidP="00600E83">
      <w:r w:rsidRPr="003F3AF1">
        <w:t>In each newly created page, complete the below.</w:t>
      </w:r>
    </w:p>
    <w:p w14:paraId="6B0A1370" w14:textId="77777777" w:rsidR="00F74520" w:rsidRPr="003F3AF1" w:rsidRDefault="00F74520" w:rsidP="00600E83">
      <w:pPr>
        <w:pStyle w:val="Heading3"/>
      </w:pPr>
      <w:bookmarkStart w:id="47" w:name="_Toc127186130"/>
      <w:r w:rsidRPr="003F3AF1">
        <w:t>Copy Components</w:t>
      </w:r>
      <w:bookmarkEnd w:id="47"/>
    </w:p>
    <w:p w14:paraId="7C98A433" w14:textId="77777777" w:rsidR="00F74520" w:rsidRPr="003F3AF1" w:rsidRDefault="00F74520" w:rsidP="00600E83">
      <w:r w:rsidRPr="003F3AF1">
        <w:t>To recreate the page, page components may be copied from the old version of the page to the blank new page, so they do not need to be created from scratch.</w:t>
      </w:r>
    </w:p>
    <w:p w14:paraId="06E023C1" w14:textId="77777777" w:rsidR="00F74520" w:rsidRPr="003F3AF1" w:rsidRDefault="00F74520" w:rsidP="00600E83"/>
    <w:p w14:paraId="2347352F" w14:textId="0AA9B753" w:rsidR="00F74520" w:rsidRPr="003F3AF1" w:rsidRDefault="00F74520" w:rsidP="007661F2">
      <w:pPr>
        <w:jc w:val="center"/>
      </w:pPr>
      <w:r w:rsidRPr="003F3AF1">
        <w:rPr>
          <w:noProof/>
        </w:rPr>
        <w:drawing>
          <wp:inline distT="0" distB="0" distL="0" distR="0" wp14:anchorId="3EA245FC" wp14:editId="7263A53E">
            <wp:extent cx="2553056" cy="2486372"/>
            <wp:effectExtent l="0" t="0" r="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a:stretch>
                      <a:fillRect/>
                    </a:stretch>
                  </pic:blipFill>
                  <pic:spPr>
                    <a:xfrm>
                      <a:off x="0" y="0"/>
                      <a:ext cx="2553056" cy="2486372"/>
                    </a:xfrm>
                    <a:prstGeom prst="rect">
                      <a:avLst/>
                    </a:prstGeom>
                  </pic:spPr>
                </pic:pic>
              </a:graphicData>
            </a:graphic>
          </wp:inline>
        </w:drawing>
      </w:r>
    </w:p>
    <w:p w14:paraId="7DD0205D" w14:textId="77777777" w:rsidR="00F74520" w:rsidRPr="003F3AF1" w:rsidRDefault="00F74520" w:rsidP="00600E83">
      <w:pPr>
        <w:pStyle w:val="Heading3"/>
      </w:pPr>
      <w:bookmarkStart w:id="48" w:name="_Toc127186131"/>
      <w:r w:rsidRPr="003F3AF1">
        <w:t>Re-create Page Variables</w:t>
      </w:r>
      <w:bookmarkEnd w:id="48"/>
    </w:p>
    <w:p w14:paraId="34769D40" w14:textId="77777777" w:rsidR="00F74520" w:rsidRPr="003F3AF1" w:rsidRDefault="00F74520" w:rsidP="00600E83">
      <w:r w:rsidRPr="003F3AF1">
        <w:t>For each Page Variable in the old version of the page that is not in the new version, create one in the new version with the same name and properties.</w:t>
      </w:r>
    </w:p>
    <w:p w14:paraId="457B77B1" w14:textId="77777777" w:rsidR="00F74520" w:rsidRPr="003F3AF1" w:rsidRDefault="00F74520" w:rsidP="00600E83"/>
    <w:p w14:paraId="2CAB9A2B" w14:textId="77777777" w:rsidR="00F74520" w:rsidRPr="003F3AF1" w:rsidRDefault="00F74520" w:rsidP="007661F2">
      <w:pPr>
        <w:jc w:val="center"/>
      </w:pPr>
      <w:r w:rsidRPr="003F3AF1">
        <w:rPr>
          <w:noProof/>
        </w:rPr>
        <w:lastRenderedPageBreak/>
        <w:drawing>
          <wp:inline distT="0" distB="0" distL="0" distR="0" wp14:anchorId="73C72D69" wp14:editId="3B2618F2">
            <wp:extent cx="4410075" cy="3112838"/>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6"/>
                    <a:stretch>
                      <a:fillRect/>
                    </a:stretch>
                  </pic:blipFill>
                  <pic:spPr>
                    <a:xfrm>
                      <a:off x="0" y="0"/>
                      <a:ext cx="4410881" cy="3113407"/>
                    </a:xfrm>
                    <a:prstGeom prst="rect">
                      <a:avLst/>
                    </a:prstGeom>
                  </pic:spPr>
                </pic:pic>
              </a:graphicData>
            </a:graphic>
          </wp:inline>
        </w:drawing>
      </w:r>
    </w:p>
    <w:p w14:paraId="4E46276E" w14:textId="77777777" w:rsidR="00F74520" w:rsidRPr="003F3AF1" w:rsidRDefault="00F74520" w:rsidP="00600E83">
      <w:pPr>
        <w:pStyle w:val="Heading3"/>
      </w:pPr>
      <w:bookmarkStart w:id="49" w:name="_Toc127186132"/>
      <w:r w:rsidRPr="003F3AF1">
        <w:t>Copy Logic</w:t>
      </w:r>
      <w:bookmarkEnd w:id="49"/>
    </w:p>
    <w:p w14:paraId="74638F8F" w14:textId="77777777" w:rsidR="00F74520" w:rsidRPr="003F3AF1" w:rsidRDefault="00F74520" w:rsidP="00600E83">
      <w:r w:rsidRPr="003F3AF1">
        <w:t>Copying a component with associated logic (</w:t>
      </w:r>
      <w:proofErr w:type="gramStart"/>
      <w:r w:rsidRPr="003F3AF1">
        <w:t>e.g.</w:t>
      </w:r>
      <w:proofErr w:type="gramEnd"/>
      <w:r w:rsidRPr="003F3AF1">
        <w:t xml:space="preserve"> a button that calls a </w:t>
      </w:r>
      <w:r>
        <w:t>CORTEX</w:t>
      </w:r>
      <w:r w:rsidRPr="003F3AF1">
        <w:t xml:space="preserve"> Flow) will also copy that logic. Therefore, the only logic that requires copying from the old version of the page to the new one is the ‘Page mounted’ logic.</w:t>
      </w:r>
    </w:p>
    <w:p w14:paraId="2A8750AB" w14:textId="77777777" w:rsidR="00F74520" w:rsidRPr="003F3AF1" w:rsidRDefault="00F74520" w:rsidP="00600E83"/>
    <w:p w14:paraId="242E835E" w14:textId="77777777" w:rsidR="00F74520" w:rsidRDefault="00F74520" w:rsidP="007661F2">
      <w:pPr>
        <w:jc w:val="center"/>
      </w:pPr>
      <w:r w:rsidRPr="003F3AF1">
        <w:rPr>
          <w:noProof/>
        </w:rPr>
        <w:drawing>
          <wp:inline distT="0" distB="0" distL="0" distR="0" wp14:anchorId="3F97C2DF" wp14:editId="3C1BBF60">
            <wp:extent cx="5278120" cy="11906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278120" cy="1190625"/>
                    </a:xfrm>
                    <a:prstGeom prst="rect">
                      <a:avLst/>
                    </a:prstGeom>
                  </pic:spPr>
                </pic:pic>
              </a:graphicData>
            </a:graphic>
          </wp:inline>
        </w:drawing>
      </w:r>
    </w:p>
    <w:p w14:paraId="27727F6C" w14:textId="77777777" w:rsidR="00F74520" w:rsidRPr="003F3AF1" w:rsidRDefault="00F74520" w:rsidP="00600E83"/>
    <w:p w14:paraId="6E8F16A4" w14:textId="77777777" w:rsidR="00F74520" w:rsidRPr="003F3AF1" w:rsidRDefault="00F74520" w:rsidP="00600E83">
      <w:pPr>
        <w:pStyle w:val="Heading3"/>
      </w:pPr>
      <w:bookmarkStart w:id="50" w:name="_Toc127186133"/>
      <w:r w:rsidRPr="003F3AF1">
        <w:t>Check Logic</w:t>
      </w:r>
      <w:bookmarkEnd w:id="50"/>
    </w:p>
    <w:p w14:paraId="02648B91" w14:textId="77777777" w:rsidR="00F74520" w:rsidRPr="003F3AF1" w:rsidRDefault="00F74520" w:rsidP="00600E83">
      <w:r w:rsidRPr="003F3AF1">
        <w:t>At the time of writing, there is an anomaly that can occur when copying logic between AppGyver pages. This occurs when a property of the copied and pasted logic block is bound to a formula containing a reference to the output of another block.</w:t>
      </w:r>
    </w:p>
    <w:p w14:paraId="664AE20F" w14:textId="77777777" w:rsidR="00F74520" w:rsidRPr="003F3AF1" w:rsidRDefault="00F74520" w:rsidP="00600E83">
      <w:r w:rsidRPr="003F3AF1">
        <w:t xml:space="preserve">For example, the ‘Page mounted’ logic will often contain a standard call to a </w:t>
      </w:r>
      <w:r>
        <w:t>CORTEX</w:t>
      </w:r>
      <w:r w:rsidRPr="003F3AF1">
        <w:t xml:space="preserve"> flow to validate the authentication token of the logged in user. The output of this is then passed to another AppGyver block when another flow specific to this page is called. This logic is shown below:</w:t>
      </w:r>
    </w:p>
    <w:p w14:paraId="61CF55FB" w14:textId="77777777" w:rsidR="00F74520" w:rsidRPr="003F3AF1" w:rsidRDefault="00F74520" w:rsidP="00600E83"/>
    <w:p w14:paraId="6A226AAD" w14:textId="77777777" w:rsidR="00F74520" w:rsidRPr="003F3AF1" w:rsidRDefault="00F74520" w:rsidP="007661F2">
      <w:pPr>
        <w:jc w:val="center"/>
      </w:pPr>
      <w:r w:rsidRPr="003F3AF1">
        <w:rPr>
          <w:noProof/>
        </w:rPr>
        <w:drawing>
          <wp:inline distT="0" distB="0" distL="0" distR="0" wp14:anchorId="0F89A1F7" wp14:editId="2E173D46">
            <wp:extent cx="5278120" cy="753745"/>
            <wp:effectExtent l="0" t="0" r="0" b="825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stretch>
                      <a:fillRect/>
                    </a:stretch>
                  </pic:blipFill>
                  <pic:spPr>
                    <a:xfrm>
                      <a:off x="0" y="0"/>
                      <a:ext cx="5278120" cy="753745"/>
                    </a:xfrm>
                    <a:prstGeom prst="rect">
                      <a:avLst/>
                    </a:prstGeom>
                  </pic:spPr>
                </pic:pic>
              </a:graphicData>
            </a:graphic>
          </wp:inline>
        </w:drawing>
      </w:r>
    </w:p>
    <w:p w14:paraId="45636FA6" w14:textId="77777777" w:rsidR="00F74520" w:rsidRPr="003F3AF1" w:rsidRDefault="00F74520" w:rsidP="00600E83"/>
    <w:p w14:paraId="12BF165D" w14:textId="77777777" w:rsidR="00F74520" w:rsidRPr="003F3AF1" w:rsidRDefault="00F74520" w:rsidP="00600E83">
      <w:r w:rsidRPr="003F3AF1">
        <w:t xml:space="preserve">Here, the AppGyver flow to call a </w:t>
      </w:r>
      <w:r>
        <w:t>CORTEX</w:t>
      </w:r>
      <w:r w:rsidRPr="003F3AF1">
        <w:t xml:space="preserve"> flow has properties like the following:</w:t>
      </w:r>
    </w:p>
    <w:p w14:paraId="47C9A635" w14:textId="77777777" w:rsidR="00F74520" w:rsidRPr="003F3AF1" w:rsidRDefault="00F74520" w:rsidP="00600E83"/>
    <w:p w14:paraId="1DFA107B" w14:textId="77777777" w:rsidR="00F74520" w:rsidRPr="003F3AF1" w:rsidRDefault="00F74520" w:rsidP="007661F2">
      <w:pPr>
        <w:jc w:val="center"/>
      </w:pPr>
      <w:r w:rsidRPr="003F3AF1">
        <w:rPr>
          <w:noProof/>
        </w:rPr>
        <w:drawing>
          <wp:inline distT="0" distB="0" distL="0" distR="0" wp14:anchorId="4C967747" wp14:editId="436AB842">
            <wp:extent cx="2571750" cy="172402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rotWithShape="1">
                    <a:blip r:embed="rId29"/>
                    <a:srcRect b="33942"/>
                    <a:stretch/>
                  </pic:blipFill>
                  <pic:spPr bwMode="auto">
                    <a:xfrm>
                      <a:off x="0" y="0"/>
                      <a:ext cx="2572109" cy="1724266"/>
                    </a:xfrm>
                    <a:prstGeom prst="rect">
                      <a:avLst/>
                    </a:prstGeom>
                    <a:ln>
                      <a:noFill/>
                    </a:ln>
                    <a:extLst>
                      <a:ext uri="{53640926-AAD7-44D8-BBD7-CCE9431645EC}">
                        <a14:shadowObscured xmlns:a14="http://schemas.microsoft.com/office/drawing/2010/main"/>
                      </a:ext>
                    </a:extLst>
                  </pic:spPr>
                </pic:pic>
              </a:graphicData>
            </a:graphic>
          </wp:inline>
        </w:drawing>
      </w:r>
    </w:p>
    <w:p w14:paraId="1D56EE44" w14:textId="77777777" w:rsidR="00F74520" w:rsidRPr="003F3AF1" w:rsidRDefault="00F74520" w:rsidP="00600E83"/>
    <w:p w14:paraId="2AFF674B" w14:textId="77777777" w:rsidR="00F74520" w:rsidRPr="003F3AF1" w:rsidRDefault="00F74520" w:rsidP="00600E83">
      <w:r w:rsidRPr="003F3AF1">
        <w:t>The AuthToken formula, as seen above in the properties window for the block, is as follows:</w:t>
      </w:r>
    </w:p>
    <w:p w14:paraId="232A71C1" w14:textId="77777777" w:rsidR="00F74520" w:rsidRPr="003F3AF1" w:rsidRDefault="00F74520" w:rsidP="00F74520">
      <w:pPr>
        <w:pStyle w:val="Style1"/>
        <w:ind w:left="0"/>
      </w:pPr>
      <w:r w:rsidRPr="003F3AF1">
        <w:t>outputs["a79c6d9d.040c4"].</w:t>
      </w:r>
      <w:proofErr w:type="spellStart"/>
      <w:r w:rsidRPr="003F3AF1">
        <w:t>sessionDetails.authToken</w:t>
      </w:r>
      <w:proofErr w:type="spellEnd"/>
    </w:p>
    <w:p w14:paraId="2E5AB3DC" w14:textId="77777777" w:rsidR="00F74520" w:rsidRPr="003F3AF1" w:rsidRDefault="00F74520" w:rsidP="00600E83"/>
    <w:p w14:paraId="68B2C1FB" w14:textId="77777777" w:rsidR="00F74520" w:rsidRPr="003F3AF1" w:rsidRDefault="00F74520" w:rsidP="00600E83">
      <w:r w:rsidRPr="003F3AF1">
        <w:t>However, when opening the formula in the formula editor, it appears as follows:</w:t>
      </w:r>
    </w:p>
    <w:p w14:paraId="2CC8A9D4" w14:textId="77777777" w:rsidR="00F74520" w:rsidRPr="003F3AF1" w:rsidRDefault="00F74520" w:rsidP="00F74520">
      <w:pPr>
        <w:pStyle w:val="Style1"/>
        <w:ind w:left="0"/>
      </w:pPr>
      <w:r w:rsidRPr="003F3AF1">
        <w:t>outputs["Validate Token v2"].</w:t>
      </w:r>
      <w:proofErr w:type="spellStart"/>
      <w:r w:rsidRPr="003F3AF1">
        <w:t>sessionDetails.authToken</w:t>
      </w:r>
      <w:proofErr w:type="spellEnd"/>
    </w:p>
    <w:p w14:paraId="2927F638" w14:textId="77777777" w:rsidR="00F74520" w:rsidRPr="003F3AF1" w:rsidRDefault="00F74520" w:rsidP="00600E83">
      <w:r w:rsidRPr="003F3AF1">
        <w:t>There is a hidden feature of AppGyver where every logic block (or flow) placed by a user has its own unique ID. AppGyver is intelligent enough to record which blocks are available to have their outputs used by the block being configured, shown by selecting ‘Output of another node’ in the formula editor:</w:t>
      </w:r>
    </w:p>
    <w:p w14:paraId="7D1D91C4" w14:textId="77777777" w:rsidR="00F74520" w:rsidRPr="003F3AF1" w:rsidRDefault="00F74520" w:rsidP="00600E83"/>
    <w:p w14:paraId="726DFAB8" w14:textId="77777777" w:rsidR="00F74520" w:rsidRPr="003F3AF1" w:rsidRDefault="00F74520" w:rsidP="007661F2">
      <w:pPr>
        <w:jc w:val="center"/>
      </w:pPr>
      <w:r w:rsidRPr="003F3AF1">
        <w:rPr>
          <w:noProof/>
        </w:rPr>
        <w:lastRenderedPageBreak/>
        <w:drawing>
          <wp:inline distT="0" distB="0" distL="0" distR="0" wp14:anchorId="702B912B" wp14:editId="526D0C9D">
            <wp:extent cx="5278120" cy="1764030"/>
            <wp:effectExtent l="0" t="0" r="0" b="762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0"/>
                    <a:stretch>
                      <a:fillRect/>
                    </a:stretch>
                  </pic:blipFill>
                  <pic:spPr>
                    <a:xfrm>
                      <a:off x="0" y="0"/>
                      <a:ext cx="5278120" cy="1764030"/>
                    </a:xfrm>
                    <a:prstGeom prst="rect">
                      <a:avLst/>
                    </a:prstGeom>
                  </pic:spPr>
                </pic:pic>
              </a:graphicData>
            </a:graphic>
          </wp:inline>
        </w:drawing>
      </w:r>
    </w:p>
    <w:p w14:paraId="0038620E" w14:textId="77777777" w:rsidR="00F74520" w:rsidRPr="003F3AF1" w:rsidRDefault="00F74520" w:rsidP="00600E83"/>
    <w:p w14:paraId="0E165448" w14:textId="77777777" w:rsidR="00F74520" w:rsidRPr="003F3AF1" w:rsidRDefault="00F74520" w:rsidP="00600E83"/>
    <w:p w14:paraId="09AC138C" w14:textId="77777777" w:rsidR="00F74520" w:rsidRPr="003F3AF1" w:rsidRDefault="00F74520" w:rsidP="00600E83">
      <w:r w:rsidRPr="003F3AF1">
        <w:t xml:space="preserve">Selecting one of these will ensure that the ID of the block is recorded in the background to refer to it, and the name of it can be used in the formula. </w:t>
      </w:r>
    </w:p>
    <w:p w14:paraId="297684FC" w14:textId="77777777" w:rsidR="00F74520" w:rsidRPr="003F3AF1" w:rsidRDefault="00F74520" w:rsidP="00600E83">
      <w:r w:rsidRPr="003F3AF1">
        <w:t xml:space="preserve">This link can be broken by copying and pasting the block referring to the output of another block. </w:t>
      </w:r>
    </w:p>
    <w:p w14:paraId="42D87A24" w14:textId="77777777" w:rsidR="00F74520" w:rsidRPr="003F3AF1" w:rsidRDefault="00F74520" w:rsidP="00600E83">
      <w:r w:rsidRPr="003F3AF1">
        <w:t>For example, the upper most block below has been copied and pasted underneath it. At first glance, they have the same ‘AuthToken’ property value.</w:t>
      </w:r>
    </w:p>
    <w:p w14:paraId="05D284C8" w14:textId="77777777" w:rsidR="00F74520" w:rsidRPr="003F3AF1" w:rsidRDefault="00F74520" w:rsidP="00600E83"/>
    <w:p w14:paraId="783CADFE" w14:textId="77777777" w:rsidR="00F74520" w:rsidRPr="003F3AF1" w:rsidRDefault="00F74520" w:rsidP="007661F2">
      <w:pPr>
        <w:jc w:val="center"/>
      </w:pPr>
      <w:r w:rsidRPr="003F3AF1">
        <w:rPr>
          <w:noProof/>
        </w:rPr>
        <w:drawing>
          <wp:inline distT="0" distB="0" distL="0" distR="0" wp14:anchorId="3C89D5C0" wp14:editId="0EDA041D">
            <wp:extent cx="5182870" cy="1502410"/>
            <wp:effectExtent l="0" t="0" r="0" b="2540"/>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rotWithShape="1">
                    <a:blip r:embed="rId31"/>
                    <a:srcRect l="1805"/>
                    <a:stretch/>
                  </pic:blipFill>
                  <pic:spPr bwMode="auto">
                    <a:xfrm>
                      <a:off x="0" y="0"/>
                      <a:ext cx="5182870" cy="1502410"/>
                    </a:xfrm>
                    <a:prstGeom prst="rect">
                      <a:avLst/>
                    </a:prstGeom>
                    <a:ln>
                      <a:noFill/>
                    </a:ln>
                    <a:extLst>
                      <a:ext uri="{53640926-AAD7-44D8-BBD7-CCE9431645EC}">
                        <a14:shadowObscured xmlns:a14="http://schemas.microsoft.com/office/drawing/2010/main"/>
                      </a:ext>
                    </a:extLst>
                  </pic:spPr>
                </pic:pic>
              </a:graphicData>
            </a:graphic>
          </wp:inline>
        </w:drawing>
      </w:r>
    </w:p>
    <w:p w14:paraId="4AEBD219" w14:textId="77777777" w:rsidR="00F74520" w:rsidRPr="003F3AF1" w:rsidRDefault="00F74520" w:rsidP="007661F2">
      <w:pPr>
        <w:jc w:val="center"/>
      </w:pPr>
      <w:r w:rsidRPr="003F3AF1">
        <w:rPr>
          <w:noProof/>
        </w:rPr>
        <w:drawing>
          <wp:inline distT="0" distB="0" distL="0" distR="0" wp14:anchorId="5CDC8C73" wp14:editId="1404EF4C">
            <wp:extent cx="5182870" cy="15113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2"/>
                    <a:stretch>
                      <a:fillRect/>
                    </a:stretch>
                  </pic:blipFill>
                  <pic:spPr>
                    <a:xfrm>
                      <a:off x="0" y="0"/>
                      <a:ext cx="5182870" cy="1511300"/>
                    </a:xfrm>
                    <a:prstGeom prst="rect">
                      <a:avLst/>
                    </a:prstGeom>
                  </pic:spPr>
                </pic:pic>
              </a:graphicData>
            </a:graphic>
          </wp:inline>
        </w:drawing>
      </w:r>
    </w:p>
    <w:p w14:paraId="53E7E76A" w14:textId="77777777" w:rsidR="00F74520" w:rsidRPr="003F3AF1" w:rsidRDefault="00F74520" w:rsidP="00600E83"/>
    <w:p w14:paraId="02A5C1A7" w14:textId="77777777" w:rsidR="00F74520" w:rsidRPr="003F3AF1" w:rsidRDefault="00F74520" w:rsidP="00600E83">
      <w:r w:rsidRPr="003F3AF1">
        <w:br w:type="page"/>
      </w:r>
    </w:p>
    <w:p w14:paraId="2C02C59D" w14:textId="77777777" w:rsidR="00F74520" w:rsidRPr="003F3AF1" w:rsidRDefault="00F74520" w:rsidP="00600E83">
      <w:r w:rsidRPr="003F3AF1">
        <w:lastRenderedPageBreak/>
        <w:t>However, when opening the property windows, the property of the pasted block still contains the ID, as opposed to the name, of the block which is having its output referenced.</w:t>
      </w:r>
    </w:p>
    <w:p w14:paraId="0163D662" w14:textId="77777777" w:rsidR="00F74520" w:rsidRPr="003F3AF1" w:rsidRDefault="00F74520" w:rsidP="007661F2">
      <w:pPr>
        <w:jc w:val="center"/>
      </w:pPr>
      <w:r w:rsidRPr="003F3AF1">
        <w:rPr>
          <w:noProof/>
        </w:rPr>
        <w:drawing>
          <wp:inline distT="0" distB="0" distL="0" distR="0" wp14:anchorId="1C5CF015" wp14:editId="34731552">
            <wp:extent cx="5278120" cy="25044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3"/>
                    <a:stretch>
                      <a:fillRect/>
                    </a:stretch>
                  </pic:blipFill>
                  <pic:spPr>
                    <a:xfrm>
                      <a:off x="0" y="0"/>
                      <a:ext cx="5278120" cy="2504440"/>
                    </a:xfrm>
                    <a:prstGeom prst="rect">
                      <a:avLst/>
                    </a:prstGeom>
                  </pic:spPr>
                </pic:pic>
              </a:graphicData>
            </a:graphic>
          </wp:inline>
        </w:drawing>
      </w:r>
    </w:p>
    <w:p w14:paraId="6E241683" w14:textId="77777777" w:rsidR="00F74520" w:rsidRPr="003F3AF1" w:rsidRDefault="00F74520" w:rsidP="00600E83"/>
    <w:p w14:paraId="7980802C" w14:textId="77777777" w:rsidR="00F74520" w:rsidRPr="003F3AF1" w:rsidRDefault="00F74520" w:rsidP="00600E83">
      <w:r w:rsidRPr="003F3AF1">
        <w:t>It is recommended then after any logic is copied and pasted, that it is checked to ensure this has not occurred. If IDs like this are present within formulae, then they must be replaced with the name of the block, like the below:</w:t>
      </w:r>
    </w:p>
    <w:p w14:paraId="51C2029B" w14:textId="77777777" w:rsidR="00F74520" w:rsidRPr="003F3AF1" w:rsidRDefault="00F74520" w:rsidP="00600E83"/>
    <w:p w14:paraId="1AEAE06F" w14:textId="77777777" w:rsidR="00F74520" w:rsidRPr="003F3AF1" w:rsidRDefault="00F74520" w:rsidP="007661F2">
      <w:pPr>
        <w:jc w:val="center"/>
      </w:pPr>
      <w:r w:rsidRPr="003F3AF1">
        <w:rPr>
          <w:noProof/>
        </w:rPr>
        <w:drawing>
          <wp:inline distT="0" distB="0" distL="0" distR="0" wp14:anchorId="3E05AD67" wp14:editId="7ADA0E3F">
            <wp:extent cx="5278120" cy="249936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4"/>
                    <a:stretch>
                      <a:fillRect/>
                    </a:stretch>
                  </pic:blipFill>
                  <pic:spPr>
                    <a:xfrm>
                      <a:off x="0" y="0"/>
                      <a:ext cx="5278120" cy="2499360"/>
                    </a:xfrm>
                    <a:prstGeom prst="rect">
                      <a:avLst/>
                    </a:prstGeom>
                  </pic:spPr>
                </pic:pic>
              </a:graphicData>
            </a:graphic>
          </wp:inline>
        </w:drawing>
      </w:r>
    </w:p>
    <w:p w14:paraId="3FB0B9EC" w14:textId="77777777" w:rsidR="00F74520" w:rsidRPr="003F3AF1" w:rsidRDefault="00F74520" w:rsidP="00600E83"/>
    <w:p w14:paraId="79D96407" w14:textId="77777777" w:rsidR="00F74520" w:rsidRPr="003F3AF1" w:rsidRDefault="00F74520" w:rsidP="00F74520">
      <w:pPr>
        <w:pStyle w:val="WeAreCORTEXEmphasis"/>
      </w:pPr>
      <w:r w:rsidRPr="003F3AF1">
        <w:t>The warning ‘Type “</w:t>
      </w:r>
      <w:proofErr w:type="spellStart"/>
      <w:r w:rsidRPr="003F3AF1">
        <w:t>json</w:t>
      </w:r>
      <w:proofErr w:type="spellEnd"/>
      <w:r w:rsidRPr="003F3AF1">
        <w:t>” is not assignable to text type’ may be safely ignored, despite the formula being highlighted in red.</w:t>
      </w:r>
    </w:p>
    <w:p w14:paraId="23DF63D2" w14:textId="77777777" w:rsidR="00F74520" w:rsidRPr="003F3AF1" w:rsidRDefault="00F74520" w:rsidP="00600E83">
      <w:r w:rsidRPr="003F3AF1">
        <w:br w:type="page"/>
      </w:r>
    </w:p>
    <w:p w14:paraId="4C052BC1" w14:textId="77777777" w:rsidR="00F74520" w:rsidRPr="003F3AF1" w:rsidRDefault="00F74520" w:rsidP="00600E83">
      <w:pPr>
        <w:pStyle w:val="Heading3"/>
      </w:pPr>
      <w:bookmarkStart w:id="51" w:name="_Toc127186134"/>
      <w:r w:rsidRPr="003F3AF1">
        <w:lastRenderedPageBreak/>
        <w:t>Re-create Custom Styles</w:t>
      </w:r>
      <w:bookmarkEnd w:id="51"/>
    </w:p>
    <w:p w14:paraId="7D6C7B5A" w14:textId="77777777" w:rsidR="00F74520" w:rsidRPr="003F3AF1" w:rsidRDefault="00F74520" w:rsidP="00600E83">
      <w:r w:rsidRPr="003F3AF1">
        <w:t>If any custom styles have been created for a component, they should be re-created in the new app.</w:t>
      </w:r>
    </w:p>
    <w:p w14:paraId="45C52FA5" w14:textId="77777777" w:rsidR="00F74520" w:rsidRPr="003F3AF1" w:rsidRDefault="00F74520" w:rsidP="00600E83">
      <w:r w:rsidRPr="003F3AF1">
        <w:t>New styles may be created by completing the following steps:</w:t>
      </w:r>
    </w:p>
    <w:p w14:paraId="38C1A1D6" w14:textId="77777777" w:rsidR="00F74520" w:rsidRPr="003F3AF1" w:rsidRDefault="00F74520" w:rsidP="007661F2">
      <w:pPr>
        <w:pStyle w:val="ListParagraph"/>
        <w:numPr>
          <w:ilvl w:val="0"/>
          <w:numId w:val="19"/>
        </w:numPr>
      </w:pPr>
      <w:r w:rsidRPr="003F3AF1">
        <w:t>Select the component in the new page.</w:t>
      </w:r>
    </w:p>
    <w:p w14:paraId="776A60DC" w14:textId="77777777" w:rsidR="00F74520" w:rsidRPr="003F3AF1" w:rsidRDefault="00F74520" w:rsidP="007661F2">
      <w:pPr>
        <w:pStyle w:val="ListParagraph"/>
        <w:numPr>
          <w:ilvl w:val="0"/>
          <w:numId w:val="19"/>
        </w:numPr>
      </w:pPr>
      <w:r w:rsidRPr="003F3AF1">
        <w:t>Select the ‘STYLE’ tab in the property window on the right.</w:t>
      </w:r>
    </w:p>
    <w:p w14:paraId="4712DB1F" w14:textId="77777777" w:rsidR="00F74520" w:rsidRPr="003F3AF1" w:rsidRDefault="00F74520" w:rsidP="007661F2">
      <w:pPr>
        <w:pStyle w:val="ListParagraph"/>
        <w:numPr>
          <w:ilvl w:val="0"/>
          <w:numId w:val="19"/>
        </w:numPr>
      </w:pPr>
      <w:r w:rsidRPr="003F3AF1">
        <w:t>Select the dropdown in the top right of an existing style.</w:t>
      </w:r>
    </w:p>
    <w:p w14:paraId="396D1033" w14:textId="77777777" w:rsidR="00F74520" w:rsidRPr="003F3AF1" w:rsidRDefault="00F74520" w:rsidP="00600E83"/>
    <w:p w14:paraId="2813497F" w14:textId="77777777" w:rsidR="00F74520" w:rsidRPr="003F3AF1" w:rsidRDefault="00F74520" w:rsidP="007661F2">
      <w:pPr>
        <w:jc w:val="center"/>
      </w:pPr>
      <w:r w:rsidRPr="003F3AF1">
        <w:rPr>
          <w:noProof/>
        </w:rPr>
        <w:drawing>
          <wp:inline distT="0" distB="0" distL="0" distR="0" wp14:anchorId="1A61922E" wp14:editId="2C31BBF7">
            <wp:extent cx="2543530" cy="3886742"/>
            <wp:effectExtent l="0" t="0" r="952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35"/>
                    <a:stretch>
                      <a:fillRect/>
                    </a:stretch>
                  </pic:blipFill>
                  <pic:spPr>
                    <a:xfrm>
                      <a:off x="0" y="0"/>
                      <a:ext cx="2543530" cy="3886742"/>
                    </a:xfrm>
                    <a:prstGeom prst="rect">
                      <a:avLst/>
                    </a:prstGeom>
                  </pic:spPr>
                </pic:pic>
              </a:graphicData>
            </a:graphic>
          </wp:inline>
        </w:drawing>
      </w:r>
    </w:p>
    <w:p w14:paraId="06F7663B" w14:textId="77777777" w:rsidR="00F74520" w:rsidRPr="003F3AF1" w:rsidRDefault="00F74520" w:rsidP="00600E83"/>
    <w:p w14:paraId="5C1997C9" w14:textId="77777777" w:rsidR="00F74520" w:rsidRPr="003F3AF1" w:rsidRDefault="00F74520" w:rsidP="00600E83">
      <w:r w:rsidRPr="003F3AF1">
        <w:t>Select ‘Duplicate’ to copy that style to a new style.</w:t>
      </w:r>
    </w:p>
    <w:p w14:paraId="5CE0D641" w14:textId="77777777" w:rsidR="00F74520" w:rsidRPr="003F3AF1" w:rsidRDefault="00F74520" w:rsidP="00600E83">
      <w:r w:rsidRPr="003F3AF1">
        <w:t>Select the new style and edit it so that it has the same properties as the style that was in the old app.</w:t>
      </w:r>
    </w:p>
    <w:p w14:paraId="38886C75" w14:textId="77777777" w:rsidR="00F74520" w:rsidRPr="003F3AF1" w:rsidRDefault="00F74520" w:rsidP="00600E83">
      <w:r w:rsidRPr="003F3AF1">
        <w:br w:type="page"/>
      </w:r>
    </w:p>
    <w:p w14:paraId="64B58D1C" w14:textId="77777777" w:rsidR="00F74520" w:rsidRPr="003F3AF1" w:rsidRDefault="00F74520" w:rsidP="00600E83">
      <w:pPr>
        <w:pStyle w:val="Heading3"/>
      </w:pPr>
      <w:bookmarkStart w:id="52" w:name="_Toc127186135"/>
      <w:r w:rsidRPr="003F3AF1">
        <w:lastRenderedPageBreak/>
        <w:t>Re-install Custom Components</w:t>
      </w:r>
      <w:bookmarkEnd w:id="52"/>
    </w:p>
    <w:p w14:paraId="23F34563" w14:textId="77777777" w:rsidR="00F74520" w:rsidRPr="003F3AF1" w:rsidRDefault="00F74520" w:rsidP="00600E83">
      <w:r w:rsidRPr="003F3AF1">
        <w:t xml:space="preserve">If any custom components have been created in the old app, they should be re-created in the new app. This may be done by publishing each component to the marketplace from the old app, then installing them in the new app. </w:t>
      </w:r>
    </w:p>
    <w:p w14:paraId="46B9B51D" w14:textId="77777777" w:rsidR="00F74520" w:rsidRPr="003F3AF1" w:rsidRDefault="00F74520" w:rsidP="00600E83">
      <w:r w:rsidRPr="003F3AF1">
        <w:t>To do this, complete the following steps:</w:t>
      </w:r>
    </w:p>
    <w:p w14:paraId="5D6604AE" w14:textId="77777777" w:rsidR="00F74520" w:rsidRPr="003F3AF1" w:rsidRDefault="00F74520" w:rsidP="007661F2">
      <w:pPr>
        <w:pStyle w:val="ListParagraph"/>
        <w:numPr>
          <w:ilvl w:val="0"/>
          <w:numId w:val="20"/>
        </w:numPr>
      </w:pPr>
      <w:r w:rsidRPr="003F3AF1">
        <w:t>Open the old app to any page</w:t>
      </w:r>
      <w:r>
        <w:t>.</w:t>
      </w:r>
    </w:p>
    <w:p w14:paraId="2DCE7DAD" w14:textId="77777777" w:rsidR="00F74520" w:rsidRPr="003F3AF1" w:rsidRDefault="00F74520" w:rsidP="007661F2">
      <w:pPr>
        <w:pStyle w:val="ListParagraph"/>
        <w:numPr>
          <w:ilvl w:val="0"/>
          <w:numId w:val="20"/>
        </w:numPr>
      </w:pPr>
      <w:r w:rsidRPr="003F3AF1">
        <w:t>Locate the component to publish in the ‘BY ME’ palette to the left of the screen</w:t>
      </w:r>
      <w:r>
        <w:t>.</w:t>
      </w:r>
    </w:p>
    <w:p w14:paraId="65B80FFD" w14:textId="77777777" w:rsidR="00F74520" w:rsidRPr="003F3AF1" w:rsidRDefault="00F74520" w:rsidP="007661F2">
      <w:pPr>
        <w:pStyle w:val="ListParagraph"/>
        <w:numPr>
          <w:ilvl w:val="0"/>
          <w:numId w:val="20"/>
        </w:numPr>
      </w:pPr>
      <w:r w:rsidRPr="003F3AF1">
        <w:t xml:space="preserve">Select the menu symbol in the top right of the </w:t>
      </w:r>
      <w:proofErr w:type="gramStart"/>
      <w:r w:rsidRPr="003F3AF1">
        <w:t>component, and</w:t>
      </w:r>
      <w:proofErr w:type="gramEnd"/>
      <w:r w:rsidRPr="003F3AF1">
        <w:t xml:space="preserve"> select ‘Publish to marketplace’</w:t>
      </w:r>
      <w:r>
        <w:t>.</w:t>
      </w:r>
    </w:p>
    <w:p w14:paraId="614A5B50" w14:textId="77777777" w:rsidR="00F74520" w:rsidRPr="003F3AF1" w:rsidRDefault="00F74520" w:rsidP="00600E83"/>
    <w:p w14:paraId="52FF2444" w14:textId="56A15909" w:rsidR="00F74520" w:rsidRPr="003F3AF1" w:rsidRDefault="00F74520" w:rsidP="00F51E15">
      <w:pPr>
        <w:jc w:val="center"/>
      </w:pPr>
      <w:r w:rsidRPr="003F3AF1">
        <w:rPr>
          <w:noProof/>
        </w:rPr>
        <w:drawing>
          <wp:inline distT="0" distB="0" distL="0" distR="0" wp14:anchorId="0B04B0A0" wp14:editId="4DF89EF3">
            <wp:extent cx="4248743" cy="2657846"/>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6"/>
                    <a:stretch>
                      <a:fillRect/>
                    </a:stretch>
                  </pic:blipFill>
                  <pic:spPr>
                    <a:xfrm>
                      <a:off x="0" y="0"/>
                      <a:ext cx="4248743" cy="2657846"/>
                    </a:xfrm>
                    <a:prstGeom prst="rect">
                      <a:avLst/>
                    </a:prstGeom>
                  </pic:spPr>
                </pic:pic>
              </a:graphicData>
            </a:graphic>
          </wp:inline>
        </w:drawing>
      </w:r>
    </w:p>
    <w:p w14:paraId="211F3061" w14:textId="77777777" w:rsidR="00F74520" w:rsidRPr="003F3AF1" w:rsidRDefault="00F74520" w:rsidP="00F51E15">
      <w:pPr>
        <w:pStyle w:val="ListParagraph"/>
        <w:numPr>
          <w:ilvl w:val="0"/>
          <w:numId w:val="20"/>
        </w:numPr>
      </w:pPr>
      <w:r w:rsidRPr="003F3AF1">
        <w:t>Select ‘Publish New’ in the window that is shown.</w:t>
      </w:r>
    </w:p>
    <w:p w14:paraId="448FAD63" w14:textId="77777777" w:rsidR="00F74520" w:rsidRPr="003F3AF1" w:rsidRDefault="00F74520" w:rsidP="00F51E15">
      <w:pPr>
        <w:pStyle w:val="ListParagraph"/>
        <w:numPr>
          <w:ilvl w:val="0"/>
          <w:numId w:val="20"/>
        </w:numPr>
      </w:pPr>
      <w:r w:rsidRPr="003F3AF1">
        <w:t>Once the publishing has completed, a share token will be displayed to the user, copy this, and paste it into a text editor for later use.</w:t>
      </w:r>
    </w:p>
    <w:p w14:paraId="0D28FC94" w14:textId="50BA9EEB" w:rsidR="00F74520" w:rsidRPr="003F3AF1" w:rsidRDefault="00F74520" w:rsidP="00600E83">
      <w:r w:rsidRPr="003F3AF1">
        <w:rPr>
          <w:noProof/>
        </w:rPr>
        <w:drawing>
          <wp:inline distT="0" distB="0" distL="0" distR="0" wp14:anchorId="55F6AC4A" wp14:editId="733C6ED1">
            <wp:extent cx="4305901" cy="1314633"/>
            <wp:effectExtent l="0" t="0" r="0" b="0"/>
            <wp:docPr id="70" name="Picture 7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ord&#10;&#10;Description automatically generated"/>
                    <pic:cNvPicPr/>
                  </pic:nvPicPr>
                  <pic:blipFill>
                    <a:blip r:embed="rId37"/>
                    <a:stretch>
                      <a:fillRect/>
                    </a:stretch>
                  </pic:blipFill>
                  <pic:spPr>
                    <a:xfrm>
                      <a:off x="0" y="0"/>
                      <a:ext cx="4305901" cy="1314633"/>
                    </a:xfrm>
                    <a:prstGeom prst="rect">
                      <a:avLst/>
                    </a:prstGeom>
                  </pic:spPr>
                </pic:pic>
              </a:graphicData>
            </a:graphic>
          </wp:inline>
        </w:drawing>
      </w:r>
    </w:p>
    <w:p w14:paraId="786E64FF" w14:textId="77777777" w:rsidR="00F74520" w:rsidRPr="003F3AF1" w:rsidRDefault="00F74520" w:rsidP="00F51E15">
      <w:pPr>
        <w:pStyle w:val="ListParagraph"/>
        <w:numPr>
          <w:ilvl w:val="0"/>
          <w:numId w:val="20"/>
        </w:numPr>
      </w:pPr>
      <w:r w:rsidRPr="003F3AF1">
        <w:t>Open the new app to any page.</w:t>
      </w:r>
    </w:p>
    <w:p w14:paraId="3E25836C" w14:textId="77777777" w:rsidR="00F74520" w:rsidRPr="003F3AF1" w:rsidRDefault="00F74520" w:rsidP="00F51E15">
      <w:pPr>
        <w:pStyle w:val="ListParagraph"/>
        <w:numPr>
          <w:ilvl w:val="0"/>
          <w:numId w:val="20"/>
        </w:numPr>
      </w:pPr>
      <w:r w:rsidRPr="003F3AF1">
        <w:t>Go to the marketplace.</w:t>
      </w:r>
    </w:p>
    <w:p w14:paraId="402F9895" w14:textId="77777777" w:rsidR="00F74520" w:rsidRPr="003F3AF1" w:rsidRDefault="00F74520" w:rsidP="00F51E15">
      <w:pPr>
        <w:pStyle w:val="ListParagraph"/>
        <w:numPr>
          <w:ilvl w:val="0"/>
          <w:numId w:val="20"/>
        </w:numPr>
      </w:pPr>
      <w:r w:rsidRPr="003F3AF1">
        <w:t>Paste the share token into the search bar.</w:t>
      </w:r>
    </w:p>
    <w:p w14:paraId="7CFD5781" w14:textId="77777777" w:rsidR="00F74520" w:rsidRPr="003F3AF1" w:rsidRDefault="00F74520" w:rsidP="00F51E15">
      <w:pPr>
        <w:pStyle w:val="ListParagraph"/>
        <w:numPr>
          <w:ilvl w:val="0"/>
          <w:numId w:val="20"/>
        </w:numPr>
      </w:pPr>
      <w:r w:rsidRPr="003F3AF1">
        <w:t>Install the component that results.</w:t>
      </w:r>
    </w:p>
    <w:p w14:paraId="5603DFC5" w14:textId="77777777" w:rsidR="00F74520" w:rsidRPr="003F3AF1" w:rsidRDefault="00F74520" w:rsidP="00600E83">
      <w:pPr>
        <w:pStyle w:val="Heading3"/>
      </w:pPr>
      <w:bookmarkStart w:id="53" w:name="_Toc127186136"/>
      <w:r w:rsidRPr="003F3AF1">
        <w:lastRenderedPageBreak/>
        <w:t>Re-install Custom Logic Blocks</w:t>
      </w:r>
      <w:bookmarkEnd w:id="53"/>
    </w:p>
    <w:p w14:paraId="6DAC622E" w14:textId="77777777" w:rsidR="00F74520" w:rsidRPr="003F3AF1" w:rsidRDefault="00F74520" w:rsidP="00600E83">
      <w:r w:rsidRPr="003F3AF1">
        <w:t xml:space="preserve">When copying logic between apps, if a block that was installed in the old app does not exist in the new app, then an error will be raised to the user, and that block will not be pasted. </w:t>
      </w:r>
    </w:p>
    <w:p w14:paraId="093F61D8" w14:textId="77777777" w:rsidR="00F74520" w:rsidRPr="003F3AF1" w:rsidRDefault="00F74520" w:rsidP="00600E83">
      <w:r w:rsidRPr="003F3AF1">
        <w:t>These custom blocks should be re-installed from the marketplace and inserted into the logic that was copied from the old app and pasted into the new app.</w:t>
      </w:r>
    </w:p>
    <w:p w14:paraId="5F995AEE" w14:textId="77777777" w:rsidR="00F74520" w:rsidRPr="003F3AF1" w:rsidRDefault="00F74520" w:rsidP="00600E83">
      <w:r w:rsidRPr="003F3AF1">
        <w:t>If any blocks have been created by users in the old app, then they may be published and installed into the new app using the method in Section 3.3.7.</w:t>
      </w:r>
    </w:p>
    <w:p w14:paraId="194256E5" w14:textId="77777777" w:rsidR="00F74520" w:rsidRPr="0087592B" w:rsidRDefault="00F74520" w:rsidP="00600E83"/>
    <w:p w14:paraId="5078A3D9" w14:textId="559200F7" w:rsidR="0062718F" w:rsidRPr="00EE7EA4" w:rsidRDefault="0062718F" w:rsidP="00986B36"/>
    <w:sectPr w:rsidR="0062718F" w:rsidRPr="00EE7EA4" w:rsidSect="00223281">
      <w:headerReference w:type="default" r:id="rId38"/>
      <w:footerReference w:type="default" r:id="rId39"/>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Jonathan Rogers" w:date="2023-02-06T15:20:00Z" w:initials="JR">
    <w:p w14:paraId="70744341" w14:textId="77777777" w:rsidR="00F74520" w:rsidRDefault="00F74520" w:rsidP="00F74520">
      <w:pPr>
        <w:pStyle w:val="CommentText"/>
        <w:jc w:val="left"/>
      </w:pPr>
      <w:r>
        <w:rPr>
          <w:rStyle w:val="CommentReference"/>
        </w:rPr>
        <w:annotationRef/>
      </w:r>
      <w:r>
        <w:t>Where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43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B9931" w16cex:dateUtc="2023-02-06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4341" w16cid:durableId="278B9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218DC" w14:textId="77777777" w:rsidR="000D1FD9" w:rsidRDefault="000D1FD9" w:rsidP="00A77EE2">
      <w:pPr>
        <w:spacing w:after="0" w:line="240" w:lineRule="auto"/>
      </w:pPr>
      <w:r>
        <w:separator/>
      </w:r>
    </w:p>
  </w:endnote>
  <w:endnote w:type="continuationSeparator" w:id="0">
    <w:p w14:paraId="0B123717" w14:textId="77777777" w:rsidR="000D1FD9" w:rsidRDefault="000D1FD9" w:rsidP="00A77EE2">
      <w:pPr>
        <w:spacing w:after="0" w:line="240" w:lineRule="auto"/>
      </w:pPr>
      <w:r>
        <w:continuationSeparator/>
      </w:r>
    </w:p>
  </w:endnote>
  <w:endnote w:type="continuationNotice" w:id="1">
    <w:p w14:paraId="01A1665E" w14:textId="77777777" w:rsidR="000D1FD9" w:rsidRDefault="000D1F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6832F939"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B3763D">
            <w:rPr>
              <w:color w:val="282864" w:themeColor="text1"/>
              <w:szCs w:val="20"/>
            </w:rPr>
            <w:t>Merging</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End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3A06" w14:textId="77777777" w:rsidR="000D1FD9" w:rsidRDefault="000D1FD9" w:rsidP="00A77EE2">
      <w:pPr>
        <w:spacing w:after="0" w:line="240" w:lineRule="auto"/>
      </w:pPr>
      <w:r>
        <w:separator/>
      </w:r>
    </w:p>
  </w:footnote>
  <w:footnote w:type="continuationSeparator" w:id="0">
    <w:p w14:paraId="51C86229" w14:textId="77777777" w:rsidR="000D1FD9" w:rsidRDefault="000D1FD9" w:rsidP="00A77EE2">
      <w:pPr>
        <w:spacing w:after="0" w:line="240" w:lineRule="auto"/>
      </w:pPr>
      <w:r>
        <w:continuationSeparator/>
      </w:r>
    </w:p>
  </w:footnote>
  <w:footnote w:type="continuationNotice" w:id="1">
    <w:p w14:paraId="05C3095F" w14:textId="77777777" w:rsidR="000D1FD9" w:rsidRDefault="000D1F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C2BB1"/>
    <w:multiLevelType w:val="hybridMultilevel"/>
    <w:tmpl w:val="B1685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51320D"/>
    <w:multiLevelType w:val="hybridMultilevel"/>
    <w:tmpl w:val="96245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B4EA8"/>
    <w:multiLevelType w:val="hybridMultilevel"/>
    <w:tmpl w:val="AE268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F19A3"/>
    <w:multiLevelType w:val="hybridMultilevel"/>
    <w:tmpl w:val="53FC65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E860F8"/>
    <w:multiLevelType w:val="multilevel"/>
    <w:tmpl w:val="809AF6D2"/>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E7C3B9C"/>
    <w:multiLevelType w:val="hybridMultilevel"/>
    <w:tmpl w:val="0C5C8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8"/>
  </w:num>
  <w:num w:numId="2" w16cid:durableId="312216491">
    <w:abstractNumId w:val="13"/>
  </w:num>
  <w:num w:numId="3" w16cid:durableId="1384409685">
    <w:abstractNumId w:val="3"/>
  </w:num>
  <w:num w:numId="4" w16cid:durableId="1213811609">
    <w:abstractNumId w:val="4"/>
  </w:num>
  <w:num w:numId="5" w16cid:durableId="1056314742">
    <w:abstractNumId w:val="6"/>
  </w:num>
  <w:num w:numId="6" w16cid:durableId="1882202379">
    <w:abstractNumId w:val="15"/>
  </w:num>
  <w:num w:numId="7" w16cid:durableId="1031537916">
    <w:abstractNumId w:val="12"/>
  </w:num>
  <w:num w:numId="8" w16cid:durableId="1582789055">
    <w:abstractNumId w:val="0"/>
  </w:num>
  <w:num w:numId="9" w16cid:durableId="210966481">
    <w:abstractNumId w:val="16"/>
  </w:num>
  <w:num w:numId="10" w16cid:durableId="1034767118">
    <w:abstractNumId w:val="18"/>
  </w:num>
  <w:num w:numId="11" w16cid:durableId="596182714">
    <w:abstractNumId w:val="5"/>
  </w:num>
  <w:num w:numId="12" w16cid:durableId="768700330">
    <w:abstractNumId w:val="17"/>
  </w:num>
  <w:num w:numId="13" w16cid:durableId="584189370">
    <w:abstractNumId w:val="9"/>
  </w:num>
  <w:num w:numId="14" w16cid:durableId="1931502890">
    <w:abstractNumId w:val="14"/>
  </w:num>
  <w:num w:numId="15" w16cid:durableId="1517621787">
    <w:abstractNumId w:val="1"/>
  </w:num>
  <w:num w:numId="16" w16cid:durableId="636301821">
    <w:abstractNumId w:val="19"/>
  </w:num>
  <w:num w:numId="17" w16cid:durableId="947932797">
    <w:abstractNumId w:val="11"/>
  </w:num>
  <w:num w:numId="18" w16cid:durableId="1270162909">
    <w:abstractNumId w:val="7"/>
  </w:num>
  <w:num w:numId="19" w16cid:durableId="1354575111">
    <w:abstractNumId w:val="2"/>
  </w:num>
  <w:num w:numId="20" w16cid:durableId="180716634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0596"/>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6B44"/>
    <w:rsid w:val="00293110"/>
    <w:rsid w:val="0029409F"/>
    <w:rsid w:val="002A0DCA"/>
    <w:rsid w:val="002A0EBA"/>
    <w:rsid w:val="002C2AB1"/>
    <w:rsid w:val="002D599D"/>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B1625"/>
    <w:rsid w:val="003D78BC"/>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00E83"/>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1F2"/>
    <w:rsid w:val="00766C40"/>
    <w:rsid w:val="00794627"/>
    <w:rsid w:val="0079539F"/>
    <w:rsid w:val="007A4CEF"/>
    <w:rsid w:val="007C3ADB"/>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0970"/>
    <w:rsid w:val="009031FE"/>
    <w:rsid w:val="00907523"/>
    <w:rsid w:val="00933B37"/>
    <w:rsid w:val="00937894"/>
    <w:rsid w:val="00953595"/>
    <w:rsid w:val="009560FB"/>
    <w:rsid w:val="00961180"/>
    <w:rsid w:val="0096607E"/>
    <w:rsid w:val="00973F0F"/>
    <w:rsid w:val="00973F44"/>
    <w:rsid w:val="00986B36"/>
    <w:rsid w:val="0099754D"/>
    <w:rsid w:val="009C3FC2"/>
    <w:rsid w:val="009D3D33"/>
    <w:rsid w:val="009D661B"/>
    <w:rsid w:val="009E58D5"/>
    <w:rsid w:val="009E6BDA"/>
    <w:rsid w:val="00A151FA"/>
    <w:rsid w:val="00A22789"/>
    <w:rsid w:val="00A313B2"/>
    <w:rsid w:val="00A6268B"/>
    <w:rsid w:val="00A77EE2"/>
    <w:rsid w:val="00A91BEB"/>
    <w:rsid w:val="00A97A34"/>
    <w:rsid w:val="00AA2967"/>
    <w:rsid w:val="00AA2BD0"/>
    <w:rsid w:val="00AB1405"/>
    <w:rsid w:val="00AD160A"/>
    <w:rsid w:val="00AD7B86"/>
    <w:rsid w:val="00AE19E5"/>
    <w:rsid w:val="00AE21A0"/>
    <w:rsid w:val="00B26157"/>
    <w:rsid w:val="00B36344"/>
    <w:rsid w:val="00B3763D"/>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66260"/>
    <w:rsid w:val="00E80461"/>
    <w:rsid w:val="00E81E74"/>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51E15"/>
    <w:rsid w:val="00F67C00"/>
    <w:rsid w:val="00F70415"/>
    <w:rsid w:val="00F74520"/>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hyperlink" Target="https://platform.appgyver.com/"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ees\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D5F70C-6275-43D5-9D9D-1ABC457572A7}">
  <ds:schemaRefs>
    <ds:schemaRef ds:uri="http://purl.org/dc/elements/1.1/"/>
    <ds:schemaRef ds:uri="ab69df74-806e-4205-bc11-cddf1df0a3e1"/>
    <ds:schemaRef ds:uri="http://purl.org/dc/terms/"/>
    <ds:schemaRef ds:uri="http://schemas.microsoft.com/office/infopath/2007/PartnerControls"/>
    <ds:schemaRef ds:uri="http://schemas.microsoft.com/office/2006/documentManagement/types"/>
    <ds:schemaRef ds:uri="http://schemas.microsoft.com/office/2006/metadata/properties"/>
    <ds:schemaRef ds:uri="d0b9ae9d-b9ff-4ac6-9f08-4bf5543ea0ed"/>
    <ds:schemaRef ds:uri="http://www.w3.org/XML/1998/namespace"/>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1230</TotalTime>
  <Pages>16</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Joe Lees</cp:lastModifiedBy>
  <cp:revision>79</cp:revision>
  <cp:lastPrinted>2023-08-18T10:14:00Z</cp:lastPrinted>
  <dcterms:created xsi:type="dcterms:W3CDTF">2023-08-14T14:40:00Z</dcterms:created>
  <dcterms:modified xsi:type="dcterms:W3CDTF">2023-08-18T10:14:00Z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