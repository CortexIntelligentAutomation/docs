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6EE0F209" w:rsidR="00356853" w:rsidRPr="00356853" w:rsidRDefault="00700EF6" w:rsidP="00356853">
                      <w:pPr>
                        <w:pStyle w:val="Title"/>
                      </w:pPr>
                      <w:r>
                        <w:t>CORTEX Interaction Portal</w:t>
                      </w:r>
                      <w:r w:rsidR="00356853" w:rsidRPr="00356853">
                        <w:br/>
                      </w:r>
                      <w:r w:rsidR="00E32CEE">
                        <w:rPr>
                          <w:rStyle w:val="SubtitleChar"/>
                        </w:rPr>
                        <w:t>User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1FC10380" w14:textId="5D3A4254" w:rsidR="009560F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5750" w:history="1">
            <w:r w:rsidR="009560FB" w:rsidRPr="002F3388">
              <w:rPr>
                <w:rStyle w:val="Hyperlink"/>
                <w:noProof/>
              </w:rPr>
              <w:t>1 Introduction</w:t>
            </w:r>
            <w:r w:rsidR="009560FB">
              <w:rPr>
                <w:noProof/>
                <w:webHidden/>
              </w:rPr>
              <w:tab/>
            </w:r>
            <w:r w:rsidR="009560FB">
              <w:rPr>
                <w:noProof/>
                <w:webHidden/>
              </w:rPr>
              <w:fldChar w:fldCharType="begin"/>
            </w:r>
            <w:r w:rsidR="009560FB">
              <w:rPr>
                <w:noProof/>
                <w:webHidden/>
              </w:rPr>
              <w:instrText xml:space="preserve"> PAGEREF _Toc143175750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4AAFFD22" w14:textId="3091F2A6"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1" w:history="1">
            <w:r w:rsidR="009560FB" w:rsidRPr="002F3388">
              <w:rPr>
                <w:rStyle w:val="Hyperlink"/>
                <w:noProof/>
              </w:rPr>
              <w:t>1.1 AppGyver Overview</w:t>
            </w:r>
            <w:r w:rsidR="009560FB">
              <w:rPr>
                <w:noProof/>
                <w:webHidden/>
              </w:rPr>
              <w:tab/>
            </w:r>
            <w:r w:rsidR="009560FB">
              <w:rPr>
                <w:noProof/>
                <w:webHidden/>
              </w:rPr>
              <w:fldChar w:fldCharType="begin"/>
            </w:r>
            <w:r w:rsidR="009560FB">
              <w:rPr>
                <w:noProof/>
                <w:webHidden/>
              </w:rPr>
              <w:instrText xml:space="preserve"> PAGEREF _Toc143175751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5C8EE950" w14:textId="01BDCFF4"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2" w:history="1">
            <w:r w:rsidR="009560FB" w:rsidRPr="002F3388">
              <w:rPr>
                <w:rStyle w:val="Hyperlink"/>
                <w:noProof/>
              </w:rPr>
              <w:t>1.2 AppGyver and CORTEX</w:t>
            </w:r>
            <w:r w:rsidR="009560FB">
              <w:rPr>
                <w:noProof/>
                <w:webHidden/>
              </w:rPr>
              <w:tab/>
            </w:r>
            <w:r w:rsidR="009560FB">
              <w:rPr>
                <w:noProof/>
                <w:webHidden/>
              </w:rPr>
              <w:fldChar w:fldCharType="begin"/>
            </w:r>
            <w:r w:rsidR="009560FB">
              <w:rPr>
                <w:noProof/>
                <w:webHidden/>
              </w:rPr>
              <w:instrText xml:space="preserve"> PAGEREF _Toc143175752 \h </w:instrText>
            </w:r>
            <w:r w:rsidR="009560FB">
              <w:rPr>
                <w:noProof/>
                <w:webHidden/>
              </w:rPr>
            </w:r>
            <w:r w:rsidR="009560FB">
              <w:rPr>
                <w:noProof/>
                <w:webHidden/>
              </w:rPr>
              <w:fldChar w:fldCharType="separate"/>
            </w:r>
            <w:r w:rsidR="003334E7">
              <w:rPr>
                <w:noProof/>
                <w:webHidden/>
              </w:rPr>
              <w:t>4</w:t>
            </w:r>
            <w:r w:rsidR="009560FB">
              <w:rPr>
                <w:noProof/>
                <w:webHidden/>
              </w:rPr>
              <w:fldChar w:fldCharType="end"/>
            </w:r>
          </w:hyperlink>
        </w:p>
        <w:p w14:paraId="7199900E" w14:textId="3D092A27"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3" w:history="1">
            <w:r w:rsidR="009560FB" w:rsidRPr="002F3388">
              <w:rPr>
                <w:rStyle w:val="Hyperlink"/>
                <w:noProof/>
              </w:rPr>
              <w:t>2 Log In</w:t>
            </w:r>
            <w:r w:rsidR="009560FB">
              <w:rPr>
                <w:noProof/>
                <w:webHidden/>
              </w:rPr>
              <w:tab/>
            </w:r>
            <w:r w:rsidR="009560FB">
              <w:rPr>
                <w:noProof/>
                <w:webHidden/>
              </w:rPr>
              <w:fldChar w:fldCharType="begin"/>
            </w:r>
            <w:r w:rsidR="009560FB">
              <w:rPr>
                <w:noProof/>
                <w:webHidden/>
              </w:rPr>
              <w:instrText xml:space="preserve"> PAGEREF _Toc143175753 \h </w:instrText>
            </w:r>
            <w:r w:rsidR="009560FB">
              <w:rPr>
                <w:noProof/>
                <w:webHidden/>
              </w:rPr>
            </w:r>
            <w:r w:rsidR="009560FB">
              <w:rPr>
                <w:noProof/>
                <w:webHidden/>
              </w:rPr>
              <w:fldChar w:fldCharType="separate"/>
            </w:r>
            <w:r w:rsidR="003334E7">
              <w:rPr>
                <w:noProof/>
                <w:webHidden/>
              </w:rPr>
              <w:t>6</w:t>
            </w:r>
            <w:r w:rsidR="009560FB">
              <w:rPr>
                <w:noProof/>
                <w:webHidden/>
              </w:rPr>
              <w:fldChar w:fldCharType="end"/>
            </w:r>
          </w:hyperlink>
        </w:p>
        <w:p w14:paraId="2B385BCE" w14:textId="3A0DE9B7"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4" w:history="1">
            <w:r w:rsidR="009560FB" w:rsidRPr="002F3388">
              <w:rPr>
                <w:rStyle w:val="Hyperlink"/>
                <w:noProof/>
              </w:rPr>
              <w:t>3 Home Page</w:t>
            </w:r>
            <w:r w:rsidR="009560FB">
              <w:rPr>
                <w:noProof/>
                <w:webHidden/>
              </w:rPr>
              <w:tab/>
            </w:r>
            <w:r w:rsidR="009560FB">
              <w:rPr>
                <w:noProof/>
                <w:webHidden/>
              </w:rPr>
              <w:fldChar w:fldCharType="begin"/>
            </w:r>
            <w:r w:rsidR="009560FB">
              <w:rPr>
                <w:noProof/>
                <w:webHidden/>
              </w:rPr>
              <w:instrText xml:space="preserve"> PAGEREF _Toc143175754 \h </w:instrText>
            </w:r>
            <w:r w:rsidR="009560FB">
              <w:rPr>
                <w:noProof/>
                <w:webHidden/>
              </w:rPr>
            </w:r>
            <w:r w:rsidR="009560FB">
              <w:rPr>
                <w:noProof/>
                <w:webHidden/>
              </w:rPr>
              <w:fldChar w:fldCharType="separate"/>
            </w:r>
            <w:r w:rsidR="003334E7">
              <w:rPr>
                <w:noProof/>
                <w:webHidden/>
              </w:rPr>
              <w:t>7</w:t>
            </w:r>
            <w:r w:rsidR="009560FB">
              <w:rPr>
                <w:noProof/>
                <w:webHidden/>
              </w:rPr>
              <w:fldChar w:fldCharType="end"/>
            </w:r>
          </w:hyperlink>
        </w:p>
        <w:p w14:paraId="2C26A4E9" w14:textId="22045200"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5" w:history="1">
            <w:r w:rsidR="009560FB" w:rsidRPr="002F3388">
              <w:rPr>
                <w:rStyle w:val="Hyperlink"/>
                <w:noProof/>
              </w:rPr>
              <w:t>4 Service Requests</w:t>
            </w:r>
            <w:r w:rsidR="009560FB">
              <w:rPr>
                <w:noProof/>
                <w:webHidden/>
              </w:rPr>
              <w:tab/>
            </w:r>
            <w:r w:rsidR="009560FB">
              <w:rPr>
                <w:noProof/>
                <w:webHidden/>
              </w:rPr>
              <w:fldChar w:fldCharType="begin"/>
            </w:r>
            <w:r w:rsidR="009560FB">
              <w:rPr>
                <w:noProof/>
                <w:webHidden/>
              </w:rPr>
              <w:instrText xml:space="preserve"> PAGEREF _Toc143175755 \h </w:instrText>
            </w:r>
            <w:r w:rsidR="009560FB">
              <w:rPr>
                <w:noProof/>
                <w:webHidden/>
              </w:rPr>
            </w:r>
            <w:r w:rsidR="009560FB">
              <w:rPr>
                <w:noProof/>
                <w:webHidden/>
              </w:rPr>
              <w:fldChar w:fldCharType="separate"/>
            </w:r>
            <w:r w:rsidR="003334E7">
              <w:rPr>
                <w:noProof/>
                <w:webHidden/>
              </w:rPr>
              <w:t>9</w:t>
            </w:r>
            <w:r w:rsidR="009560FB">
              <w:rPr>
                <w:noProof/>
                <w:webHidden/>
              </w:rPr>
              <w:fldChar w:fldCharType="end"/>
            </w:r>
          </w:hyperlink>
        </w:p>
        <w:p w14:paraId="61914586" w14:textId="6855DF4C"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56" w:history="1">
            <w:r w:rsidR="009560FB" w:rsidRPr="002F3388">
              <w:rPr>
                <w:rStyle w:val="Hyperlink"/>
                <w:noProof/>
              </w:rPr>
              <w:t>5 Process Dashboard</w:t>
            </w:r>
            <w:r w:rsidR="009560FB">
              <w:rPr>
                <w:noProof/>
                <w:webHidden/>
              </w:rPr>
              <w:tab/>
            </w:r>
            <w:r w:rsidR="009560FB">
              <w:rPr>
                <w:noProof/>
                <w:webHidden/>
              </w:rPr>
              <w:fldChar w:fldCharType="begin"/>
            </w:r>
            <w:r w:rsidR="009560FB">
              <w:rPr>
                <w:noProof/>
                <w:webHidden/>
              </w:rPr>
              <w:instrText xml:space="preserve"> PAGEREF _Toc143175756 \h </w:instrText>
            </w:r>
            <w:r w:rsidR="009560FB">
              <w:rPr>
                <w:noProof/>
                <w:webHidden/>
              </w:rPr>
            </w:r>
            <w:r w:rsidR="009560FB">
              <w:rPr>
                <w:noProof/>
                <w:webHidden/>
              </w:rPr>
              <w:fldChar w:fldCharType="separate"/>
            </w:r>
            <w:r w:rsidR="003334E7">
              <w:rPr>
                <w:noProof/>
                <w:webHidden/>
              </w:rPr>
              <w:t>11</w:t>
            </w:r>
            <w:r w:rsidR="009560FB">
              <w:rPr>
                <w:noProof/>
                <w:webHidden/>
              </w:rPr>
              <w:fldChar w:fldCharType="end"/>
            </w:r>
          </w:hyperlink>
        </w:p>
        <w:p w14:paraId="1D251F71" w14:textId="3FFD76F2"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7" w:history="1">
            <w:r w:rsidR="009560FB" w:rsidRPr="002F3388">
              <w:rPr>
                <w:rStyle w:val="Hyperlink"/>
                <w:noProof/>
              </w:rPr>
              <w:t>5.1 Process Execution View</w:t>
            </w:r>
            <w:r w:rsidR="009560FB">
              <w:rPr>
                <w:noProof/>
                <w:webHidden/>
              </w:rPr>
              <w:tab/>
            </w:r>
            <w:r w:rsidR="009560FB">
              <w:rPr>
                <w:noProof/>
                <w:webHidden/>
              </w:rPr>
              <w:fldChar w:fldCharType="begin"/>
            </w:r>
            <w:r w:rsidR="009560FB">
              <w:rPr>
                <w:noProof/>
                <w:webHidden/>
              </w:rPr>
              <w:instrText xml:space="preserve"> PAGEREF _Toc143175757 \h </w:instrText>
            </w:r>
            <w:r w:rsidR="009560FB">
              <w:rPr>
                <w:noProof/>
                <w:webHidden/>
              </w:rPr>
            </w:r>
            <w:r w:rsidR="009560FB">
              <w:rPr>
                <w:noProof/>
                <w:webHidden/>
              </w:rPr>
              <w:fldChar w:fldCharType="separate"/>
            </w:r>
            <w:r w:rsidR="003334E7">
              <w:rPr>
                <w:noProof/>
                <w:webHidden/>
              </w:rPr>
              <w:t>11</w:t>
            </w:r>
            <w:r w:rsidR="009560FB">
              <w:rPr>
                <w:noProof/>
                <w:webHidden/>
              </w:rPr>
              <w:fldChar w:fldCharType="end"/>
            </w:r>
          </w:hyperlink>
        </w:p>
        <w:p w14:paraId="3433EBE5" w14:textId="3023D921"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8" w:history="1">
            <w:r w:rsidR="009560FB" w:rsidRPr="002F3388">
              <w:rPr>
                <w:rStyle w:val="Hyperlink"/>
                <w:noProof/>
              </w:rPr>
              <w:t>5.2 Filters</w:t>
            </w:r>
            <w:r w:rsidR="009560FB">
              <w:rPr>
                <w:noProof/>
                <w:webHidden/>
              </w:rPr>
              <w:tab/>
            </w:r>
            <w:r w:rsidR="009560FB">
              <w:rPr>
                <w:noProof/>
                <w:webHidden/>
              </w:rPr>
              <w:fldChar w:fldCharType="begin"/>
            </w:r>
            <w:r w:rsidR="009560FB">
              <w:rPr>
                <w:noProof/>
                <w:webHidden/>
              </w:rPr>
              <w:instrText xml:space="preserve"> PAGEREF _Toc143175758 \h </w:instrText>
            </w:r>
            <w:r w:rsidR="009560FB">
              <w:rPr>
                <w:noProof/>
                <w:webHidden/>
              </w:rPr>
            </w:r>
            <w:r w:rsidR="009560FB">
              <w:rPr>
                <w:noProof/>
                <w:webHidden/>
              </w:rPr>
              <w:fldChar w:fldCharType="separate"/>
            </w:r>
            <w:r w:rsidR="003334E7">
              <w:rPr>
                <w:noProof/>
                <w:webHidden/>
              </w:rPr>
              <w:t>12</w:t>
            </w:r>
            <w:r w:rsidR="009560FB">
              <w:rPr>
                <w:noProof/>
                <w:webHidden/>
              </w:rPr>
              <w:fldChar w:fldCharType="end"/>
            </w:r>
          </w:hyperlink>
        </w:p>
        <w:p w14:paraId="46ED92B9" w14:textId="3D314CE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59" w:history="1">
            <w:r w:rsidR="009560FB" w:rsidRPr="002F3388">
              <w:rPr>
                <w:rStyle w:val="Hyperlink"/>
                <w:noProof/>
              </w:rPr>
              <w:t>5.3 Queues</w:t>
            </w:r>
            <w:r w:rsidR="009560FB">
              <w:rPr>
                <w:noProof/>
                <w:webHidden/>
              </w:rPr>
              <w:tab/>
            </w:r>
            <w:r w:rsidR="009560FB">
              <w:rPr>
                <w:noProof/>
                <w:webHidden/>
              </w:rPr>
              <w:fldChar w:fldCharType="begin"/>
            </w:r>
            <w:r w:rsidR="009560FB">
              <w:rPr>
                <w:noProof/>
                <w:webHidden/>
              </w:rPr>
              <w:instrText xml:space="preserve"> PAGEREF _Toc143175759 \h </w:instrText>
            </w:r>
            <w:r w:rsidR="009560FB">
              <w:rPr>
                <w:noProof/>
                <w:webHidden/>
              </w:rPr>
            </w:r>
            <w:r w:rsidR="009560FB">
              <w:rPr>
                <w:noProof/>
                <w:webHidden/>
              </w:rPr>
              <w:fldChar w:fldCharType="separate"/>
            </w:r>
            <w:r w:rsidR="003334E7">
              <w:rPr>
                <w:noProof/>
                <w:webHidden/>
              </w:rPr>
              <w:t>13</w:t>
            </w:r>
            <w:r w:rsidR="009560FB">
              <w:rPr>
                <w:noProof/>
                <w:webHidden/>
              </w:rPr>
              <w:fldChar w:fldCharType="end"/>
            </w:r>
          </w:hyperlink>
        </w:p>
        <w:p w14:paraId="23229794" w14:textId="56CD1CDD"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0" w:history="1">
            <w:r w:rsidR="009560FB" w:rsidRPr="002F3388">
              <w:rPr>
                <w:rStyle w:val="Hyperlink"/>
                <w:noProof/>
              </w:rPr>
              <w:t>6 My Process Dashboard</w:t>
            </w:r>
            <w:r w:rsidR="009560FB">
              <w:rPr>
                <w:noProof/>
                <w:webHidden/>
              </w:rPr>
              <w:tab/>
            </w:r>
            <w:r w:rsidR="009560FB">
              <w:rPr>
                <w:noProof/>
                <w:webHidden/>
              </w:rPr>
              <w:fldChar w:fldCharType="begin"/>
            </w:r>
            <w:r w:rsidR="009560FB">
              <w:rPr>
                <w:noProof/>
                <w:webHidden/>
              </w:rPr>
              <w:instrText xml:space="preserve"> PAGEREF _Toc143175760 \h </w:instrText>
            </w:r>
            <w:r w:rsidR="009560FB">
              <w:rPr>
                <w:noProof/>
                <w:webHidden/>
              </w:rPr>
            </w:r>
            <w:r w:rsidR="009560FB">
              <w:rPr>
                <w:noProof/>
                <w:webHidden/>
              </w:rPr>
              <w:fldChar w:fldCharType="separate"/>
            </w:r>
            <w:r w:rsidR="003334E7">
              <w:rPr>
                <w:noProof/>
                <w:webHidden/>
              </w:rPr>
              <w:t>14</w:t>
            </w:r>
            <w:r w:rsidR="009560FB">
              <w:rPr>
                <w:noProof/>
                <w:webHidden/>
              </w:rPr>
              <w:fldChar w:fldCharType="end"/>
            </w:r>
          </w:hyperlink>
        </w:p>
        <w:p w14:paraId="011DD07A" w14:textId="48B8955D" w:rsidR="009560F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5761" w:history="1">
            <w:r w:rsidR="009560FB" w:rsidRPr="002F3388">
              <w:rPr>
                <w:rStyle w:val="Hyperlink"/>
                <w:noProof/>
              </w:rPr>
              <w:t>7 Administrator Settings</w:t>
            </w:r>
            <w:r w:rsidR="009560FB">
              <w:rPr>
                <w:noProof/>
                <w:webHidden/>
              </w:rPr>
              <w:tab/>
            </w:r>
            <w:r w:rsidR="009560FB">
              <w:rPr>
                <w:noProof/>
                <w:webHidden/>
              </w:rPr>
              <w:fldChar w:fldCharType="begin"/>
            </w:r>
            <w:r w:rsidR="009560FB">
              <w:rPr>
                <w:noProof/>
                <w:webHidden/>
              </w:rPr>
              <w:instrText xml:space="preserve"> PAGEREF _Toc143175761 \h </w:instrText>
            </w:r>
            <w:r w:rsidR="009560FB">
              <w:rPr>
                <w:noProof/>
                <w:webHidden/>
              </w:rPr>
            </w:r>
            <w:r w:rsidR="009560FB">
              <w:rPr>
                <w:noProof/>
                <w:webHidden/>
              </w:rPr>
              <w:fldChar w:fldCharType="separate"/>
            </w:r>
            <w:r w:rsidR="003334E7">
              <w:rPr>
                <w:noProof/>
                <w:webHidden/>
              </w:rPr>
              <w:t>15</w:t>
            </w:r>
            <w:r w:rsidR="009560FB">
              <w:rPr>
                <w:noProof/>
                <w:webHidden/>
              </w:rPr>
              <w:fldChar w:fldCharType="end"/>
            </w:r>
          </w:hyperlink>
        </w:p>
        <w:p w14:paraId="6FD38546" w14:textId="76679C05"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2" w:history="1">
            <w:r w:rsidR="009560FB" w:rsidRPr="002F3388">
              <w:rPr>
                <w:rStyle w:val="Hyperlink"/>
                <w:noProof/>
              </w:rPr>
              <w:t>7.1 Manage Service Requests</w:t>
            </w:r>
            <w:r w:rsidR="009560FB">
              <w:rPr>
                <w:noProof/>
                <w:webHidden/>
              </w:rPr>
              <w:tab/>
            </w:r>
            <w:r w:rsidR="009560FB">
              <w:rPr>
                <w:noProof/>
                <w:webHidden/>
              </w:rPr>
              <w:fldChar w:fldCharType="begin"/>
            </w:r>
            <w:r w:rsidR="009560FB">
              <w:rPr>
                <w:noProof/>
                <w:webHidden/>
              </w:rPr>
              <w:instrText xml:space="preserve"> PAGEREF _Toc143175762 \h </w:instrText>
            </w:r>
            <w:r w:rsidR="009560FB">
              <w:rPr>
                <w:noProof/>
                <w:webHidden/>
              </w:rPr>
            </w:r>
            <w:r w:rsidR="009560FB">
              <w:rPr>
                <w:noProof/>
                <w:webHidden/>
              </w:rPr>
              <w:fldChar w:fldCharType="separate"/>
            </w:r>
            <w:r w:rsidR="003334E7">
              <w:rPr>
                <w:noProof/>
                <w:webHidden/>
              </w:rPr>
              <w:t>16</w:t>
            </w:r>
            <w:r w:rsidR="009560FB">
              <w:rPr>
                <w:noProof/>
                <w:webHidden/>
              </w:rPr>
              <w:fldChar w:fldCharType="end"/>
            </w:r>
          </w:hyperlink>
        </w:p>
        <w:p w14:paraId="20ACCE09" w14:textId="51F25A7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3" w:history="1">
            <w:r w:rsidR="009560FB" w:rsidRPr="002F3388">
              <w:rPr>
                <w:rStyle w:val="Hyperlink"/>
                <w:noProof/>
              </w:rPr>
              <w:t>7.2 Manage Settings</w:t>
            </w:r>
            <w:r w:rsidR="009560FB">
              <w:rPr>
                <w:noProof/>
                <w:webHidden/>
              </w:rPr>
              <w:tab/>
            </w:r>
            <w:r w:rsidR="009560FB">
              <w:rPr>
                <w:noProof/>
                <w:webHidden/>
              </w:rPr>
              <w:fldChar w:fldCharType="begin"/>
            </w:r>
            <w:r w:rsidR="009560FB">
              <w:rPr>
                <w:noProof/>
                <w:webHidden/>
              </w:rPr>
              <w:instrText xml:space="preserve"> PAGEREF _Toc143175763 \h </w:instrText>
            </w:r>
            <w:r w:rsidR="009560FB">
              <w:rPr>
                <w:noProof/>
                <w:webHidden/>
              </w:rPr>
            </w:r>
            <w:r w:rsidR="009560FB">
              <w:rPr>
                <w:noProof/>
                <w:webHidden/>
              </w:rPr>
              <w:fldChar w:fldCharType="separate"/>
            </w:r>
            <w:r w:rsidR="003334E7">
              <w:rPr>
                <w:noProof/>
                <w:webHidden/>
              </w:rPr>
              <w:t>18</w:t>
            </w:r>
            <w:r w:rsidR="009560FB">
              <w:rPr>
                <w:noProof/>
                <w:webHidden/>
              </w:rPr>
              <w:fldChar w:fldCharType="end"/>
            </w:r>
          </w:hyperlink>
        </w:p>
        <w:p w14:paraId="2068FB2D" w14:textId="1A69352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4" w:history="1">
            <w:r w:rsidR="009560FB" w:rsidRPr="002F3388">
              <w:rPr>
                <w:rStyle w:val="Hyperlink"/>
                <w:noProof/>
              </w:rPr>
              <w:t>7.3 Manage Processes and Tasks</w:t>
            </w:r>
            <w:r w:rsidR="009560FB">
              <w:rPr>
                <w:noProof/>
                <w:webHidden/>
              </w:rPr>
              <w:tab/>
            </w:r>
            <w:r w:rsidR="009560FB">
              <w:rPr>
                <w:noProof/>
                <w:webHidden/>
              </w:rPr>
              <w:fldChar w:fldCharType="begin"/>
            </w:r>
            <w:r w:rsidR="009560FB">
              <w:rPr>
                <w:noProof/>
                <w:webHidden/>
              </w:rPr>
              <w:instrText xml:space="preserve"> PAGEREF _Toc143175764 \h </w:instrText>
            </w:r>
            <w:r w:rsidR="009560FB">
              <w:rPr>
                <w:noProof/>
                <w:webHidden/>
              </w:rPr>
            </w:r>
            <w:r w:rsidR="009560FB">
              <w:rPr>
                <w:noProof/>
                <w:webHidden/>
              </w:rPr>
              <w:fldChar w:fldCharType="separate"/>
            </w:r>
            <w:r w:rsidR="003334E7">
              <w:rPr>
                <w:noProof/>
                <w:webHidden/>
              </w:rPr>
              <w:t>20</w:t>
            </w:r>
            <w:r w:rsidR="009560FB">
              <w:rPr>
                <w:noProof/>
                <w:webHidden/>
              </w:rPr>
              <w:fldChar w:fldCharType="end"/>
            </w:r>
          </w:hyperlink>
        </w:p>
        <w:p w14:paraId="7678A0E5" w14:textId="5759A68F" w:rsidR="009560F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5765" w:history="1">
            <w:r w:rsidR="009560FB" w:rsidRPr="002F3388">
              <w:rPr>
                <w:rStyle w:val="Hyperlink"/>
                <w:noProof/>
              </w:rPr>
              <w:t>7.4 Manage Sessions</w:t>
            </w:r>
            <w:r w:rsidR="009560FB">
              <w:rPr>
                <w:noProof/>
                <w:webHidden/>
              </w:rPr>
              <w:tab/>
            </w:r>
            <w:r w:rsidR="009560FB">
              <w:rPr>
                <w:noProof/>
                <w:webHidden/>
              </w:rPr>
              <w:fldChar w:fldCharType="begin"/>
            </w:r>
            <w:r w:rsidR="009560FB">
              <w:rPr>
                <w:noProof/>
                <w:webHidden/>
              </w:rPr>
              <w:instrText xml:space="preserve"> PAGEREF _Toc143175765 \h </w:instrText>
            </w:r>
            <w:r w:rsidR="009560FB">
              <w:rPr>
                <w:noProof/>
                <w:webHidden/>
              </w:rPr>
            </w:r>
            <w:r w:rsidR="009560FB">
              <w:rPr>
                <w:noProof/>
                <w:webHidden/>
              </w:rPr>
              <w:fldChar w:fldCharType="separate"/>
            </w:r>
            <w:r w:rsidR="003334E7">
              <w:rPr>
                <w:noProof/>
                <w:webHidden/>
              </w:rPr>
              <w:t>26</w:t>
            </w:r>
            <w:r w:rsidR="009560FB">
              <w:rPr>
                <w:noProof/>
                <w:webHidden/>
              </w:rPr>
              <w:fldChar w:fldCharType="end"/>
            </w:r>
          </w:hyperlink>
        </w:p>
        <w:p w14:paraId="42EAD75C" w14:textId="0CC17033"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7F4D92C0" w:rsidR="00BD0CC5" w:rsidRPr="00D41D82" w:rsidRDefault="004406BF" w:rsidP="00D41D82">
      <w:pPr>
        <w:spacing w:after="120" w:line="240" w:lineRule="auto"/>
        <w:jc w:val="both"/>
        <w:rPr>
          <w:rFonts w:ascii="Trebuchet MS" w:eastAsia="Times New Roman" w:hAnsi="Trebuchet MS" w:cs="Times New Roman"/>
          <w:szCs w:val="24"/>
          <w:lang w:eastAsia="en-GB"/>
        </w:rPr>
      </w:pPr>
      <w:r w:rsidRPr="004406BF">
        <w:t>This document</w:t>
      </w:r>
      <w:r w:rsidR="00355E61">
        <w:t xml:space="preserve"> </w:t>
      </w:r>
      <w:r w:rsidR="00700EF6" w:rsidRPr="000C65AB">
        <w:t>provides</w:t>
      </w:r>
      <w:r w:rsidR="00D41D82">
        <w:t xml:space="preserve"> </w:t>
      </w:r>
      <w:r w:rsidR="00D41D82" w:rsidRPr="00893A94">
        <w:rPr>
          <w:rFonts w:ascii="Trebuchet MS" w:eastAsia="Times New Roman" w:hAnsi="Trebuchet MS" w:cs="Times New Roman"/>
          <w:szCs w:val="24"/>
          <w:lang w:eastAsia="en-GB"/>
        </w:rPr>
        <w:t xml:space="preserve">a general guide to the </w:t>
      </w:r>
      <w:del w:id="2" w:author="Jonathan Rogers" w:date="2023-02-07T11:39:00Z">
        <w:r w:rsidR="00D41D82" w:rsidRPr="00893A94">
          <w:rPr>
            <w:rFonts w:ascii="Trebuchet MS" w:eastAsia="Times New Roman" w:hAnsi="Trebuchet MS" w:cs="Times New Roman"/>
            <w:szCs w:val="24"/>
            <w:lang w:eastAsia="en-GB"/>
          </w:rPr>
          <w:delText xml:space="preserve">deployment </w:delText>
        </w:r>
      </w:del>
      <w:ins w:id="3" w:author="Jonathan Rogers" w:date="2023-02-07T11:39:00Z">
        <w:r w:rsidR="00D41D82" w:rsidRPr="00893A94">
          <w:rPr>
            <w:rFonts w:ascii="Trebuchet MS" w:eastAsia="Times New Roman" w:hAnsi="Trebuchet MS" w:cs="Times New Roman"/>
            <w:szCs w:val="24"/>
            <w:lang w:eastAsia="en-GB"/>
          </w:rPr>
          <w:t xml:space="preserve">use </w:t>
        </w:r>
      </w:ins>
      <w:r w:rsidR="00D41D82" w:rsidRPr="00893A94">
        <w:rPr>
          <w:rFonts w:ascii="Trebuchet MS" w:eastAsia="Times New Roman" w:hAnsi="Trebuchet MS" w:cs="Times New Roman"/>
          <w:szCs w:val="24"/>
          <w:lang w:eastAsia="en-GB"/>
        </w:rPr>
        <w:t xml:space="preserve">of the Cortex Interaction Portal solution, including </w:t>
      </w:r>
      <w:del w:id="4" w:author="Jonathan Rogers" w:date="2023-02-07T11:40:00Z">
        <w:r w:rsidR="00D41D82" w:rsidRPr="00893A94">
          <w:rPr>
            <w:rFonts w:ascii="Trebuchet MS" w:eastAsia="Times New Roman" w:hAnsi="Trebuchet MS" w:cs="Times New Roman"/>
            <w:szCs w:val="24"/>
            <w:lang w:eastAsia="en-GB"/>
          </w:rPr>
          <w:delText>the steps to configure and deploy alongside a Cortex Innovation instance.</w:delText>
        </w:r>
      </w:del>
      <w:ins w:id="5" w:author="Jonathan Rogers" w:date="2023-02-07T11:40:00Z">
        <w:r w:rsidR="00D41D82" w:rsidRPr="00893A94">
          <w:rPr>
            <w:rFonts w:ascii="Trebuchet MS" w:eastAsia="Times New Roman" w:hAnsi="Trebuchet MS" w:cs="Times New Roman"/>
            <w:szCs w:val="24"/>
            <w:lang w:eastAsia="en-GB"/>
          </w:rPr>
          <w:t>service requests, process driven UIs and admin functions.</w:t>
        </w:r>
      </w:ins>
    </w:p>
    <w:p w14:paraId="1296A66F" w14:textId="77777777" w:rsidR="004406BF" w:rsidRPr="004406BF" w:rsidRDefault="004406BF" w:rsidP="00BA1453">
      <w:pPr>
        <w:pStyle w:val="PrefaceSubheading"/>
      </w:pPr>
      <w:bookmarkStart w:id="6" w:name="_Toc103051766"/>
      <w:bookmarkStart w:id="7" w:name="_Toc104202349"/>
      <w:bookmarkStart w:id="8" w:name="_Toc123638453"/>
      <w:bookmarkStart w:id="9" w:name="_Toc131666170"/>
      <w:r w:rsidRPr="004406BF">
        <w:t>Audience</w:t>
      </w:r>
      <w:bookmarkEnd w:id="6"/>
      <w:bookmarkEnd w:id="7"/>
      <w:bookmarkEnd w:id="8"/>
      <w:bookmarkEnd w:id="9"/>
    </w:p>
    <w:p w14:paraId="1C9D56EE" w14:textId="77777777" w:rsidR="00756BA6" w:rsidRPr="00721B92" w:rsidRDefault="00756BA6" w:rsidP="00756BA6">
      <w:bookmarkStart w:id="10" w:name="_Toc103051767"/>
      <w:bookmarkStart w:id="11" w:name="_Toc104202350"/>
      <w:bookmarkStart w:id="12" w:name="_Toc123638454"/>
      <w:bookmarkStart w:id="13" w:name="_Toc131666171"/>
      <w:r w:rsidRPr="00721B92">
        <w:t xml:space="preserve">This document is intended for </w:t>
      </w:r>
      <w:del w:id="14" w:author="Jonathan Rogers" w:date="2023-02-07T11:40:00Z">
        <w:r w:rsidRPr="00721B92">
          <w:delText xml:space="preserve">developers </w:delText>
        </w:r>
      </w:del>
      <w:ins w:id="15" w:author="Jonathan Rogers" w:date="2023-02-07T11:40:00Z">
        <w:r w:rsidRPr="00721B92">
          <w:t xml:space="preserve">users </w:t>
        </w:r>
      </w:ins>
      <w:r w:rsidRPr="00721B92">
        <w:t xml:space="preserve">who intend </w:t>
      </w:r>
      <w:del w:id="16" w:author="Jonathan Rogers" w:date="2023-02-07T11:40:00Z">
        <w:r w:rsidRPr="00721B92">
          <w:delText>to add UI and Human-in-the-Loop capabilities to the Cortex Innovation engine.</w:delText>
        </w:r>
      </w:del>
      <w:ins w:id="17" w:author="Jonathan Rogers" w:date="2023-02-07T11:40:00Z">
        <w:r w:rsidRPr="00721B92">
          <w:t xml:space="preserve">to utilise </w:t>
        </w:r>
      </w:ins>
      <w:r w:rsidRPr="00721B92">
        <w:t>Cortex Interaction Portal</w:t>
      </w:r>
      <w:ins w:id="18" w:author="Jonathan Rogers" w:date="2023-02-07T11:40:00Z">
        <w:r w:rsidRPr="00721B92">
          <w:t>.</w:t>
        </w:r>
      </w:ins>
    </w:p>
    <w:p w14:paraId="79BAE77A" w14:textId="77777777" w:rsidR="004406BF" w:rsidRPr="004406BF" w:rsidRDefault="004406BF" w:rsidP="00BA1453">
      <w:pPr>
        <w:pStyle w:val="PrefaceSubheading"/>
      </w:pPr>
      <w:r w:rsidRPr="004406BF">
        <w:t>Related Material</w:t>
      </w:r>
      <w:bookmarkEnd w:id="10"/>
      <w:bookmarkEnd w:id="11"/>
      <w:bookmarkEnd w:id="12"/>
      <w:bookmarkEnd w:id="13"/>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4F0B94"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430F06A9" w:rsidR="004F0B94" w:rsidRPr="00505B11" w:rsidRDefault="004F0B94" w:rsidP="004F0B94">
            <w:r>
              <w:t>CORTEX</w:t>
            </w:r>
            <w:r w:rsidRPr="00DE0C03">
              <w:t xml:space="preserve"> Interaction Portal Deployment Guide</w:t>
            </w:r>
          </w:p>
        </w:tc>
        <w:tc>
          <w:tcPr>
            <w:tcW w:w="4942" w:type="dxa"/>
          </w:tcPr>
          <w:p w14:paraId="243ABE68" w14:textId="3A9C3418" w:rsidR="004F0B94" w:rsidRDefault="004F0B94" w:rsidP="004F0B94">
            <w:r>
              <w:t>v3.0</w:t>
            </w:r>
          </w:p>
        </w:tc>
      </w:tr>
      <w:tr w:rsidR="000B343E" w14:paraId="5B7E2727" w14:textId="77777777" w:rsidTr="00973F0F">
        <w:tc>
          <w:tcPr>
            <w:tcW w:w="5346" w:type="dxa"/>
          </w:tcPr>
          <w:p w14:paraId="06FDBB5E" w14:textId="4515D7FC" w:rsidR="000B343E" w:rsidRPr="00505B11" w:rsidRDefault="000B343E" w:rsidP="00700EF6">
            <w:r>
              <w:t xml:space="preserve">CORTEX </w:t>
            </w:r>
            <w:ins w:id="19" w:author="Jonathan Rogers" w:date="2023-02-10T10:45:00Z">
              <w:r w:rsidRPr="002B4E43">
                <w:t xml:space="preserve">Interaction Portal </w:t>
              </w:r>
            </w:ins>
            <w:r w:rsidR="00756BA6">
              <w:t>Developer</w:t>
            </w:r>
            <w:ins w:id="20" w:author="Jonathan Rogers" w:date="2023-02-10T10:45:00Z">
              <w:r w:rsidRPr="002B4E43">
                <w:t xml:space="preserve"> Guide</w:t>
              </w:r>
            </w:ins>
          </w:p>
        </w:tc>
        <w:tc>
          <w:tcPr>
            <w:tcW w:w="4942" w:type="dxa"/>
          </w:tcPr>
          <w:p w14:paraId="3DC2D8AB" w14:textId="2C8B68A6" w:rsidR="000B343E" w:rsidRDefault="000B343E" w:rsidP="00700EF6">
            <w:r>
              <w:t>V</w:t>
            </w:r>
            <w:r w:rsidR="00756BA6">
              <w:t>3</w:t>
            </w:r>
            <w:r>
              <w:t>.0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6896928B" w:rsidR="000B343E" w:rsidRPr="00505B11" w:rsidRDefault="000B343E" w:rsidP="00700EF6">
            <w:r>
              <w:t xml:space="preserve">CORTEX </w:t>
            </w:r>
            <w:ins w:id="21" w:author="Jonathan Rogers" w:date="2023-02-10T10:45:00Z">
              <w:r w:rsidRPr="002B4E43">
                <w:t xml:space="preserve">Interaction Portal </w:t>
              </w:r>
            </w:ins>
            <w:r w:rsidR="00756BA6">
              <w:t xml:space="preserve">Merging </w:t>
            </w:r>
            <w:ins w:id="22" w:author="Jonathan Rogers" w:date="2023-02-10T10:45:00Z">
              <w:r w:rsidRPr="002B4E43">
                <w:t>Guide</w:t>
              </w:r>
            </w:ins>
          </w:p>
        </w:tc>
        <w:tc>
          <w:tcPr>
            <w:tcW w:w="4942" w:type="dxa"/>
          </w:tcPr>
          <w:p w14:paraId="2E5E72FD" w14:textId="10A5CB70" w:rsidR="000B343E" w:rsidRDefault="000B343E" w:rsidP="00700EF6">
            <w:r>
              <w:t>V2.0</w:t>
            </w:r>
          </w:p>
        </w:tc>
      </w:tr>
    </w:tbl>
    <w:p w14:paraId="6CF8D9C8" w14:textId="77777777" w:rsidR="00700EF6" w:rsidRDefault="00700EF6" w:rsidP="004406BF"/>
    <w:p w14:paraId="04EB3CAC" w14:textId="77777777" w:rsidR="004406BF" w:rsidRPr="004406BF" w:rsidRDefault="004406BF" w:rsidP="00BA1453">
      <w:pPr>
        <w:pStyle w:val="PrefaceSubheading"/>
      </w:pPr>
      <w:bookmarkStart w:id="23" w:name="_Toc123638455"/>
      <w:bookmarkStart w:id="24" w:name="_Toc131666172"/>
      <w:r w:rsidRPr="004406BF">
        <w:t xml:space="preserve">Abbreviations used in this </w:t>
      </w:r>
      <w:proofErr w:type="gramStart"/>
      <w:r w:rsidRPr="004406BF">
        <w:t>Document</w:t>
      </w:r>
      <w:bookmarkEnd w:id="23"/>
      <w:bookmarkEnd w:id="2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03928C31" w:rsidR="00E42B77" w:rsidRPr="000B343E" w:rsidRDefault="004F0B94" w:rsidP="004406BF">
            <w:r>
              <w:t>CORTEX Interaction Portal</w:t>
            </w:r>
          </w:p>
        </w:tc>
      </w:tr>
      <w:tr w:rsidR="00E42B77" w14:paraId="7190159F" w14:textId="77777777" w:rsidTr="00764924">
        <w:tc>
          <w:tcPr>
            <w:tcW w:w="1413" w:type="dxa"/>
          </w:tcPr>
          <w:p w14:paraId="3918601D" w14:textId="49C504F5" w:rsidR="00E42B77" w:rsidRDefault="00E42B77" w:rsidP="00E42B77">
            <w:pPr>
              <w:rPr>
                <w:b/>
                <w:bCs/>
              </w:rPr>
            </w:pPr>
            <w:r>
              <w:rPr>
                <w:b/>
                <w:bCs/>
              </w:rPr>
              <w:t>RBAC</w:t>
            </w:r>
          </w:p>
        </w:tc>
        <w:tc>
          <w:tcPr>
            <w:tcW w:w="9043" w:type="dxa"/>
          </w:tcPr>
          <w:p w14:paraId="547A0540" w14:textId="4E7D763E" w:rsidR="00E42B77" w:rsidRDefault="00E42B77" w:rsidP="00E42B77">
            <w:r>
              <w:t>Role-Based Access Control</w:t>
            </w:r>
          </w:p>
          <w:p w14:paraId="772C178B" w14:textId="77777777" w:rsidR="00E42B77" w:rsidRDefault="00E42B77" w:rsidP="00E42B77"/>
        </w:tc>
      </w:tr>
    </w:tbl>
    <w:p w14:paraId="1A3BA001" w14:textId="77777777" w:rsidR="000A7807" w:rsidRDefault="000A7807" w:rsidP="00FA4596"/>
    <w:p w14:paraId="790E523E" w14:textId="77777777" w:rsidR="009560FB" w:rsidRPr="009560FB" w:rsidRDefault="009560FB" w:rsidP="009560FB"/>
    <w:p w14:paraId="0B7C528C" w14:textId="77777777" w:rsidR="009560FB" w:rsidRPr="009560FB" w:rsidRDefault="009560FB" w:rsidP="009560FB"/>
    <w:p w14:paraId="73E28F4C" w14:textId="77777777" w:rsidR="009560FB" w:rsidRPr="009560FB" w:rsidRDefault="009560FB" w:rsidP="009560FB"/>
    <w:p w14:paraId="7FAB83DC" w14:textId="77777777" w:rsidR="009560FB" w:rsidRPr="009560FB" w:rsidRDefault="009560FB" w:rsidP="009560FB"/>
    <w:p w14:paraId="67D03220" w14:textId="77777777" w:rsidR="009560FB" w:rsidRPr="009560FB" w:rsidRDefault="009560FB" w:rsidP="009560FB"/>
    <w:p w14:paraId="18B6A83E" w14:textId="77777777" w:rsidR="009560FB" w:rsidRPr="009560FB" w:rsidRDefault="009560FB" w:rsidP="009560FB"/>
    <w:p w14:paraId="536E8EC9" w14:textId="77777777" w:rsidR="009560FB" w:rsidRPr="009560FB" w:rsidRDefault="009560FB" w:rsidP="009560FB"/>
    <w:p w14:paraId="6F70C63E" w14:textId="77777777" w:rsidR="009560FB" w:rsidRPr="009560FB" w:rsidRDefault="009560FB" w:rsidP="009560FB"/>
    <w:p w14:paraId="3C954DB7" w14:textId="77777777" w:rsidR="009560FB" w:rsidRPr="009560FB" w:rsidRDefault="009560FB" w:rsidP="009560FB"/>
    <w:p w14:paraId="302B6A3B" w14:textId="77777777" w:rsidR="009560FB" w:rsidRPr="009560FB" w:rsidRDefault="009560FB" w:rsidP="009560FB"/>
    <w:p w14:paraId="1E3B05C1" w14:textId="77777777" w:rsidR="009560FB" w:rsidRPr="009560FB" w:rsidRDefault="009560FB" w:rsidP="009560FB"/>
    <w:p w14:paraId="30D0036F" w14:textId="77777777" w:rsidR="009560FB" w:rsidRPr="009560FB" w:rsidRDefault="009560FB" w:rsidP="009560FB"/>
    <w:p w14:paraId="763C3521" w14:textId="77777777" w:rsidR="009560FB" w:rsidRDefault="009560FB" w:rsidP="009560FB"/>
    <w:p w14:paraId="69C14073" w14:textId="6DDB0046" w:rsidR="009560FB" w:rsidRPr="009560FB" w:rsidRDefault="009560FB" w:rsidP="009560FB">
      <w:pPr>
        <w:tabs>
          <w:tab w:val="left" w:pos="6154"/>
        </w:tabs>
      </w:pPr>
      <w:r>
        <w:tab/>
      </w:r>
    </w:p>
    <w:p w14:paraId="0DF600AC" w14:textId="685B1ADE" w:rsidR="009560FB" w:rsidRPr="009560FB" w:rsidRDefault="009560FB" w:rsidP="009560FB">
      <w:pPr>
        <w:tabs>
          <w:tab w:val="left" w:pos="6154"/>
        </w:tabs>
        <w:sectPr w:rsidR="009560FB" w:rsidRPr="009560FB"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2A032092" w14:textId="77777777" w:rsidR="005B4779" w:rsidRPr="009B77D4" w:rsidRDefault="005B4779" w:rsidP="005B4779">
      <w:pPr>
        <w:pStyle w:val="Heading1"/>
      </w:pPr>
      <w:bookmarkStart w:id="25" w:name="_Toc130996328"/>
      <w:bookmarkStart w:id="26" w:name="_Toc142058783"/>
      <w:bookmarkStart w:id="27" w:name="_Toc143175750"/>
      <w:bookmarkEnd w:id="0"/>
      <w:r w:rsidRPr="009B77D4">
        <w:lastRenderedPageBreak/>
        <w:t>Introduction</w:t>
      </w:r>
      <w:bookmarkEnd w:id="25"/>
      <w:bookmarkEnd w:id="26"/>
      <w:bookmarkEnd w:id="27"/>
    </w:p>
    <w:p w14:paraId="55055AA7" w14:textId="77777777" w:rsidR="005B4779" w:rsidRPr="009B77D4" w:rsidRDefault="005B4779" w:rsidP="00E0477B">
      <w:pPr>
        <w:pStyle w:val="Heading2"/>
      </w:pPr>
      <w:bookmarkStart w:id="28" w:name="_Toc130996329"/>
      <w:bookmarkStart w:id="29" w:name="_Toc142058784"/>
      <w:bookmarkStart w:id="30" w:name="_Toc143175751"/>
      <w:r w:rsidRPr="009B77D4">
        <w:t>AppGyver Overview</w:t>
      </w:r>
      <w:bookmarkEnd w:id="28"/>
      <w:bookmarkEnd w:id="29"/>
      <w:bookmarkEnd w:id="30"/>
    </w:p>
    <w:p w14:paraId="732CC6DC" w14:textId="0A9F1D4A" w:rsidR="005B4779" w:rsidRPr="009B77D4" w:rsidRDefault="005B4779" w:rsidP="00E0477B">
      <w:ins w:id="31" w:author="Jonathan Rogers" w:date="2023-02-08T14:38:00Z">
        <w:r w:rsidRPr="009B77D4">
          <w:t xml:space="preserve">The </w:t>
        </w:r>
      </w:ins>
      <w:del w:id="32" w:author="Jonathan Rogers" w:date="2023-02-08T14:37:00Z">
        <w:r w:rsidRPr="009B77D4" w:rsidDel="001C79CF">
          <w:delText>Cortex UI</w:delText>
        </w:r>
      </w:del>
      <w:r>
        <w:t>CORTEX</w:t>
      </w:r>
      <w:ins w:id="33" w:author="Jonathan Rogers" w:date="2023-02-08T14:37:00Z">
        <w:r w:rsidRPr="009B77D4">
          <w:t xml:space="preserve"> Interaction Portal</w:t>
        </w:r>
      </w:ins>
      <w:r w:rsidRPr="009B77D4">
        <w:t xml:space="preserve">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0201815C" w14:textId="06805F45" w:rsidR="005B4779" w:rsidRPr="00D97F7F" w:rsidRDefault="005B4779" w:rsidP="005B4779">
      <w:pPr>
        <w:pStyle w:val="WeAreCORTEXEmphasis"/>
        <w:spacing w:line="276" w:lineRule="auto"/>
        <w:jc w:val="both"/>
      </w:pPr>
      <w:r w:rsidRPr="003718E9">
        <w:t>AppGyver is offered in several different pricing tiers. At the time of writing the Community Edition includes all the core functionality required.</w:t>
      </w:r>
      <w:bookmarkStart w:id="34" w:name="_Toc130542911"/>
      <w:bookmarkStart w:id="35" w:name="_Toc130542959"/>
    </w:p>
    <w:p w14:paraId="0ECC6A76" w14:textId="77777777" w:rsidR="005B4779" w:rsidRPr="00963F37" w:rsidRDefault="005B4779" w:rsidP="00E0477B">
      <w:pPr>
        <w:pStyle w:val="Heading2"/>
      </w:pPr>
      <w:bookmarkStart w:id="36" w:name="_Toc142058785"/>
      <w:bookmarkStart w:id="37" w:name="_Toc143175752"/>
      <w:r w:rsidRPr="00963F37">
        <w:t xml:space="preserve">AppGyver and </w:t>
      </w:r>
      <w:bookmarkEnd w:id="34"/>
      <w:r>
        <w:t>CORTEX</w:t>
      </w:r>
      <w:bookmarkEnd w:id="36"/>
      <w:bookmarkEnd w:id="37"/>
    </w:p>
    <w:p w14:paraId="531CE1A6" w14:textId="77777777" w:rsidR="005B4779" w:rsidRDefault="005B4779" w:rsidP="00E0477B">
      <w:r w:rsidRPr="00963F37">
        <w:t xml:space="preserve">Using AppGyver’s integrated logic and the </w:t>
      </w:r>
      <w:r>
        <w:t xml:space="preserve">CORTEX </w:t>
      </w:r>
      <w:r w:rsidRPr="00963F37">
        <w:t xml:space="preserve">REST API, AppGyver can be used to provide Human-in-the-Loop capabilities to </w:t>
      </w:r>
      <w:r>
        <w:t>CORTEX</w:t>
      </w:r>
      <w:r w:rsidRPr="00963F37">
        <w:t>. This is offered by</w:t>
      </w:r>
      <w:r>
        <w:t>:</w:t>
      </w:r>
    </w:p>
    <w:p w14:paraId="1609714D" w14:textId="77777777" w:rsidR="005B4779" w:rsidRDefault="005B4779" w:rsidP="009560FB">
      <w:pPr>
        <w:pStyle w:val="ListParagraph"/>
        <w:numPr>
          <w:ilvl w:val="0"/>
          <w:numId w:val="6"/>
        </w:numPr>
      </w:pPr>
      <w:r>
        <w:t>A</w:t>
      </w:r>
      <w:r w:rsidRPr="00963F37">
        <w:t xml:space="preserve"> generic AppGyver solution with the ability to be extended to fit </w:t>
      </w:r>
      <w:r>
        <w:t>further</w:t>
      </w:r>
      <w:r w:rsidRPr="00963F37">
        <w:t xml:space="preserve"> need</w:t>
      </w:r>
      <w:r>
        <w:t>s.</w:t>
      </w:r>
    </w:p>
    <w:p w14:paraId="24602674" w14:textId="75D8FFDF" w:rsidR="005B4779" w:rsidRPr="00963F37" w:rsidRDefault="005B4779" w:rsidP="009560FB">
      <w:pPr>
        <w:pStyle w:val="ListParagraph"/>
        <w:numPr>
          <w:ilvl w:val="0"/>
          <w:numId w:val="6"/>
        </w:numPr>
      </w:pPr>
      <w:r>
        <w:t>A set of</w:t>
      </w:r>
      <w:r w:rsidRPr="00963F37">
        <w:t xml:space="preserve"> generic </w:t>
      </w:r>
      <w:r>
        <w:t xml:space="preserve">CORTEX </w:t>
      </w:r>
      <w:r w:rsidRPr="00963F37">
        <w:t>module</w:t>
      </w:r>
      <w:r>
        <w:t>s</w:t>
      </w:r>
      <w:r w:rsidRPr="00963F37">
        <w:t xml:space="preserve"> which handles authentication, service requests, process executions, and much more.</w:t>
      </w:r>
    </w:p>
    <w:p w14:paraId="571CEF20" w14:textId="019DDD3B" w:rsidR="005B4779" w:rsidRPr="00963F37" w:rsidRDefault="005B4779" w:rsidP="00E0477B">
      <w:r w:rsidRPr="00963F37">
        <w:t>The Web Application itself offers two core methods of interacting with automation:</w:t>
      </w:r>
    </w:p>
    <w:p w14:paraId="0C0E83DB" w14:textId="77777777" w:rsidR="005B4779" w:rsidRPr="00411183" w:rsidRDefault="005B4779" w:rsidP="00D97F7F">
      <w:pPr>
        <w:pStyle w:val="Heading3"/>
      </w:pPr>
      <w:r w:rsidRPr="00411183">
        <w:t>UI-Driven Process (Service Request)</w:t>
      </w:r>
    </w:p>
    <w:p w14:paraId="23E52B3F" w14:textId="77777777" w:rsidR="005B4779" w:rsidRPr="00963F37" w:rsidRDefault="005B4779" w:rsidP="009560FB">
      <w:pPr>
        <w:pStyle w:val="ListParagraph"/>
        <w:numPr>
          <w:ilvl w:val="0"/>
          <w:numId w:val="7"/>
        </w:numPr>
      </w:pPr>
      <w:r w:rsidRPr="00963F37">
        <w:t>This is a service request catalogue including role-based access control, configurable from the admin settings within the Web App.</w:t>
      </w:r>
    </w:p>
    <w:p w14:paraId="29B8DCB1" w14:textId="77777777" w:rsidR="005B4779" w:rsidRPr="00963F37" w:rsidRDefault="005B4779" w:rsidP="009560FB">
      <w:pPr>
        <w:pStyle w:val="ListParagraph"/>
        <w:numPr>
          <w:ilvl w:val="0"/>
          <w:numId w:val="7"/>
        </w:numPr>
      </w:pPr>
      <w:r w:rsidRPr="00963F37">
        <w:t xml:space="preserve">Each Service Request can consist of any number of UIs, and each UI can integrate with any number of </w:t>
      </w:r>
      <w:r>
        <w:t xml:space="preserve">CORTEX </w:t>
      </w:r>
      <w:r w:rsidRPr="00963F37">
        <w:t>Flows.</w:t>
      </w:r>
    </w:p>
    <w:p w14:paraId="33F72CBF" w14:textId="77777777" w:rsidR="005B4779" w:rsidRPr="00963F37" w:rsidRDefault="005B4779" w:rsidP="009560FB">
      <w:pPr>
        <w:pStyle w:val="ListParagraph"/>
        <w:numPr>
          <w:ilvl w:val="0"/>
          <w:numId w:val="7"/>
        </w:numPr>
      </w:pPr>
      <w:r w:rsidRPr="00963F37">
        <w:t xml:space="preserve">Every </w:t>
      </w:r>
      <w:r>
        <w:t xml:space="preserve">CORTEX </w:t>
      </w:r>
      <w:r w:rsidRPr="00963F37">
        <w:t>interaction from a UI will require its own flow, and AppGyver will handle the actions, responses, and navigation – essentially in control of ‘orchestrating’ the process.</w:t>
      </w:r>
    </w:p>
    <w:p w14:paraId="3BD298F4" w14:textId="73964059" w:rsidR="005B4779" w:rsidRPr="00963F37" w:rsidRDefault="005B4779" w:rsidP="009560FB">
      <w:pPr>
        <w:pStyle w:val="ListParagraph"/>
        <w:numPr>
          <w:ilvl w:val="0"/>
          <w:numId w:val="7"/>
        </w:numPr>
      </w:pPr>
      <w:r w:rsidRPr="00963F37">
        <w:t>These processes must be initiated by a user, from the relevant service request.</w:t>
      </w:r>
    </w:p>
    <w:p w14:paraId="19429359" w14:textId="77777777" w:rsidR="005B4779" w:rsidRPr="00963F37" w:rsidRDefault="005B4779" w:rsidP="00403DF3">
      <w:pPr>
        <w:pStyle w:val="WeAreCORTEXEmphasis"/>
      </w:pPr>
      <w:r w:rsidRPr="00963F37">
        <w:t>An example of a UI-Driven Process would be a traditional web-based wizard to break data entry into a series of screens, guiding the user through completing a task.</w:t>
      </w:r>
    </w:p>
    <w:p w14:paraId="2A1B747B" w14:textId="77777777" w:rsidR="005B4779" w:rsidRPr="00411183" w:rsidRDefault="005B4779" w:rsidP="00403DF3">
      <w:pPr>
        <w:pStyle w:val="Heading3"/>
      </w:pPr>
      <w:r w:rsidRPr="00411183">
        <w:lastRenderedPageBreak/>
        <w:t>Process-Driven UI (Process Flow and User Tasks)</w:t>
      </w:r>
    </w:p>
    <w:p w14:paraId="7A506088" w14:textId="77777777" w:rsidR="005B4779" w:rsidRPr="00963F37" w:rsidRDefault="005B4779" w:rsidP="009560FB">
      <w:pPr>
        <w:pStyle w:val="ListParagraph"/>
        <w:numPr>
          <w:ilvl w:val="0"/>
          <w:numId w:val="8"/>
        </w:numPr>
      </w:pPr>
      <w:r w:rsidRPr="00963F37">
        <w:t>This handles user interactions for a process which may or may not be triggered by a user.</w:t>
      </w:r>
    </w:p>
    <w:p w14:paraId="7894370A" w14:textId="77777777" w:rsidR="005B4779" w:rsidRPr="00963F37" w:rsidRDefault="005B4779" w:rsidP="009560FB">
      <w:pPr>
        <w:pStyle w:val="ListParagraph"/>
        <w:numPr>
          <w:ilvl w:val="0"/>
          <w:numId w:val="8"/>
        </w:numPr>
      </w:pPr>
      <w:r w:rsidRPr="00963F37">
        <w:t xml:space="preserve">The process is developed and run entirely in </w:t>
      </w:r>
      <w:r>
        <w:t>CORTEX</w:t>
      </w:r>
      <w:r w:rsidRPr="00963F37">
        <w:t>, only breaking for user entry if / when required.</w:t>
      </w:r>
    </w:p>
    <w:p w14:paraId="691081BA" w14:textId="77777777" w:rsidR="005B4779" w:rsidRPr="00963F37" w:rsidRDefault="005B4779" w:rsidP="009560FB">
      <w:pPr>
        <w:pStyle w:val="ListParagraph"/>
        <w:numPr>
          <w:ilvl w:val="0"/>
          <w:numId w:val="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736FEAB5" w14:textId="1F0A3421" w:rsidR="005B4779" w:rsidRDefault="005B4779" w:rsidP="009560FB">
      <w:pPr>
        <w:pStyle w:val="ListParagraph"/>
        <w:numPr>
          <w:ilvl w:val="0"/>
          <w:numId w:val="8"/>
        </w:numPr>
      </w:pPr>
      <w:r w:rsidRPr="00963F37">
        <w:t xml:space="preserve">The components to interact with </w:t>
      </w:r>
      <w:r>
        <w:t xml:space="preserve">CORTEX </w:t>
      </w:r>
      <w:r w:rsidRPr="00963F37">
        <w:t>are all generic (instead of many bespoke flows for the UI), leaving just the end UIs to be created.</w:t>
      </w:r>
    </w:p>
    <w:p w14:paraId="278C0E54" w14:textId="77777777" w:rsidR="005B4779" w:rsidRPr="00963F37" w:rsidRDefault="005B4779" w:rsidP="005B4779">
      <w:pPr>
        <w:pStyle w:val="WeAreCORTEXEmphasis"/>
      </w:pPr>
      <w:r w:rsidRPr="00963F37">
        <w:t>An example of a Process-Driven UI would be any process that requires a manual approval step as part of its otherwise fully automated execution.</w:t>
      </w:r>
    </w:p>
    <w:p w14:paraId="430E67A2" w14:textId="77777777" w:rsidR="005B4779" w:rsidRPr="00963F37" w:rsidRDefault="005B4779" w:rsidP="00E0477B">
      <w:r w:rsidRPr="00963F37">
        <w:t>The solution includes Role-Based Access Control via Active Directory, which is managed from</w:t>
      </w:r>
      <w:r>
        <w:t xml:space="preserve"> the</w:t>
      </w:r>
      <w:r w:rsidRPr="00963F37">
        <w:t xml:space="preserve"> </w:t>
      </w:r>
      <w:r>
        <w:t xml:space="preserve">CORTEX </w:t>
      </w:r>
      <w:r w:rsidRPr="00963F37">
        <w:t xml:space="preserve">Interaction Portal (via </w:t>
      </w:r>
      <w:r>
        <w:t xml:space="preserve">CORTEX </w:t>
      </w:r>
      <w:r w:rsidRPr="00963F37">
        <w:t>flows).</w:t>
      </w:r>
    </w:p>
    <w:p w14:paraId="1AAA97C2" w14:textId="77777777" w:rsidR="005B4779" w:rsidRPr="00963F37" w:rsidRDefault="005B4779" w:rsidP="005B4779">
      <w:pPr>
        <w:pStyle w:val="Heading1"/>
        <w:rPr>
          <w:ins w:id="38" w:author="Jonathan Rogers" w:date="2023-02-07T12:53:00Z"/>
        </w:rPr>
      </w:pPr>
      <w:bookmarkStart w:id="39" w:name="_Toc142058786"/>
      <w:bookmarkStart w:id="40" w:name="_Toc143175753"/>
      <w:ins w:id="41" w:author="Jonathan Rogers" w:date="2023-02-07T11:58:00Z">
        <w:r w:rsidRPr="00963F37">
          <w:lastRenderedPageBreak/>
          <w:t xml:space="preserve">Log </w:t>
        </w:r>
      </w:ins>
      <w:r>
        <w:t>I</w:t>
      </w:r>
      <w:ins w:id="42" w:author="Jonathan Rogers" w:date="2023-02-07T11:58:00Z">
        <w:r w:rsidRPr="00963F37">
          <w:t>n</w:t>
        </w:r>
      </w:ins>
      <w:bookmarkEnd w:id="35"/>
      <w:bookmarkEnd w:id="39"/>
      <w:bookmarkEnd w:id="40"/>
    </w:p>
    <w:p w14:paraId="1D8CA227" w14:textId="77777777" w:rsidR="005B4779" w:rsidRPr="00963F37" w:rsidRDefault="005B4779" w:rsidP="00E0477B">
      <w:r w:rsidRPr="00963F37">
        <w:t xml:space="preserve">To access </w:t>
      </w:r>
      <w:r>
        <w:t xml:space="preserve">CORTEX </w:t>
      </w:r>
      <w:r w:rsidRPr="00963F37">
        <w:t>Interaction Portal, navigate to the URL provided by your system administrator.</w:t>
      </w:r>
    </w:p>
    <w:p w14:paraId="1A85AEB5" w14:textId="4CD93640" w:rsidR="005B4779" w:rsidRPr="00963F37" w:rsidRDefault="005B4779" w:rsidP="00E0477B">
      <w:r w:rsidRPr="00963F37">
        <w:t>A login screen will be displayed:</w:t>
      </w:r>
    </w:p>
    <w:p w14:paraId="377357CE" w14:textId="277AB927" w:rsidR="005B4779" w:rsidRPr="00963F37" w:rsidRDefault="005B4779" w:rsidP="00E0477B">
      <w:r w:rsidRPr="00963F37">
        <w:rPr>
          <w:noProof/>
        </w:rPr>
        <w:drawing>
          <wp:inline distT="0" distB="0" distL="0" distR="0" wp14:anchorId="618B0352" wp14:editId="0BE16480">
            <wp:extent cx="3261831" cy="318314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3265590" cy="3186816"/>
                    </a:xfrm>
                    <a:prstGeom prst="rect">
                      <a:avLst/>
                    </a:prstGeom>
                  </pic:spPr>
                </pic:pic>
              </a:graphicData>
            </a:graphic>
          </wp:inline>
        </w:drawing>
      </w:r>
    </w:p>
    <w:p w14:paraId="5EFC5566" w14:textId="77777777" w:rsidR="005B4779" w:rsidRPr="00963F37" w:rsidRDefault="005B4779" w:rsidP="00E0477B">
      <w:pPr>
        <w:rPr>
          <w:ins w:id="43" w:author="Jonathan Rogers" w:date="2023-02-07T12:53:00Z"/>
        </w:rPr>
      </w:pPr>
      <w:r w:rsidRPr="00963F37">
        <w:t>Enter domain credentials, as above, and select ‘Log in’.</w:t>
      </w:r>
    </w:p>
    <w:p w14:paraId="1165028C" w14:textId="77777777" w:rsidR="005B4779" w:rsidRPr="00963F37" w:rsidRDefault="005B4779" w:rsidP="005B4779">
      <w:pPr>
        <w:pStyle w:val="Heading1"/>
      </w:pPr>
      <w:bookmarkStart w:id="44" w:name="_Toc130542960"/>
      <w:bookmarkStart w:id="45" w:name="_Toc142058787"/>
      <w:bookmarkStart w:id="46" w:name="_Toc143175754"/>
      <w:r w:rsidRPr="00963F37">
        <w:lastRenderedPageBreak/>
        <w:t>Home Page</w:t>
      </w:r>
      <w:bookmarkEnd w:id="44"/>
      <w:bookmarkEnd w:id="45"/>
      <w:bookmarkEnd w:id="46"/>
    </w:p>
    <w:p w14:paraId="6B1F7C30" w14:textId="77777777" w:rsidR="005B4779" w:rsidRDefault="005B4779" w:rsidP="00E0477B">
      <w:r w:rsidRPr="00963F37">
        <w:t>After logging in as a non-administrator user, the user will be presented with a home page as shown below.</w:t>
      </w:r>
    </w:p>
    <w:p w14:paraId="31EC3AA5" w14:textId="77777777" w:rsidR="005B4779" w:rsidRPr="00963F37" w:rsidRDefault="005B4779" w:rsidP="00E0477B">
      <w:r w:rsidRPr="00065AA8">
        <w:rPr>
          <w:noProof/>
        </w:rPr>
        <w:drawing>
          <wp:inline distT="0" distB="0" distL="0" distR="0" wp14:anchorId="23873C25" wp14:editId="161B1782">
            <wp:extent cx="5274310" cy="2519680"/>
            <wp:effectExtent l="0" t="0" r="254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7"/>
                    <a:stretch>
                      <a:fillRect/>
                    </a:stretch>
                  </pic:blipFill>
                  <pic:spPr>
                    <a:xfrm>
                      <a:off x="0" y="0"/>
                      <a:ext cx="5274310" cy="2519680"/>
                    </a:xfrm>
                    <a:prstGeom prst="rect">
                      <a:avLst/>
                    </a:prstGeom>
                  </pic:spPr>
                </pic:pic>
              </a:graphicData>
            </a:graphic>
          </wp:inline>
        </w:drawing>
      </w:r>
    </w:p>
    <w:p w14:paraId="68315AE2" w14:textId="77777777" w:rsidR="005B4779" w:rsidRPr="00963F37" w:rsidRDefault="005B4779" w:rsidP="00E0477B"/>
    <w:p w14:paraId="48787195" w14:textId="77777777" w:rsidR="005B4779" w:rsidRPr="00963F37" w:rsidRDefault="005B4779" w:rsidP="00E0477B">
      <w:r w:rsidRPr="00963F37">
        <w:t>From here, all users may navigate to the following pages:</w:t>
      </w:r>
    </w:p>
    <w:p w14:paraId="4FAA4708" w14:textId="77777777" w:rsidR="005B4779" w:rsidRPr="00963F37" w:rsidRDefault="005B4779" w:rsidP="009560FB">
      <w:pPr>
        <w:pStyle w:val="ListParagraph"/>
        <w:numPr>
          <w:ilvl w:val="0"/>
          <w:numId w:val="9"/>
        </w:numPr>
      </w:pPr>
      <w:r w:rsidRPr="00963F37">
        <w:t>Service Requests</w:t>
      </w:r>
    </w:p>
    <w:p w14:paraId="5273D8F1" w14:textId="77777777" w:rsidR="005B4779" w:rsidRPr="00963F37" w:rsidRDefault="005B4779" w:rsidP="009560FB">
      <w:pPr>
        <w:pStyle w:val="ListParagraph"/>
        <w:numPr>
          <w:ilvl w:val="0"/>
          <w:numId w:val="9"/>
        </w:numPr>
      </w:pPr>
      <w:r w:rsidRPr="00963F37">
        <w:t>Process Dashboard</w:t>
      </w:r>
    </w:p>
    <w:p w14:paraId="2FF89317" w14:textId="3B1FBDE9" w:rsidR="005B4779" w:rsidRPr="00963F37" w:rsidRDefault="005B4779" w:rsidP="009560FB">
      <w:pPr>
        <w:pStyle w:val="ListParagraph"/>
        <w:numPr>
          <w:ilvl w:val="0"/>
          <w:numId w:val="9"/>
        </w:numPr>
      </w:pPr>
      <w:r w:rsidRPr="00963F37">
        <w:t>My Process Dashboard</w:t>
      </w:r>
    </w:p>
    <w:p w14:paraId="3622C089" w14:textId="0E1EFEF8" w:rsidR="005B4779" w:rsidRDefault="005B4779" w:rsidP="00E0477B">
      <w:r w:rsidRPr="00963F37">
        <w:t>Users have the option to log out, so that they may log in with a different user that may have different permissions.</w:t>
      </w:r>
    </w:p>
    <w:p w14:paraId="1BF716AA" w14:textId="77777777" w:rsidR="001F506B" w:rsidRPr="00963F37" w:rsidRDefault="001F506B" w:rsidP="00E0477B"/>
    <w:p w14:paraId="6E412368" w14:textId="77777777" w:rsidR="005B4779" w:rsidRDefault="005B4779" w:rsidP="00E0477B">
      <w:r w:rsidRPr="00963F37">
        <w:t>Logging in as an administrator user, they will be presented with a home page with extra options, as shown below.</w:t>
      </w:r>
    </w:p>
    <w:p w14:paraId="53F82C3D" w14:textId="77777777" w:rsidR="005B4779" w:rsidRPr="00963F37" w:rsidRDefault="005B4779" w:rsidP="00E0477B">
      <w:r w:rsidRPr="00795112">
        <w:rPr>
          <w:noProof/>
        </w:rPr>
        <w:drawing>
          <wp:inline distT="0" distB="0" distL="0" distR="0" wp14:anchorId="28619551" wp14:editId="59B84386">
            <wp:extent cx="4839419" cy="2299685"/>
            <wp:effectExtent l="0" t="0" r="0" b="5715"/>
            <wp:docPr id="6" name="Picture 6"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4847446" cy="2303500"/>
                    </a:xfrm>
                    <a:prstGeom prst="rect">
                      <a:avLst/>
                    </a:prstGeom>
                  </pic:spPr>
                </pic:pic>
              </a:graphicData>
            </a:graphic>
          </wp:inline>
        </w:drawing>
      </w:r>
    </w:p>
    <w:p w14:paraId="752787D7" w14:textId="77777777" w:rsidR="005B4779" w:rsidRPr="00963F37" w:rsidRDefault="005B4779" w:rsidP="00E0477B">
      <w:pPr>
        <w:rPr>
          <w:ins w:id="47" w:author="Jonathan Rogers" w:date="2023-02-07T11:58:00Z"/>
        </w:rPr>
      </w:pPr>
      <w:r w:rsidRPr="00963F37">
        <w:lastRenderedPageBreak/>
        <w:t>In addition to the Service Requests and Task Dashboard, administrator users may navigate to the Admin Settings page using the option in the bottom left corner, above the ‘sign out’ button.</w:t>
      </w:r>
    </w:p>
    <w:p w14:paraId="08934855" w14:textId="77777777" w:rsidR="005B4779" w:rsidRPr="00963F37" w:rsidRDefault="005B4779" w:rsidP="005B4779">
      <w:pPr>
        <w:pStyle w:val="Heading1"/>
      </w:pPr>
      <w:bookmarkStart w:id="48" w:name="_Toc130542961"/>
      <w:bookmarkStart w:id="49" w:name="_Toc142058788"/>
      <w:bookmarkStart w:id="50" w:name="_Toc143175755"/>
      <w:r w:rsidRPr="00963F37">
        <w:lastRenderedPageBreak/>
        <w:t>Service Requests</w:t>
      </w:r>
      <w:bookmarkEnd w:id="48"/>
      <w:bookmarkEnd w:id="49"/>
      <w:bookmarkEnd w:id="50"/>
    </w:p>
    <w:p w14:paraId="698A2F51" w14:textId="5C51BEB6" w:rsidR="005B4779" w:rsidRPr="00963F37" w:rsidRDefault="005B4779" w:rsidP="00E0477B">
      <w:r w:rsidRPr="00963F37">
        <w:t>From the home page, select ‘Service Requests’. The user will be presented with the following menu from which they may select an automated process to trigger manually.</w:t>
      </w:r>
    </w:p>
    <w:p w14:paraId="1CB40953" w14:textId="22C2527E" w:rsidR="005B4779" w:rsidRPr="00963F37" w:rsidRDefault="005B4779" w:rsidP="00E0477B">
      <w:r w:rsidRPr="00963F37">
        <w:rPr>
          <w:noProof/>
        </w:rPr>
        <w:drawing>
          <wp:inline distT="0" distB="0" distL="0" distR="0" wp14:anchorId="1301AC42" wp14:editId="423A1B8B">
            <wp:extent cx="3686861" cy="2882689"/>
            <wp:effectExtent l="0" t="0" r="889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9"/>
                    <a:stretch>
                      <a:fillRect/>
                    </a:stretch>
                  </pic:blipFill>
                  <pic:spPr>
                    <a:xfrm>
                      <a:off x="0" y="0"/>
                      <a:ext cx="3689538" cy="2884782"/>
                    </a:xfrm>
                    <a:prstGeom prst="rect">
                      <a:avLst/>
                    </a:prstGeom>
                  </pic:spPr>
                </pic:pic>
              </a:graphicData>
            </a:graphic>
          </wp:inline>
        </w:drawing>
      </w:r>
    </w:p>
    <w:p w14:paraId="5C2A9B1F" w14:textId="2ACFED57" w:rsidR="005B4779" w:rsidRPr="00963F37" w:rsidRDefault="005B4779" w:rsidP="00E0477B">
      <w:r w:rsidRPr="00963F37">
        <w:t>Selecting a service request (designated by a</w:t>
      </w:r>
      <w:r>
        <w:t>n</w:t>
      </w:r>
      <w:r w:rsidRPr="00963F37">
        <w:t xml:space="preserve"> </w:t>
      </w:r>
      <w:r>
        <w:t>arrow</w:t>
      </w:r>
      <w:r w:rsidRPr="00963F37">
        <w:t xml:space="preserve"> icon) will display details about the process that will be kicked off, as well as the option to start it.</w:t>
      </w:r>
    </w:p>
    <w:p w14:paraId="57E269B2" w14:textId="5BFC3BD1" w:rsidR="005B4779" w:rsidRPr="00963F37" w:rsidRDefault="005B4779" w:rsidP="00E0477B">
      <w:r w:rsidRPr="00963F37">
        <w:rPr>
          <w:noProof/>
        </w:rPr>
        <w:drawing>
          <wp:inline distT="0" distB="0" distL="0" distR="0" wp14:anchorId="4A3F8CD8" wp14:editId="030B2326">
            <wp:extent cx="3635655" cy="2528600"/>
            <wp:effectExtent l="0" t="0" r="3175"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stretch>
                      <a:fillRect/>
                    </a:stretch>
                  </pic:blipFill>
                  <pic:spPr>
                    <a:xfrm>
                      <a:off x="0" y="0"/>
                      <a:ext cx="3647456" cy="2536808"/>
                    </a:xfrm>
                    <a:prstGeom prst="rect">
                      <a:avLst/>
                    </a:prstGeom>
                  </pic:spPr>
                </pic:pic>
              </a:graphicData>
            </a:graphic>
          </wp:inline>
        </w:drawing>
      </w:r>
      <w:r w:rsidRPr="00963F37">
        <w:br w:type="page"/>
      </w:r>
    </w:p>
    <w:p w14:paraId="59DF4080" w14:textId="2A734AAB" w:rsidR="005B4779" w:rsidRPr="00963F37" w:rsidRDefault="005B4779" w:rsidP="00E0477B">
      <w:r w:rsidRPr="00963F37">
        <w:lastRenderedPageBreak/>
        <w:t xml:space="preserve">Selecting a group (designated by a folder icon) will display the contents of the group, </w:t>
      </w:r>
      <w:r>
        <w:t xml:space="preserve">either </w:t>
      </w:r>
      <w:r w:rsidRPr="00963F37">
        <w:t>other sub-groups or service requests.</w:t>
      </w:r>
    </w:p>
    <w:p w14:paraId="5C50226D" w14:textId="16C5C0D4" w:rsidR="005B4779" w:rsidRPr="00963F37" w:rsidRDefault="005B4779" w:rsidP="00E0477B">
      <w:r w:rsidRPr="00963F37">
        <w:rPr>
          <w:noProof/>
        </w:rPr>
        <w:drawing>
          <wp:inline distT="0" distB="0" distL="0" distR="0" wp14:anchorId="5D5012C3" wp14:editId="63ECB841">
            <wp:extent cx="4023360" cy="3032041"/>
            <wp:effectExtent l="0" t="0" r="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1"/>
                    <a:stretch>
                      <a:fillRect/>
                    </a:stretch>
                  </pic:blipFill>
                  <pic:spPr>
                    <a:xfrm>
                      <a:off x="0" y="0"/>
                      <a:ext cx="4031302" cy="3038026"/>
                    </a:xfrm>
                    <a:prstGeom prst="rect">
                      <a:avLst/>
                    </a:prstGeom>
                  </pic:spPr>
                </pic:pic>
              </a:graphicData>
            </a:graphic>
          </wp:inline>
        </w:drawing>
      </w:r>
    </w:p>
    <w:p w14:paraId="4FC130CD" w14:textId="1671774A" w:rsidR="005B4779" w:rsidRPr="00963F37" w:rsidRDefault="005B4779" w:rsidP="00E0477B">
      <w:pPr>
        <w:pStyle w:val="WeAreCORTEXEmphasis"/>
      </w:pPr>
      <w:r w:rsidRPr="00963F37">
        <w:t>Note the breadcrumb component above the list of service requests. This allows a user to navigate up and down a complex group hierarchy.</w:t>
      </w:r>
    </w:p>
    <w:p w14:paraId="028933CA" w14:textId="267C5CA5" w:rsidR="005B4779" w:rsidRPr="00963F37" w:rsidRDefault="005B4779" w:rsidP="00E0477B">
      <w:r w:rsidRPr="00963F37">
        <w:t>Selecting a service request, then ‘Start’ in the right-hand panel, will initiate the UI page associated with this service request, leading the user though whatever pages have been built for the UI-driven process.</w:t>
      </w:r>
    </w:p>
    <w:p w14:paraId="64946FF9" w14:textId="77777777" w:rsidR="005B4779" w:rsidRPr="00963F37" w:rsidRDefault="005B4779" w:rsidP="00E0477B">
      <w:r w:rsidRPr="00963F37">
        <w:t>For example:</w:t>
      </w:r>
    </w:p>
    <w:p w14:paraId="2D988804" w14:textId="77777777" w:rsidR="005B4779" w:rsidRPr="00963F37" w:rsidRDefault="005B4779" w:rsidP="00E0477B">
      <w:r w:rsidRPr="00963F37">
        <w:rPr>
          <w:noProof/>
        </w:rPr>
        <w:drawing>
          <wp:inline distT="0" distB="0" distL="0" distR="0" wp14:anchorId="0B65784C" wp14:editId="4EC4B78D">
            <wp:extent cx="5278120" cy="257492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2"/>
                    <a:stretch>
                      <a:fillRect/>
                    </a:stretch>
                  </pic:blipFill>
                  <pic:spPr>
                    <a:xfrm>
                      <a:off x="0" y="0"/>
                      <a:ext cx="5278120" cy="2574925"/>
                    </a:xfrm>
                    <a:prstGeom prst="rect">
                      <a:avLst/>
                    </a:prstGeom>
                  </pic:spPr>
                </pic:pic>
              </a:graphicData>
            </a:graphic>
          </wp:inline>
        </w:drawing>
      </w:r>
    </w:p>
    <w:p w14:paraId="4FA6C2CA" w14:textId="77777777" w:rsidR="005B4779" w:rsidRPr="00963F37" w:rsidRDefault="005B4779" w:rsidP="005B4779">
      <w:pPr>
        <w:pStyle w:val="Heading1"/>
      </w:pPr>
      <w:bookmarkStart w:id="51" w:name="_Toc130542962"/>
      <w:bookmarkStart w:id="52" w:name="_Toc142058789"/>
      <w:bookmarkStart w:id="53" w:name="_Toc143175756"/>
      <w:r w:rsidRPr="00963F37">
        <w:lastRenderedPageBreak/>
        <w:t>Process Dashboard</w:t>
      </w:r>
      <w:bookmarkEnd w:id="51"/>
      <w:bookmarkEnd w:id="52"/>
      <w:bookmarkEnd w:id="53"/>
    </w:p>
    <w:p w14:paraId="4B8BA835" w14:textId="77777777" w:rsidR="005B4779" w:rsidRPr="00963F37" w:rsidRDefault="005B4779" w:rsidP="00E0477B">
      <w:r w:rsidRPr="00963F37">
        <w:t>From the home page, select ‘Process Dashboard’. This will display to the user all user processes, either currently running or completed within 24 hours, that they have permission to view.</w:t>
      </w:r>
    </w:p>
    <w:p w14:paraId="47C0D783" w14:textId="77777777" w:rsidR="005B4779" w:rsidRPr="00963F37" w:rsidRDefault="005B4779" w:rsidP="00E0477B">
      <w:r w:rsidRPr="00CF67F3">
        <w:rPr>
          <w:noProof/>
        </w:rPr>
        <w:drawing>
          <wp:inline distT="0" distB="0" distL="0" distR="0" wp14:anchorId="6BC2820C" wp14:editId="200400CB">
            <wp:extent cx="5274310" cy="2582545"/>
            <wp:effectExtent l="0" t="0" r="2540" b="825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3"/>
                    <a:stretch>
                      <a:fillRect/>
                    </a:stretch>
                  </pic:blipFill>
                  <pic:spPr>
                    <a:xfrm>
                      <a:off x="0" y="0"/>
                      <a:ext cx="5274310" cy="2582545"/>
                    </a:xfrm>
                    <a:prstGeom prst="rect">
                      <a:avLst/>
                    </a:prstGeom>
                  </pic:spPr>
                </pic:pic>
              </a:graphicData>
            </a:graphic>
          </wp:inline>
        </w:drawing>
      </w:r>
    </w:p>
    <w:p w14:paraId="4C18A9C3" w14:textId="77777777" w:rsidR="005B4779" w:rsidRPr="00963F37" w:rsidRDefault="005B4779" w:rsidP="00E0477B"/>
    <w:p w14:paraId="69356A44" w14:textId="0BFAE08A" w:rsidR="005B4779" w:rsidRDefault="005B4779" w:rsidP="00E0477B">
      <w:r>
        <w:t>Clicking</w:t>
      </w:r>
      <w:r w:rsidRPr="00963F37">
        <w:t xml:space="preserve"> the </w:t>
      </w:r>
      <w:r>
        <w:t xml:space="preserve">sync button below </w:t>
      </w:r>
      <w:r w:rsidRPr="00963F37">
        <w:t xml:space="preserve">the page title ‘Process Dashboard’ will refresh the data populating the page. Toggling ‘Auto Refresh’ </w:t>
      </w:r>
      <w:proofErr w:type="spellStart"/>
      <w:r w:rsidRPr="00963F37">
        <w:t>to on</w:t>
      </w:r>
      <w:proofErr w:type="spellEnd"/>
      <w:r w:rsidRPr="00963F37">
        <w:t xml:space="preserve"> will refresh the page every minute, with a countdown denoting the time until this occurs in seconds.</w:t>
      </w:r>
    </w:p>
    <w:p w14:paraId="2A438C80" w14:textId="77777777" w:rsidR="009E6BDA" w:rsidRPr="00963F37" w:rsidRDefault="009E6BDA" w:rsidP="00E0477B"/>
    <w:p w14:paraId="413A9708" w14:textId="77777777" w:rsidR="005B4779" w:rsidRPr="00963F37" w:rsidRDefault="005B4779" w:rsidP="00E0477B">
      <w:pPr>
        <w:pStyle w:val="Heading2"/>
      </w:pPr>
      <w:bookmarkStart w:id="54" w:name="_Toc142058790"/>
      <w:bookmarkStart w:id="55" w:name="_Toc143175757"/>
      <w:r w:rsidRPr="00963F37">
        <w:t>Process Execution View</w:t>
      </w:r>
      <w:bookmarkEnd w:id="54"/>
      <w:bookmarkEnd w:id="55"/>
    </w:p>
    <w:p w14:paraId="7FC0F00F" w14:textId="77777777" w:rsidR="005B4779" w:rsidRDefault="005B4779" w:rsidP="00E0477B">
      <w:r w:rsidRPr="00963F37">
        <w:t>The Process Execution View shows a table of processes currently executing or having completed within 24 hours.</w:t>
      </w:r>
    </w:p>
    <w:p w14:paraId="27C66DB5" w14:textId="77777777" w:rsidR="005B4779" w:rsidRPr="00963F37" w:rsidRDefault="005B4779" w:rsidP="00E0477B">
      <w:r w:rsidRPr="00633BD4">
        <w:rPr>
          <w:noProof/>
        </w:rPr>
        <w:drawing>
          <wp:inline distT="0" distB="0" distL="0" distR="0" wp14:anchorId="549F3E17" wp14:editId="7C1DEA18">
            <wp:extent cx="5274310" cy="2212975"/>
            <wp:effectExtent l="0" t="0" r="254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pic:nvPicPr>
                  <pic:blipFill>
                    <a:blip r:embed="rId24"/>
                    <a:stretch>
                      <a:fillRect/>
                    </a:stretch>
                  </pic:blipFill>
                  <pic:spPr>
                    <a:xfrm>
                      <a:off x="0" y="0"/>
                      <a:ext cx="5274310" cy="2212975"/>
                    </a:xfrm>
                    <a:prstGeom prst="rect">
                      <a:avLst/>
                    </a:prstGeom>
                  </pic:spPr>
                </pic:pic>
              </a:graphicData>
            </a:graphic>
          </wp:inline>
        </w:drawing>
      </w:r>
    </w:p>
    <w:p w14:paraId="37982EA6" w14:textId="6BEA699A" w:rsidR="005B4779" w:rsidRPr="00963F37" w:rsidRDefault="005B4779" w:rsidP="00E0477B">
      <w:r w:rsidRPr="00963F37">
        <w:lastRenderedPageBreak/>
        <w:t xml:space="preserve">From </w:t>
      </w:r>
      <w:r>
        <w:t>left</w:t>
      </w:r>
      <w:r w:rsidRPr="00963F37">
        <w:t xml:space="preserve"> to </w:t>
      </w:r>
      <w:r>
        <w:t>right</w:t>
      </w:r>
      <w:r w:rsidRPr="00963F37">
        <w:t>, the columns are:</w:t>
      </w:r>
    </w:p>
    <w:tbl>
      <w:tblPr>
        <w:tblStyle w:val="TableProfessional"/>
        <w:tblW w:w="8330" w:type="dxa"/>
        <w:tblInd w:w="-116" w:type="dxa"/>
        <w:tblLook w:val="04A0" w:firstRow="1" w:lastRow="0" w:firstColumn="1" w:lastColumn="0" w:noHBand="0" w:noVBand="1"/>
      </w:tblPr>
      <w:tblGrid>
        <w:gridCol w:w="1668"/>
        <w:gridCol w:w="6662"/>
      </w:tblGrid>
      <w:tr w:rsidR="005B4779" w:rsidRPr="00963F37" w14:paraId="3C2D3D82" w14:textId="77777777" w:rsidTr="007E1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4427AB5" w14:textId="77777777" w:rsidR="005B4779" w:rsidRPr="00AB2F44" w:rsidRDefault="005B4779" w:rsidP="00E0477B">
            <w:r w:rsidRPr="00AB2F44">
              <w:t>Column Name</w:t>
            </w:r>
          </w:p>
        </w:tc>
        <w:tc>
          <w:tcPr>
            <w:tcW w:w="6662" w:type="dxa"/>
          </w:tcPr>
          <w:p w14:paraId="656A5AE0" w14:textId="77777777" w:rsidR="005B4779" w:rsidRPr="00AB2F44" w:rsidRDefault="005B4779" w:rsidP="00E0477B">
            <w:pPr>
              <w:cnfStyle w:val="100000000000" w:firstRow="1" w:lastRow="0" w:firstColumn="0" w:lastColumn="0" w:oddVBand="0" w:evenVBand="0" w:oddHBand="0" w:evenHBand="0" w:firstRowFirstColumn="0" w:firstRowLastColumn="0" w:lastRowFirstColumn="0" w:lastRowLastColumn="0"/>
            </w:pPr>
            <w:r w:rsidRPr="00AB2F44">
              <w:t>Description</w:t>
            </w:r>
          </w:p>
        </w:tc>
      </w:tr>
      <w:tr w:rsidR="005B4779" w:rsidRPr="00963F37" w14:paraId="77B1CD1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E9D80EA" w14:textId="77777777" w:rsidR="005B4779" w:rsidRPr="00AB2F44" w:rsidRDefault="005B4779" w:rsidP="00E0477B">
            <w:r>
              <w:t>Task</w:t>
            </w:r>
          </w:p>
        </w:tc>
        <w:tc>
          <w:tcPr>
            <w:tcW w:w="6662" w:type="dxa"/>
          </w:tcPr>
          <w:p w14:paraId="6B675EEE"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unique reference of this execution of the process, as well as a task name if a task is pending.</w:t>
            </w:r>
          </w:p>
        </w:tc>
      </w:tr>
      <w:tr w:rsidR="005B4779" w:rsidRPr="00963F37" w14:paraId="5BC35F06"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4E1B5" w14:textId="77777777" w:rsidR="005B4779" w:rsidRPr="00AB2F44" w:rsidRDefault="005B4779" w:rsidP="00E0477B">
            <w:r w:rsidRPr="00AB2F44">
              <w:t>Process</w:t>
            </w:r>
          </w:p>
        </w:tc>
        <w:tc>
          <w:tcPr>
            <w:tcW w:w="6662" w:type="dxa"/>
          </w:tcPr>
          <w:p w14:paraId="6B23E98B"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name of the process.</w:t>
            </w:r>
          </w:p>
        </w:tc>
      </w:tr>
      <w:tr w:rsidR="005B4779" w:rsidRPr="00963F37" w14:paraId="62C255F3"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12147D0" w14:textId="77777777" w:rsidR="005B4779" w:rsidRPr="00AB2F44" w:rsidRDefault="005B4779" w:rsidP="00E0477B">
            <w:r w:rsidRPr="00AB2F44">
              <w:t>Status</w:t>
            </w:r>
          </w:p>
        </w:tc>
        <w:tc>
          <w:tcPr>
            <w:tcW w:w="6662" w:type="dxa"/>
          </w:tcPr>
          <w:p w14:paraId="24CCE037"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The status that the process execution is currently in.</w:t>
            </w:r>
          </w:p>
        </w:tc>
      </w:tr>
      <w:tr w:rsidR="005B4779" w:rsidRPr="00963F37" w14:paraId="78EE070C"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683F6A" w14:textId="77777777" w:rsidR="005B4779" w:rsidRPr="00AB2F44" w:rsidRDefault="005B4779" w:rsidP="00E0477B">
            <w:r w:rsidRPr="00AB2F44">
              <w:t>Start Date</w:t>
            </w:r>
          </w:p>
        </w:tc>
        <w:tc>
          <w:tcPr>
            <w:tcW w:w="6662" w:type="dxa"/>
          </w:tcPr>
          <w:p w14:paraId="3E55B42D"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The time at which the process execution began.</w:t>
            </w:r>
          </w:p>
        </w:tc>
      </w:tr>
      <w:tr w:rsidR="005B4779" w:rsidRPr="00963F37" w14:paraId="19A4F5D0"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15C5B" w14:textId="77777777" w:rsidR="005B4779" w:rsidRPr="00AB2F44" w:rsidRDefault="005B4779" w:rsidP="00E0477B">
            <w:r w:rsidRPr="00AB2F44">
              <w:t>Pending time</w:t>
            </w:r>
          </w:p>
        </w:tc>
        <w:tc>
          <w:tcPr>
            <w:tcW w:w="6662" w:type="dxa"/>
          </w:tcPr>
          <w:p w14:paraId="0990F8C9"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rsidRPr="00AB2F44">
              <w:t>If a task is pending, the length of time it has been pending for</w:t>
            </w:r>
          </w:p>
        </w:tc>
      </w:tr>
      <w:tr w:rsidR="005B4779" w:rsidRPr="00963F37" w14:paraId="5A4956B2" w14:textId="77777777" w:rsidTr="007E12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76E847" w14:textId="77777777" w:rsidR="005B4779" w:rsidRPr="00AB2F44" w:rsidRDefault="005B4779" w:rsidP="00E0477B">
            <w:r w:rsidRPr="00AB2F44">
              <w:t>SLA Due Date</w:t>
            </w:r>
          </w:p>
        </w:tc>
        <w:tc>
          <w:tcPr>
            <w:tcW w:w="6662" w:type="dxa"/>
          </w:tcPr>
          <w:p w14:paraId="34B9E314" w14:textId="77777777" w:rsidR="005B4779" w:rsidRPr="00AB2F44" w:rsidRDefault="005B4779" w:rsidP="00E0477B">
            <w:pPr>
              <w:cnfStyle w:val="000000010000" w:firstRow="0" w:lastRow="0" w:firstColumn="0" w:lastColumn="0" w:oddVBand="0" w:evenVBand="0" w:oddHBand="0" w:evenHBand="1" w:firstRowFirstColumn="0" w:firstRowLastColumn="0" w:lastRowFirstColumn="0" w:lastRowLastColumn="0"/>
            </w:pPr>
            <w:r w:rsidRPr="00AB2F44">
              <w:t>If a task is pending, and it has an SLA Due Date, how many days are remaining until the SLA is breached.</w:t>
            </w:r>
          </w:p>
        </w:tc>
      </w:tr>
      <w:tr w:rsidR="005B4779" w:rsidRPr="00963F37" w14:paraId="35939A37" w14:textId="77777777" w:rsidTr="007E1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A8FE219" w14:textId="77777777" w:rsidR="005B4779" w:rsidRPr="00AB2F44" w:rsidRDefault="005B4779" w:rsidP="00E0477B">
            <w:r w:rsidRPr="00AB2F44">
              <w:t>Action</w:t>
            </w:r>
          </w:p>
        </w:tc>
        <w:tc>
          <w:tcPr>
            <w:tcW w:w="6662" w:type="dxa"/>
          </w:tcPr>
          <w:p w14:paraId="0CE1C774" w14:textId="77777777" w:rsidR="005B4779" w:rsidRDefault="005B4779" w:rsidP="00E0477B">
            <w:pPr>
              <w:cnfStyle w:val="000000100000" w:firstRow="0" w:lastRow="0" w:firstColumn="0" w:lastColumn="0" w:oddVBand="0" w:evenVBand="0" w:oddHBand="1" w:evenHBand="0" w:firstRowFirstColumn="0" w:firstRowLastColumn="0" w:lastRowFirstColumn="0" w:lastRowLastColumn="0"/>
            </w:pPr>
            <w:r w:rsidRPr="00AB2F44">
              <w:t xml:space="preserve">Select the </w:t>
            </w:r>
            <w:r>
              <w:t xml:space="preserve">‘eye’ </w:t>
            </w:r>
            <w:r w:rsidRPr="00AB2F44">
              <w:t>icon to be taken to the UI configured for a pending task, so that it may be completed.</w:t>
            </w:r>
          </w:p>
          <w:p w14:paraId="4CAD75F8" w14:textId="77777777" w:rsidR="005B4779" w:rsidRPr="00AB2F44" w:rsidRDefault="005B4779" w:rsidP="00E0477B">
            <w:pPr>
              <w:cnfStyle w:val="000000100000" w:firstRow="0" w:lastRow="0" w:firstColumn="0" w:lastColumn="0" w:oddVBand="0" w:evenVBand="0" w:oddHBand="1" w:evenHBand="0" w:firstRowFirstColumn="0" w:firstRowLastColumn="0" w:lastRowFirstColumn="0" w:lastRowLastColumn="0"/>
            </w:pPr>
            <w:r>
              <w:t>Select the ‘document’ icon to view the logs associated with the process execution</w:t>
            </w:r>
          </w:p>
        </w:tc>
      </w:tr>
    </w:tbl>
    <w:p w14:paraId="7A8FF1C4" w14:textId="77777777" w:rsidR="005B4779" w:rsidRPr="00963F37" w:rsidRDefault="005B4779" w:rsidP="00E0477B"/>
    <w:p w14:paraId="1011CB90" w14:textId="6C2E7F4A" w:rsidR="005B4779" w:rsidRPr="00963F37" w:rsidRDefault="005B4779" w:rsidP="00E0477B">
      <w:r w:rsidRPr="00963F37">
        <w:t>Each column may have its title selected, so that the table is sorted by its values, and specific records may be located using the search bar.</w:t>
      </w:r>
    </w:p>
    <w:p w14:paraId="15BB0D76" w14:textId="77777777" w:rsidR="005B4779" w:rsidRPr="00963F37" w:rsidRDefault="005B4779" w:rsidP="00E0477B">
      <w:pPr>
        <w:pStyle w:val="Heading2"/>
      </w:pPr>
      <w:bookmarkStart w:id="56" w:name="_Toc142058791"/>
      <w:bookmarkStart w:id="57" w:name="_Toc143175758"/>
      <w:r w:rsidRPr="00963F37">
        <w:t>Filters</w:t>
      </w:r>
      <w:bookmarkEnd w:id="56"/>
      <w:bookmarkEnd w:id="57"/>
    </w:p>
    <w:p w14:paraId="52E0D3BE" w14:textId="2F19246B" w:rsidR="005B4779" w:rsidRPr="00963F37" w:rsidRDefault="005B4779" w:rsidP="00E0477B">
      <w:r w:rsidRPr="00963F37">
        <w:t>Above the Process Execution View are a set of filters. These are dynamically generated based on the statuses and processes available and allow the Process Execution View to be filtered based on what is selected.</w:t>
      </w:r>
    </w:p>
    <w:p w14:paraId="19EAFF75" w14:textId="2D7B34EB" w:rsidR="005B4779" w:rsidRPr="00963F37" w:rsidRDefault="005B4779" w:rsidP="00E0477B">
      <w:r w:rsidRPr="00963F37">
        <w:rPr>
          <w:noProof/>
        </w:rPr>
        <w:drawing>
          <wp:inline distT="0" distB="0" distL="0" distR="0" wp14:anchorId="22AA9095" wp14:editId="7157FEE4">
            <wp:extent cx="4028536" cy="6899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4079721" cy="698738"/>
                    </a:xfrm>
                    <a:prstGeom prst="rect">
                      <a:avLst/>
                    </a:prstGeom>
                  </pic:spPr>
                </pic:pic>
              </a:graphicData>
            </a:graphic>
          </wp:inline>
        </w:drawing>
      </w:r>
    </w:p>
    <w:p w14:paraId="09C39FB9" w14:textId="08ABCE3E" w:rsidR="005B4779" w:rsidRPr="00963F37" w:rsidRDefault="005B4779" w:rsidP="00E0477B">
      <w:r w:rsidRPr="00963F37">
        <w:t>For example, if the user wishes to see all Running or Cancelled executions of the ‘Order Management’ Process, then those filters should be selected as below:</w:t>
      </w:r>
    </w:p>
    <w:p w14:paraId="30D33022" w14:textId="77777777" w:rsidR="005B4779" w:rsidRPr="00963F37" w:rsidRDefault="005B4779" w:rsidP="00E0477B">
      <w:r w:rsidRPr="00963F37">
        <w:rPr>
          <w:noProof/>
        </w:rPr>
        <w:drawing>
          <wp:inline distT="0" distB="0" distL="0" distR="0" wp14:anchorId="424A3721" wp14:editId="27793D2D">
            <wp:extent cx="4192438" cy="782051"/>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6"/>
                    <a:stretch>
                      <a:fillRect/>
                    </a:stretch>
                  </pic:blipFill>
                  <pic:spPr>
                    <a:xfrm>
                      <a:off x="0" y="0"/>
                      <a:ext cx="4224527" cy="788037"/>
                    </a:xfrm>
                    <a:prstGeom prst="rect">
                      <a:avLst/>
                    </a:prstGeom>
                  </pic:spPr>
                </pic:pic>
              </a:graphicData>
            </a:graphic>
          </wp:inline>
        </w:drawing>
      </w:r>
    </w:p>
    <w:p w14:paraId="30EA5D79" w14:textId="77777777" w:rsidR="005B4779" w:rsidRPr="00963F37" w:rsidRDefault="005B4779" w:rsidP="00E0477B"/>
    <w:p w14:paraId="71E32D77" w14:textId="202F4927" w:rsidR="00E66260" w:rsidRPr="00963F37" w:rsidRDefault="005B4779" w:rsidP="00E0477B">
      <w:r w:rsidRPr="00963F37">
        <w:t>Selecting ‘Reset’ will deselect all filters in that row.</w:t>
      </w:r>
    </w:p>
    <w:p w14:paraId="5212B1C8" w14:textId="77777777" w:rsidR="005B4779" w:rsidRPr="00963F37" w:rsidRDefault="005B4779" w:rsidP="00E0477B">
      <w:pPr>
        <w:pStyle w:val="Heading2"/>
      </w:pPr>
      <w:bookmarkStart w:id="58" w:name="_Toc142058792"/>
      <w:bookmarkStart w:id="59" w:name="_Toc143175759"/>
      <w:r w:rsidRPr="00963F37">
        <w:lastRenderedPageBreak/>
        <w:t>Queues</w:t>
      </w:r>
      <w:bookmarkEnd w:id="58"/>
      <w:bookmarkEnd w:id="59"/>
    </w:p>
    <w:p w14:paraId="23986144" w14:textId="7BAA8C0F" w:rsidR="005B4779" w:rsidRPr="00963F37" w:rsidRDefault="005B4779" w:rsidP="00E0477B">
      <w:r w:rsidRPr="00963F37">
        <w:t>Above the filters, there is a collapsible menu allowing the user to navigate to dedicated ‘queues’ for each process configured, and for a set of pre-defined execution statuses.</w:t>
      </w:r>
      <w:commentRangeStart w:id="60"/>
      <w:commentRangeStart w:id="61"/>
      <w:commentRangeEnd w:id="60"/>
      <w:r w:rsidRPr="00963F37">
        <w:commentReference w:id="60"/>
      </w:r>
      <w:commentRangeEnd w:id="61"/>
      <w:r w:rsidRPr="00963F37">
        <w:commentReference w:id="61"/>
      </w:r>
    </w:p>
    <w:p w14:paraId="2A1BCC46" w14:textId="7626CD53" w:rsidR="005B4779" w:rsidRPr="00963F37" w:rsidRDefault="005B4779" w:rsidP="00E0477B">
      <w:r w:rsidRPr="00963F37">
        <w:rPr>
          <w:noProof/>
        </w:rPr>
        <w:drawing>
          <wp:inline distT="0" distB="0" distL="0" distR="0" wp14:anchorId="7609F4A6" wp14:editId="76FB77C4">
            <wp:extent cx="4747565" cy="805921"/>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4766247" cy="809092"/>
                    </a:xfrm>
                    <a:prstGeom prst="rect">
                      <a:avLst/>
                    </a:prstGeom>
                  </pic:spPr>
                </pic:pic>
              </a:graphicData>
            </a:graphic>
          </wp:inline>
        </w:drawing>
      </w:r>
    </w:p>
    <w:p w14:paraId="07784FFB" w14:textId="77777777" w:rsidR="005B4779" w:rsidRPr="00963F37" w:rsidRDefault="005B4779" w:rsidP="00E0477B">
      <w:r w:rsidRPr="00963F37">
        <w:t>These allow users with concern for a specific process to only see executions of that process if they wish, and administrators to see how processes are running, pending, completed, etc.</w:t>
      </w:r>
    </w:p>
    <w:p w14:paraId="2DA10CA7" w14:textId="77777777" w:rsidR="005B4779" w:rsidRPr="00963F37" w:rsidRDefault="005B4779" w:rsidP="005B4779">
      <w:pPr>
        <w:pStyle w:val="Heading1"/>
      </w:pPr>
      <w:bookmarkStart w:id="62" w:name="_Toc130542963"/>
      <w:bookmarkStart w:id="63" w:name="_Toc142058793"/>
      <w:bookmarkStart w:id="64" w:name="_Toc143175760"/>
      <w:r w:rsidRPr="00963F37">
        <w:lastRenderedPageBreak/>
        <w:t>My Process Dashboard</w:t>
      </w:r>
      <w:bookmarkEnd w:id="62"/>
      <w:bookmarkEnd w:id="63"/>
      <w:bookmarkEnd w:id="64"/>
    </w:p>
    <w:p w14:paraId="420CD472" w14:textId="6F593E12" w:rsidR="005B4779" w:rsidRPr="00963F37" w:rsidRDefault="005B4779" w:rsidP="00E0477B">
      <w:r w:rsidRPr="00963F37">
        <w:t>From the home page, select ‘My Process Dashboard’. This will display to the user all pending user interactions that they have permission to interact with.</w:t>
      </w:r>
    </w:p>
    <w:p w14:paraId="66463EF3" w14:textId="05DE7C6E" w:rsidR="005B4779" w:rsidRPr="00963F37" w:rsidRDefault="005B4779" w:rsidP="00E0477B">
      <w:r w:rsidRPr="00185D4A">
        <w:rPr>
          <w:noProof/>
        </w:rPr>
        <w:drawing>
          <wp:inline distT="0" distB="0" distL="0" distR="0" wp14:anchorId="282E96F6" wp14:editId="1E621F7B">
            <wp:extent cx="5274310" cy="2564130"/>
            <wp:effectExtent l="0" t="0" r="2540" b="7620"/>
            <wp:docPr id="24" name="Picture 24" descr="A screenshot of a compute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dashboard&#10;&#10;Description automatically generated with low confidence"/>
                    <pic:cNvPicPr/>
                  </pic:nvPicPr>
                  <pic:blipFill>
                    <a:blip r:embed="rId32"/>
                    <a:stretch>
                      <a:fillRect/>
                    </a:stretch>
                  </pic:blipFill>
                  <pic:spPr>
                    <a:xfrm>
                      <a:off x="0" y="0"/>
                      <a:ext cx="5274310" cy="2564130"/>
                    </a:xfrm>
                    <a:prstGeom prst="rect">
                      <a:avLst/>
                    </a:prstGeom>
                  </pic:spPr>
                </pic:pic>
              </a:graphicData>
            </a:graphic>
          </wp:inline>
        </w:drawing>
      </w:r>
    </w:p>
    <w:p w14:paraId="2FE9D13D" w14:textId="77777777" w:rsidR="005B4779" w:rsidRPr="00963F37" w:rsidRDefault="005B4779" w:rsidP="00E0477B">
      <w:r w:rsidRPr="00963F37">
        <w:t xml:space="preserve">This is like the Process Dashboard, except simplified to be relevant to the logged in user and only show them tasks that they need to complete. They have the same Process Execution </w:t>
      </w:r>
      <w:proofErr w:type="gramStart"/>
      <w:r w:rsidRPr="00963F37">
        <w:t>View, but</w:t>
      </w:r>
      <w:proofErr w:type="gramEnd"/>
      <w:r w:rsidRPr="00963F37">
        <w:t xml:space="preserve"> may only filter based on the process being executed and have no need to navigate to other queues from here.</w:t>
      </w:r>
    </w:p>
    <w:p w14:paraId="380CD1C0" w14:textId="77777777" w:rsidR="005B4779" w:rsidRPr="00963F37" w:rsidRDefault="005B4779" w:rsidP="00E0477B"/>
    <w:p w14:paraId="5ED77C41" w14:textId="77777777" w:rsidR="005B4779" w:rsidRPr="00963F37" w:rsidRDefault="005B4779" w:rsidP="005B4779">
      <w:pPr>
        <w:pStyle w:val="Heading1"/>
      </w:pPr>
      <w:bookmarkStart w:id="65" w:name="_Toc130542964"/>
      <w:bookmarkStart w:id="66" w:name="_Toc142058794"/>
      <w:bookmarkStart w:id="67" w:name="_Toc143175761"/>
      <w:r w:rsidRPr="00963F37">
        <w:lastRenderedPageBreak/>
        <w:t>Administrator Settings</w:t>
      </w:r>
      <w:bookmarkEnd w:id="65"/>
      <w:bookmarkEnd w:id="66"/>
      <w:bookmarkEnd w:id="67"/>
    </w:p>
    <w:p w14:paraId="5F903E44" w14:textId="58CC3947" w:rsidR="005B4779" w:rsidRPr="00963F37" w:rsidRDefault="005B4779" w:rsidP="00E0477B">
      <w:r w:rsidRPr="00963F37">
        <w:t>Logging in as an administrator user, the user will be presented with a home page with extra options</w:t>
      </w:r>
      <w:r>
        <w:t xml:space="preserve"> in the sidebar</w:t>
      </w:r>
      <w:r w:rsidRPr="00963F37">
        <w:t>, as shown below.</w:t>
      </w:r>
    </w:p>
    <w:p w14:paraId="29477089" w14:textId="33D82A5F" w:rsidR="005B4779" w:rsidRPr="00963F37" w:rsidRDefault="005B4779" w:rsidP="00E0477B">
      <w:r w:rsidRPr="00795112">
        <w:rPr>
          <w:noProof/>
        </w:rPr>
        <w:drawing>
          <wp:inline distT="0" distB="0" distL="0" distR="0" wp14:anchorId="355E696E" wp14:editId="01FF8033">
            <wp:extent cx="5274310" cy="2506345"/>
            <wp:effectExtent l="0" t="0" r="2540" b="8255"/>
            <wp:docPr id="25" name="Picture 2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design&#10;&#10;Description automatically generated"/>
                    <pic:cNvPicPr/>
                  </pic:nvPicPr>
                  <pic:blipFill>
                    <a:blip r:embed="rId18"/>
                    <a:stretch>
                      <a:fillRect/>
                    </a:stretch>
                  </pic:blipFill>
                  <pic:spPr>
                    <a:xfrm>
                      <a:off x="0" y="0"/>
                      <a:ext cx="5274310" cy="2506345"/>
                    </a:xfrm>
                    <a:prstGeom prst="rect">
                      <a:avLst/>
                    </a:prstGeom>
                  </pic:spPr>
                </pic:pic>
              </a:graphicData>
            </a:graphic>
          </wp:inline>
        </w:drawing>
      </w:r>
    </w:p>
    <w:p w14:paraId="1FE1D153" w14:textId="3279C3F9" w:rsidR="005B4779" w:rsidRPr="00963F37" w:rsidRDefault="005B4779" w:rsidP="00E0477B">
      <w:r w:rsidRPr="00963F37">
        <w:t>Selecting ‘Admin Settings’ in the bottom left corner, will navigate to the following page:</w:t>
      </w:r>
    </w:p>
    <w:p w14:paraId="35280D8F" w14:textId="77777777" w:rsidR="005B4779" w:rsidRPr="00963F37" w:rsidRDefault="005B4779" w:rsidP="00E0477B">
      <w:r w:rsidRPr="00155A07">
        <w:rPr>
          <w:noProof/>
        </w:rPr>
        <w:drawing>
          <wp:inline distT="0" distB="0" distL="0" distR="0" wp14:anchorId="41E5D2D5" wp14:editId="28D618F6">
            <wp:extent cx="5274310" cy="2472055"/>
            <wp:effectExtent l="0" t="0" r="2540" b="444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stretch>
                      <a:fillRect/>
                    </a:stretch>
                  </pic:blipFill>
                  <pic:spPr>
                    <a:xfrm>
                      <a:off x="0" y="0"/>
                      <a:ext cx="5274310" cy="2472055"/>
                    </a:xfrm>
                    <a:prstGeom prst="rect">
                      <a:avLst/>
                    </a:prstGeom>
                  </pic:spPr>
                </pic:pic>
              </a:graphicData>
            </a:graphic>
          </wp:inline>
        </w:drawing>
      </w:r>
    </w:p>
    <w:p w14:paraId="5C9CE776" w14:textId="77777777" w:rsidR="005B4779" w:rsidRPr="00963F37" w:rsidRDefault="005B4779" w:rsidP="00E0477B"/>
    <w:p w14:paraId="0A6882C5" w14:textId="77777777" w:rsidR="005B4779" w:rsidRPr="00963F37" w:rsidRDefault="005B4779" w:rsidP="00E0477B"/>
    <w:p w14:paraId="666D7E6E" w14:textId="77777777" w:rsidR="005B4779" w:rsidRPr="00963F37" w:rsidRDefault="005B4779" w:rsidP="00E0477B">
      <w:bookmarkStart w:id="68" w:name="_Toc130542965"/>
      <w:r w:rsidRPr="00963F37">
        <w:br w:type="page"/>
      </w:r>
    </w:p>
    <w:p w14:paraId="11982B03" w14:textId="77777777" w:rsidR="005B4779" w:rsidRPr="00963F37" w:rsidRDefault="005B4779" w:rsidP="00E0477B">
      <w:pPr>
        <w:pStyle w:val="Heading2"/>
      </w:pPr>
      <w:bookmarkStart w:id="69" w:name="_Toc142058795"/>
      <w:bookmarkStart w:id="70" w:name="_Toc143175762"/>
      <w:r w:rsidRPr="00963F37">
        <w:lastRenderedPageBreak/>
        <w:t>Manage Service Requests</w:t>
      </w:r>
      <w:bookmarkEnd w:id="68"/>
      <w:bookmarkEnd w:id="69"/>
      <w:bookmarkEnd w:id="70"/>
    </w:p>
    <w:p w14:paraId="2391B1A3" w14:textId="148758AE" w:rsidR="005B4779" w:rsidRPr="00963F37" w:rsidRDefault="005B4779" w:rsidP="00E0477B">
      <w:r w:rsidRPr="00963F37">
        <w:t xml:space="preserve">From the </w:t>
      </w:r>
      <w:r>
        <w:t>Admin Settings page</w:t>
      </w:r>
      <w:r w:rsidRPr="00963F37">
        <w:t xml:space="preserve">, select ‘Manage Service Requests’. A page </w:t>
      </w:r>
      <w:proofErr w:type="gramStart"/>
      <w:r w:rsidRPr="00963F37">
        <w:t>similar to</w:t>
      </w:r>
      <w:proofErr w:type="gramEnd"/>
      <w:r w:rsidRPr="00963F37">
        <w:t xml:space="preserve"> the service request catalogue will be displayed, with the right-hand panel allowing users to manage the available requests.</w:t>
      </w:r>
    </w:p>
    <w:p w14:paraId="275887C4" w14:textId="77777777" w:rsidR="005B4779" w:rsidRPr="00963F37" w:rsidRDefault="005B4779" w:rsidP="00E0477B">
      <w:pPr>
        <w:pStyle w:val="Heading3"/>
      </w:pPr>
      <w:bookmarkStart w:id="71" w:name="_Toc130542966"/>
      <w:r w:rsidRPr="00963F37">
        <w:t>Create Service Request</w:t>
      </w:r>
      <w:bookmarkEnd w:id="71"/>
    </w:p>
    <w:p w14:paraId="37054BCC" w14:textId="68A8A6D6" w:rsidR="005B4779" w:rsidRPr="00963F37" w:rsidRDefault="005B4779" w:rsidP="00E0477B">
      <w:pPr>
        <w:pStyle w:val="WeAreCORTEXEmphasis"/>
      </w:pPr>
      <w:r w:rsidRPr="00963F37">
        <w:t>To create a service request</w:t>
      </w:r>
      <w:r>
        <w:t xml:space="preserve"> and map it to a newly created page</w:t>
      </w:r>
      <w:r w:rsidRPr="00963F37">
        <w:t xml:space="preserve">, see the </w:t>
      </w:r>
      <w:r>
        <w:t>CORTEX</w:t>
      </w:r>
      <w:r w:rsidRPr="00963F37">
        <w:t xml:space="preserve"> Interaction Portal </w:t>
      </w:r>
      <w:r>
        <w:t xml:space="preserve">Developer Guide </w:t>
      </w:r>
      <w:proofErr w:type="gramStart"/>
      <w:r w:rsidRPr="00963F37">
        <w:t>document</w:t>
      </w:r>
      <w:proofErr w:type="gramEnd"/>
      <w:r w:rsidRPr="00963F37">
        <w:t xml:space="preserve"> Section </w:t>
      </w:r>
      <w:r>
        <w:t>3</w:t>
      </w:r>
      <w:r w:rsidRPr="00963F37">
        <w:t>.1.</w:t>
      </w:r>
    </w:p>
    <w:p w14:paraId="6139AE9E" w14:textId="77777777" w:rsidR="005B4779" w:rsidRPr="00963F37" w:rsidRDefault="005B4779" w:rsidP="00E0477B">
      <w:pPr>
        <w:pStyle w:val="Heading3"/>
      </w:pPr>
      <w:bookmarkStart w:id="72" w:name="_Toc130542967"/>
      <w:r w:rsidRPr="00963F37">
        <w:t>Edit Service Request</w:t>
      </w:r>
      <w:bookmarkEnd w:id="72"/>
    </w:p>
    <w:p w14:paraId="25187150" w14:textId="7C94795D" w:rsidR="005B4779" w:rsidRPr="00963F37" w:rsidRDefault="005B4779" w:rsidP="00E0477B">
      <w:r w:rsidRPr="00963F37">
        <w:t>To modify a pre-existing service request, select it and then ‘Edit Service Request’</w:t>
      </w:r>
      <w:r>
        <w:t>.</w:t>
      </w:r>
    </w:p>
    <w:p w14:paraId="18DF9CE9" w14:textId="1AEAC6F8" w:rsidR="005B4779" w:rsidRPr="00963F37" w:rsidRDefault="005B4779" w:rsidP="00E0477B">
      <w:r w:rsidRPr="00963F37">
        <w:t>The user will be presented with a pop-up window that allows them to change the details of the service request.</w:t>
      </w:r>
    </w:p>
    <w:p w14:paraId="6F2DF84F" w14:textId="69E96357" w:rsidR="005B4779" w:rsidRPr="00963F37" w:rsidRDefault="005B4779" w:rsidP="00E0477B">
      <w:r w:rsidRPr="00963F37">
        <w:rPr>
          <w:noProof/>
        </w:rPr>
        <w:drawing>
          <wp:inline distT="0" distB="0" distL="0" distR="0" wp14:anchorId="38886F35" wp14:editId="651F15EC">
            <wp:extent cx="5278120" cy="2573655"/>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278120" cy="2573655"/>
                    </a:xfrm>
                    <a:prstGeom prst="rect">
                      <a:avLst/>
                    </a:prstGeom>
                  </pic:spPr>
                </pic:pic>
              </a:graphicData>
            </a:graphic>
          </wp:inline>
        </w:drawing>
      </w:r>
      <w:r w:rsidRPr="00963F37">
        <w:t xml:space="preserve"> </w:t>
      </w:r>
    </w:p>
    <w:p w14:paraId="46D03465" w14:textId="0C9A7E97" w:rsidR="005B4779" w:rsidRPr="00963F37" w:rsidRDefault="005B4779" w:rsidP="00E0477B">
      <w:r w:rsidRPr="00963F37">
        <w:t>Once the details have been changed, select ‘Edit Service Request’ to save them or the X button in the top right corner to cancel.</w:t>
      </w:r>
    </w:p>
    <w:p w14:paraId="3C76D165" w14:textId="77777777" w:rsidR="005B4779" w:rsidRPr="00963F37" w:rsidRDefault="005B4779" w:rsidP="00E0477B">
      <w:pPr>
        <w:pStyle w:val="Heading3"/>
      </w:pPr>
      <w:bookmarkStart w:id="73" w:name="_Toc130542968"/>
      <w:r w:rsidRPr="00963F37">
        <w:t>Delete Service Request</w:t>
      </w:r>
      <w:bookmarkEnd w:id="73"/>
    </w:p>
    <w:p w14:paraId="354BED34" w14:textId="77777777" w:rsidR="005B4779" w:rsidRPr="00963F37" w:rsidRDefault="005B4779" w:rsidP="00E0477B">
      <w:r w:rsidRPr="00963F37">
        <w:t>To delete a pre-existing service request, select it and then the red ‘Delete Service Request’ button.</w:t>
      </w:r>
    </w:p>
    <w:p w14:paraId="39CA954C" w14:textId="40B6B4BF" w:rsidR="005B4779" w:rsidRPr="00963F37" w:rsidRDefault="005B4779" w:rsidP="00E0477B">
      <w:r w:rsidRPr="00963F37">
        <w:t xml:space="preserve">A pop-up will be shown to ensure that the user is sure they wish to delete the service request. </w:t>
      </w:r>
    </w:p>
    <w:p w14:paraId="280CE7D0" w14:textId="1D2006FD" w:rsidR="005B4779" w:rsidRPr="00963F37" w:rsidRDefault="005B4779" w:rsidP="00E0477B">
      <w:r w:rsidRPr="00963F37">
        <w:rPr>
          <w:noProof/>
        </w:rPr>
        <w:lastRenderedPageBreak/>
        <w:drawing>
          <wp:inline distT="0" distB="0" distL="0" distR="0" wp14:anchorId="7498FE7C" wp14:editId="2C67CFA3">
            <wp:extent cx="4353533" cy="1743318"/>
            <wp:effectExtent l="0" t="0" r="9525" b="952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5"/>
                    <a:stretch>
                      <a:fillRect/>
                    </a:stretch>
                  </pic:blipFill>
                  <pic:spPr>
                    <a:xfrm>
                      <a:off x="0" y="0"/>
                      <a:ext cx="4353533" cy="1743318"/>
                    </a:xfrm>
                    <a:prstGeom prst="rect">
                      <a:avLst/>
                    </a:prstGeom>
                  </pic:spPr>
                </pic:pic>
              </a:graphicData>
            </a:graphic>
          </wp:inline>
        </w:drawing>
      </w:r>
    </w:p>
    <w:p w14:paraId="509C1E18" w14:textId="3FCA9373" w:rsidR="005B4779" w:rsidRPr="00963F37" w:rsidRDefault="005B4779" w:rsidP="00E0477B">
      <w:r w:rsidRPr="00963F37">
        <w:t>Select ‘OK’ to delete the service request, or ‘Cancel’ to cancel.</w:t>
      </w:r>
    </w:p>
    <w:p w14:paraId="103B66CC" w14:textId="77777777" w:rsidR="005B4779" w:rsidRPr="00963F37" w:rsidRDefault="005B4779" w:rsidP="00E0477B">
      <w:pPr>
        <w:pStyle w:val="Heading3"/>
      </w:pPr>
      <w:bookmarkStart w:id="74" w:name="_Toc130542969"/>
      <w:r w:rsidRPr="00963F37">
        <w:t>Create Group</w:t>
      </w:r>
      <w:bookmarkEnd w:id="74"/>
    </w:p>
    <w:p w14:paraId="1AC23F61" w14:textId="61FA91FA" w:rsidR="005B4779" w:rsidRPr="00963F37" w:rsidRDefault="005B4779" w:rsidP="00E0477B">
      <w:r w:rsidRPr="00963F37">
        <w:t>To create a service request group, select ‘New Group’ above right-hand panel. The below pop-up window will be shown to the user.</w:t>
      </w:r>
    </w:p>
    <w:p w14:paraId="6E28FC8D" w14:textId="3F4021D9" w:rsidR="005B4779" w:rsidRPr="00963F37" w:rsidRDefault="005B4779" w:rsidP="00E0477B">
      <w:r w:rsidRPr="00963F37">
        <w:rPr>
          <w:noProof/>
        </w:rPr>
        <w:drawing>
          <wp:inline distT="0" distB="0" distL="0" distR="0" wp14:anchorId="25956BF8" wp14:editId="705BD512">
            <wp:extent cx="5278120" cy="2586355"/>
            <wp:effectExtent l="0" t="0" r="0" b="444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278120" cy="2586355"/>
                    </a:xfrm>
                    <a:prstGeom prst="rect">
                      <a:avLst/>
                    </a:prstGeom>
                  </pic:spPr>
                </pic:pic>
              </a:graphicData>
            </a:graphic>
          </wp:inline>
        </w:drawing>
      </w:r>
    </w:p>
    <w:p w14:paraId="49447B8F" w14:textId="0EB726D0" w:rsidR="005B4779" w:rsidRPr="00963F37" w:rsidRDefault="005B4779" w:rsidP="00E0477B">
      <w:r w:rsidRPr="00963F37">
        <w:t xml:space="preserve">The name of the group may be configured here. Select ‘Create Group’ to create the group. </w:t>
      </w:r>
      <w:bookmarkStart w:id="75" w:name="_Toc130542970"/>
    </w:p>
    <w:p w14:paraId="6344E986" w14:textId="77777777" w:rsidR="005B4779" w:rsidRPr="00963F37" w:rsidRDefault="005B4779" w:rsidP="00E0477B">
      <w:pPr>
        <w:pStyle w:val="Heading3"/>
      </w:pPr>
      <w:r w:rsidRPr="00963F37">
        <w:t>Modify Group</w:t>
      </w:r>
      <w:bookmarkEnd w:id="75"/>
    </w:p>
    <w:p w14:paraId="65BFABF1" w14:textId="77777777" w:rsidR="005B4779" w:rsidRPr="00963F37" w:rsidRDefault="005B4779" w:rsidP="00E0477B">
      <w:r w:rsidRPr="00963F37">
        <w:t>To modify a pre-existing group, select it to navigate inside. Select ‘Modify Group’ to open the pop-up window allowing it to be modified.</w:t>
      </w:r>
    </w:p>
    <w:p w14:paraId="05343CD5" w14:textId="77777777" w:rsidR="005B4779" w:rsidRPr="00963F37" w:rsidRDefault="005B4779" w:rsidP="00E0477B"/>
    <w:p w14:paraId="03F8274E" w14:textId="29A928D9" w:rsidR="005B4779" w:rsidRPr="00963F37" w:rsidRDefault="005B4779" w:rsidP="00E0477B">
      <w:r w:rsidRPr="00963F37">
        <w:rPr>
          <w:noProof/>
        </w:rPr>
        <w:lastRenderedPageBreak/>
        <w:drawing>
          <wp:inline distT="0" distB="0" distL="0" distR="0" wp14:anchorId="0E09F46D" wp14:editId="2EF2A7D4">
            <wp:extent cx="5278120" cy="259334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7"/>
                    <a:stretch>
                      <a:fillRect/>
                    </a:stretch>
                  </pic:blipFill>
                  <pic:spPr>
                    <a:xfrm>
                      <a:off x="0" y="0"/>
                      <a:ext cx="5278120" cy="2593340"/>
                    </a:xfrm>
                    <a:prstGeom prst="rect">
                      <a:avLst/>
                    </a:prstGeom>
                  </pic:spPr>
                </pic:pic>
              </a:graphicData>
            </a:graphic>
          </wp:inline>
        </w:drawing>
      </w:r>
    </w:p>
    <w:p w14:paraId="7BAC66A1" w14:textId="6C64227D" w:rsidR="005B4779" w:rsidRPr="00963F37" w:rsidRDefault="005B4779" w:rsidP="00E0477B">
      <w:r w:rsidRPr="00963F37">
        <w:t>Once the details have been changed, select ‘Edit Group’ to save them or the X button in the top right corner to cancel.</w:t>
      </w:r>
    </w:p>
    <w:p w14:paraId="1FEA3297" w14:textId="77777777" w:rsidR="005B4779" w:rsidRPr="00963F37" w:rsidRDefault="005B4779" w:rsidP="00E0477B">
      <w:pPr>
        <w:pStyle w:val="Heading3"/>
      </w:pPr>
      <w:bookmarkStart w:id="76" w:name="_Toc130542971"/>
      <w:r w:rsidRPr="00963F37">
        <w:t>Delete Group</w:t>
      </w:r>
      <w:bookmarkEnd w:id="76"/>
    </w:p>
    <w:p w14:paraId="76A38752" w14:textId="77777777" w:rsidR="005B4779" w:rsidRPr="00963F37" w:rsidRDefault="005B4779" w:rsidP="00E0477B">
      <w:r w:rsidRPr="00963F37">
        <w:t>To delete a pre-existing group, select it and then the red ‘Delete Group’ button.</w:t>
      </w:r>
    </w:p>
    <w:p w14:paraId="4BE421A4" w14:textId="6DC12FD8" w:rsidR="005B4779" w:rsidRPr="00963F37" w:rsidRDefault="005B4779" w:rsidP="00E0477B">
      <w:r w:rsidRPr="00963F37">
        <w:t xml:space="preserve">A pop-up will be shown to ensure that the user is sure they wish to delete the group. </w:t>
      </w:r>
    </w:p>
    <w:p w14:paraId="28B74D07" w14:textId="710E8CF6" w:rsidR="005B4779" w:rsidRPr="00963F37" w:rsidRDefault="005B4779" w:rsidP="00E0477B">
      <w:r w:rsidRPr="00963F37">
        <w:rPr>
          <w:noProof/>
        </w:rPr>
        <w:drawing>
          <wp:inline distT="0" distB="0" distL="0" distR="0" wp14:anchorId="2E1D4CA1" wp14:editId="35118372">
            <wp:extent cx="4334480" cy="1533739"/>
            <wp:effectExtent l="0" t="0" r="9525"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8"/>
                    <a:stretch>
                      <a:fillRect/>
                    </a:stretch>
                  </pic:blipFill>
                  <pic:spPr>
                    <a:xfrm>
                      <a:off x="0" y="0"/>
                      <a:ext cx="4334480" cy="1533739"/>
                    </a:xfrm>
                    <a:prstGeom prst="rect">
                      <a:avLst/>
                    </a:prstGeom>
                  </pic:spPr>
                </pic:pic>
              </a:graphicData>
            </a:graphic>
          </wp:inline>
        </w:drawing>
      </w:r>
    </w:p>
    <w:p w14:paraId="179C3156" w14:textId="7A923F90" w:rsidR="005B4779" w:rsidRPr="00963F37" w:rsidRDefault="005B4779" w:rsidP="00E0477B">
      <w:r w:rsidRPr="00963F37">
        <w:t>Select ‘OK’ to delete the group, or ‘Cancel’ to cancel.</w:t>
      </w:r>
    </w:p>
    <w:p w14:paraId="5E1D6AD6" w14:textId="77777777" w:rsidR="005B4779" w:rsidRPr="00963F37" w:rsidRDefault="005B4779" w:rsidP="00E0477B">
      <w:pPr>
        <w:pStyle w:val="Heading2"/>
      </w:pPr>
      <w:bookmarkStart w:id="77" w:name="_Toc130542972"/>
      <w:bookmarkStart w:id="78" w:name="_Toc142058796"/>
      <w:bookmarkStart w:id="79" w:name="_Toc143175763"/>
      <w:r w:rsidRPr="00963F37">
        <w:t>Manage Settings</w:t>
      </w:r>
      <w:bookmarkEnd w:id="77"/>
      <w:bookmarkEnd w:id="78"/>
      <w:bookmarkEnd w:id="79"/>
    </w:p>
    <w:p w14:paraId="57EFFBF4" w14:textId="255AF6F7" w:rsidR="005B4779" w:rsidRPr="00963F37" w:rsidRDefault="005B4779" w:rsidP="00E0477B">
      <w:r w:rsidRPr="00963F37">
        <w:t xml:space="preserve">From the </w:t>
      </w:r>
      <w:r>
        <w:t>Admin Settings</w:t>
      </w:r>
      <w:r w:rsidRPr="00963F37">
        <w:t xml:space="preserve"> page, select ‘Manage Settings’. From the page to which the user is taken, they may edit various settings of the</w:t>
      </w:r>
      <w:r>
        <w:t xml:space="preserve"> CORTEX</w:t>
      </w:r>
      <w:r w:rsidRPr="00963F37">
        <w:t xml:space="preserve"> Interaction Portal web app.</w:t>
      </w:r>
    </w:p>
    <w:p w14:paraId="5221ABF8" w14:textId="4FEAA123" w:rsidR="005B4779" w:rsidRPr="00963F37" w:rsidRDefault="005B4779" w:rsidP="00E0477B">
      <w:r w:rsidRPr="00963F37">
        <w:rPr>
          <w:noProof/>
        </w:rPr>
        <w:lastRenderedPageBreak/>
        <w:drawing>
          <wp:inline distT="0" distB="0" distL="0" distR="0" wp14:anchorId="7BEC86C6" wp14:editId="3BFB5C61">
            <wp:extent cx="5278120" cy="6490970"/>
            <wp:effectExtent l="0" t="0" r="0" b="508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9"/>
                    <a:stretch>
                      <a:fillRect/>
                    </a:stretch>
                  </pic:blipFill>
                  <pic:spPr>
                    <a:xfrm>
                      <a:off x="0" y="0"/>
                      <a:ext cx="5278120" cy="6490970"/>
                    </a:xfrm>
                    <a:prstGeom prst="rect">
                      <a:avLst/>
                    </a:prstGeom>
                  </pic:spPr>
                </pic:pic>
              </a:graphicData>
            </a:graphic>
          </wp:inline>
        </w:drawing>
      </w:r>
      <w:bookmarkStart w:id="80" w:name="_Toc130542973"/>
    </w:p>
    <w:p w14:paraId="70CF3A75" w14:textId="77777777" w:rsidR="005B4779" w:rsidRPr="00963F37" w:rsidRDefault="005B4779" w:rsidP="00E0477B">
      <w:pPr>
        <w:pStyle w:val="Heading3"/>
      </w:pPr>
      <w:r w:rsidRPr="00963F37">
        <w:t>Manage Allowed Roles</w:t>
      </w:r>
      <w:bookmarkEnd w:id="80"/>
    </w:p>
    <w:p w14:paraId="590293E3" w14:textId="77777777" w:rsidR="005B4779" w:rsidRDefault="005B4779" w:rsidP="00E0477B">
      <w:r w:rsidRPr="00963F37">
        <w:t>In the upper-most panel, an administrator may search for user groups in active directory and assign them as a user or an admin.</w:t>
      </w:r>
    </w:p>
    <w:p w14:paraId="52F04F32" w14:textId="77777777" w:rsidR="005B4779" w:rsidRPr="00963F37" w:rsidRDefault="005B4779" w:rsidP="00E0477B"/>
    <w:p w14:paraId="6F2626AE" w14:textId="6408D1A7" w:rsidR="005B4779" w:rsidRPr="00963F37" w:rsidRDefault="005B4779" w:rsidP="00E0477B">
      <w:r w:rsidRPr="00963F37">
        <w:rPr>
          <w:noProof/>
        </w:rPr>
        <w:lastRenderedPageBreak/>
        <w:drawing>
          <wp:inline distT="0" distB="0" distL="0" distR="0" wp14:anchorId="3513D838" wp14:editId="555AB429">
            <wp:extent cx="3767328" cy="4127654"/>
            <wp:effectExtent l="0" t="0" r="508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0"/>
                    <a:stretch>
                      <a:fillRect/>
                    </a:stretch>
                  </pic:blipFill>
                  <pic:spPr>
                    <a:xfrm>
                      <a:off x="0" y="0"/>
                      <a:ext cx="3770236" cy="4130841"/>
                    </a:xfrm>
                    <a:prstGeom prst="rect">
                      <a:avLst/>
                    </a:prstGeom>
                  </pic:spPr>
                </pic:pic>
              </a:graphicData>
            </a:graphic>
          </wp:inline>
        </w:drawing>
      </w:r>
    </w:p>
    <w:p w14:paraId="0E0E5217" w14:textId="5C19084F" w:rsidR="005B4779" w:rsidRPr="00963F37" w:rsidRDefault="005B4779" w:rsidP="00E0477B">
      <w:r w:rsidRPr="00963F37">
        <w:t>Once changes have been made, select the save button at the bottom of the screen to apply them.</w:t>
      </w:r>
    </w:p>
    <w:p w14:paraId="566FE5DD" w14:textId="77777777" w:rsidR="005B4779" w:rsidRPr="00963F37" w:rsidRDefault="005B4779" w:rsidP="00E0477B">
      <w:pPr>
        <w:pStyle w:val="Heading3"/>
      </w:pPr>
      <w:bookmarkStart w:id="81" w:name="_Toc130542974"/>
      <w:r w:rsidRPr="00963F37">
        <w:t>Manage Session Details</w:t>
      </w:r>
      <w:bookmarkEnd w:id="81"/>
    </w:p>
    <w:p w14:paraId="261E18A8" w14:textId="5F740DFA" w:rsidR="005B4779" w:rsidRPr="00963F37" w:rsidRDefault="005B4779" w:rsidP="00E0477B">
      <w:r w:rsidRPr="00963F37">
        <w:t xml:space="preserve">In the bottom-most panel, an administrator may change the </w:t>
      </w:r>
      <w:proofErr w:type="gramStart"/>
      <w:r w:rsidRPr="00963F37">
        <w:t>period of time</w:t>
      </w:r>
      <w:proofErr w:type="gramEnd"/>
      <w:r w:rsidRPr="00963F37">
        <w:t xml:space="preserve"> between a user logging in and when they are automatically logged out.</w:t>
      </w:r>
    </w:p>
    <w:p w14:paraId="26C5EA85" w14:textId="2CC71047" w:rsidR="005B4779" w:rsidRPr="00963F37" w:rsidRDefault="005B4779" w:rsidP="00E0477B">
      <w:r w:rsidRPr="00963F37">
        <w:rPr>
          <w:noProof/>
        </w:rPr>
        <w:drawing>
          <wp:inline distT="0" distB="0" distL="0" distR="0" wp14:anchorId="13BE5E3E" wp14:editId="09321FBB">
            <wp:extent cx="4564685" cy="1225743"/>
            <wp:effectExtent l="0" t="0" r="762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1"/>
                    <a:stretch>
                      <a:fillRect/>
                    </a:stretch>
                  </pic:blipFill>
                  <pic:spPr>
                    <a:xfrm>
                      <a:off x="0" y="0"/>
                      <a:ext cx="4569575" cy="1227056"/>
                    </a:xfrm>
                    <a:prstGeom prst="rect">
                      <a:avLst/>
                    </a:prstGeom>
                  </pic:spPr>
                </pic:pic>
              </a:graphicData>
            </a:graphic>
          </wp:inline>
        </w:drawing>
      </w:r>
    </w:p>
    <w:p w14:paraId="11C2A6CB" w14:textId="77777777" w:rsidR="005B4779" w:rsidRPr="00963F37" w:rsidRDefault="005B4779" w:rsidP="00E0477B">
      <w:r w:rsidRPr="00963F37">
        <w:t>Once changes have been made, select the save button at the bottom of the screen to apply them.</w:t>
      </w:r>
    </w:p>
    <w:p w14:paraId="73856F3E" w14:textId="77777777" w:rsidR="005B4779" w:rsidRPr="00963F37" w:rsidRDefault="005B4779" w:rsidP="00E0477B">
      <w:pPr>
        <w:pStyle w:val="Heading2"/>
      </w:pPr>
      <w:bookmarkStart w:id="82" w:name="_Toc130542975"/>
      <w:bookmarkStart w:id="83" w:name="_Toc142058797"/>
      <w:bookmarkStart w:id="84" w:name="_Toc143175764"/>
      <w:r w:rsidRPr="00963F37">
        <w:t>Manage Processes</w:t>
      </w:r>
      <w:bookmarkEnd w:id="82"/>
      <w:r w:rsidRPr="00963F37">
        <w:t xml:space="preserve"> and Tasks</w:t>
      </w:r>
      <w:bookmarkEnd w:id="83"/>
      <w:bookmarkEnd w:id="84"/>
    </w:p>
    <w:p w14:paraId="472E8EC0" w14:textId="60553604" w:rsidR="005B4779" w:rsidRPr="00963F37" w:rsidRDefault="005B4779" w:rsidP="00E0477B">
      <w:r w:rsidRPr="00963F37">
        <w:t xml:space="preserve">When working with Process Driven UIs, (i.e., otherwise fully automated processes that will wait for a manual task involving an AppGyver UI to be completed before </w:t>
      </w:r>
      <w:r w:rsidRPr="00963F37">
        <w:lastRenderedPageBreak/>
        <w:t>continuing) it is often necessary to show different tasks to users with different permissions.</w:t>
      </w:r>
    </w:p>
    <w:p w14:paraId="5C118A16" w14:textId="2BEEB2E6" w:rsidR="005B4779" w:rsidRPr="00963F37" w:rsidRDefault="005B4779" w:rsidP="00E0477B">
      <w:r w:rsidRPr="00963F37">
        <w:t>For example, in a process involving multiple departments, users from each department may be required to enter data at different points in an automated process’s execution, so they would only need permissions to see tasks relevant to them. Then, when all data has been entered, a senior manager may need to provide approval for the process to be finalised.</w:t>
      </w:r>
    </w:p>
    <w:p w14:paraId="09071E5B" w14:textId="0D1C0AD1" w:rsidR="005B4779" w:rsidRPr="00963F37" w:rsidRDefault="005B4779" w:rsidP="00E0477B">
      <w:r w:rsidRPr="00963F37">
        <w:t xml:space="preserve">To define processes, tasks, and their associated access, select ‘Manage Processes and Tasks’ from the </w:t>
      </w:r>
      <w:r>
        <w:t>Admin Settings</w:t>
      </w:r>
      <w:r w:rsidRPr="00963F37">
        <w:t xml:space="preserve"> page.</w:t>
      </w:r>
    </w:p>
    <w:p w14:paraId="712439E9" w14:textId="77777777" w:rsidR="005B4779" w:rsidRPr="00963F37" w:rsidRDefault="005B4779" w:rsidP="00E0477B">
      <w:r w:rsidRPr="00963F37">
        <w:t>The below screen will be displayed</w:t>
      </w:r>
      <w:r>
        <w:t>:</w:t>
      </w:r>
    </w:p>
    <w:p w14:paraId="15CE89F8" w14:textId="77777777" w:rsidR="005B4779" w:rsidRPr="00963F37" w:rsidRDefault="005B4779" w:rsidP="00E0477B"/>
    <w:p w14:paraId="472DD185" w14:textId="1A1EC8B4" w:rsidR="005B4779" w:rsidRPr="00963F37" w:rsidRDefault="005B4779" w:rsidP="00E0477B">
      <w:r w:rsidRPr="008242D4">
        <w:rPr>
          <w:noProof/>
        </w:rPr>
        <w:drawing>
          <wp:inline distT="0" distB="0" distL="0" distR="0" wp14:anchorId="62F80D0B" wp14:editId="61193D1B">
            <wp:extent cx="5274310" cy="2489200"/>
            <wp:effectExtent l="0" t="0" r="254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42"/>
                    <a:stretch>
                      <a:fillRect/>
                    </a:stretch>
                  </pic:blipFill>
                  <pic:spPr>
                    <a:xfrm>
                      <a:off x="0" y="0"/>
                      <a:ext cx="5274310" cy="2489200"/>
                    </a:xfrm>
                    <a:prstGeom prst="rect">
                      <a:avLst/>
                    </a:prstGeom>
                  </pic:spPr>
                </pic:pic>
              </a:graphicData>
            </a:graphic>
          </wp:inline>
        </w:drawing>
      </w:r>
    </w:p>
    <w:p w14:paraId="43CBC650" w14:textId="77777777" w:rsidR="005B4779" w:rsidRPr="00963F37" w:rsidRDefault="005B4779" w:rsidP="00E0477B">
      <w:pPr>
        <w:pStyle w:val="Heading3"/>
      </w:pPr>
      <w:bookmarkStart w:id="85" w:name="_Toc130542976"/>
      <w:r w:rsidRPr="00963F37">
        <w:t xml:space="preserve">Define a </w:t>
      </w:r>
      <w:r>
        <w:t>N</w:t>
      </w:r>
      <w:r w:rsidRPr="00963F37">
        <w:t xml:space="preserve">ew </w:t>
      </w:r>
      <w:r>
        <w:t>P</w:t>
      </w:r>
      <w:r w:rsidRPr="00963F37">
        <w:t>rocess</w:t>
      </w:r>
      <w:bookmarkEnd w:id="85"/>
    </w:p>
    <w:p w14:paraId="0B590A3F" w14:textId="28B9BDDC" w:rsidR="005B4779" w:rsidRPr="00963F37" w:rsidRDefault="005B4779" w:rsidP="00E0477B">
      <w:r w:rsidRPr="00963F37">
        <w:t>Select ‘New Process’, then in the panel that appears enter a name and select active directory groups that will have permission to view one or more tasks within that group.</w:t>
      </w:r>
    </w:p>
    <w:p w14:paraId="566CB398" w14:textId="2C2B1F06" w:rsidR="005B4779" w:rsidRPr="00963F37" w:rsidRDefault="005B4779" w:rsidP="00E0477B">
      <w:r w:rsidRPr="00954EB3">
        <w:rPr>
          <w:noProof/>
        </w:rPr>
        <w:lastRenderedPageBreak/>
        <w:drawing>
          <wp:inline distT="0" distB="0" distL="0" distR="0" wp14:anchorId="204A140B" wp14:editId="54EFBEAA">
            <wp:extent cx="5274310" cy="2513330"/>
            <wp:effectExtent l="0" t="0" r="2540" b="127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3"/>
                    <a:stretch>
                      <a:fillRect/>
                    </a:stretch>
                  </pic:blipFill>
                  <pic:spPr>
                    <a:xfrm>
                      <a:off x="0" y="0"/>
                      <a:ext cx="5274310" cy="2513330"/>
                    </a:xfrm>
                    <a:prstGeom prst="rect">
                      <a:avLst/>
                    </a:prstGeom>
                  </pic:spPr>
                </pic:pic>
              </a:graphicData>
            </a:graphic>
          </wp:inline>
        </w:drawing>
      </w:r>
    </w:p>
    <w:p w14:paraId="6BDE7CAB" w14:textId="1E548570" w:rsidR="005B4779" w:rsidRPr="00963F37" w:rsidRDefault="005B4779" w:rsidP="00E0477B">
      <w:r w:rsidRPr="00963F37">
        <w:t>Select ‘Create Process’ to create the process, or the X button in the top right corner to cancel. A new process will be in the list below.</w:t>
      </w:r>
    </w:p>
    <w:p w14:paraId="5F309C28" w14:textId="77777777" w:rsidR="009560FB" w:rsidRDefault="005B4779" w:rsidP="00E0477B">
      <w:r w:rsidRPr="00954EB3">
        <w:rPr>
          <w:noProof/>
        </w:rPr>
        <w:drawing>
          <wp:inline distT="0" distB="0" distL="0" distR="0" wp14:anchorId="0C726357" wp14:editId="1B59C372">
            <wp:extent cx="5274310" cy="2498090"/>
            <wp:effectExtent l="0" t="0" r="254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4"/>
                    <a:stretch>
                      <a:fillRect/>
                    </a:stretch>
                  </pic:blipFill>
                  <pic:spPr>
                    <a:xfrm>
                      <a:off x="0" y="0"/>
                      <a:ext cx="5274310" cy="2498090"/>
                    </a:xfrm>
                    <a:prstGeom prst="rect">
                      <a:avLst/>
                    </a:prstGeom>
                  </pic:spPr>
                </pic:pic>
              </a:graphicData>
            </a:graphic>
          </wp:inline>
        </w:drawing>
      </w:r>
    </w:p>
    <w:p w14:paraId="51619399" w14:textId="263876C1" w:rsidR="005B4779" w:rsidRPr="00963F37" w:rsidRDefault="005B4779" w:rsidP="00E0477B">
      <w:r w:rsidRPr="00963F37">
        <w:br w:type="page"/>
      </w:r>
    </w:p>
    <w:p w14:paraId="27682894" w14:textId="77777777" w:rsidR="005B4779" w:rsidRPr="00963F37" w:rsidRDefault="005B4779" w:rsidP="00E0477B">
      <w:pPr>
        <w:pStyle w:val="Heading3"/>
      </w:pPr>
      <w:bookmarkStart w:id="86" w:name="_Toc130542978"/>
      <w:r w:rsidRPr="00963F37">
        <w:lastRenderedPageBreak/>
        <w:t>Edit a Process</w:t>
      </w:r>
      <w:bookmarkEnd w:id="86"/>
    </w:p>
    <w:p w14:paraId="61E980FE" w14:textId="77777777" w:rsidR="005B4779" w:rsidRPr="00963F37" w:rsidRDefault="005B4779" w:rsidP="00E0477B">
      <w:r w:rsidRPr="00963F37">
        <w:t>Locate a process in the list. Select the edit button next to the process.</w:t>
      </w:r>
    </w:p>
    <w:p w14:paraId="513E13E5" w14:textId="0500DAB2" w:rsidR="005B4779" w:rsidRPr="00963F37" w:rsidRDefault="005B4779" w:rsidP="00E0477B">
      <w:r w:rsidRPr="005B628E">
        <w:rPr>
          <w:noProof/>
        </w:rPr>
        <w:drawing>
          <wp:inline distT="0" distB="0" distL="0" distR="0" wp14:anchorId="5DABA0CA" wp14:editId="1C443DF3">
            <wp:extent cx="5274310" cy="2496820"/>
            <wp:effectExtent l="0" t="0" r="254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5"/>
                    <a:stretch>
                      <a:fillRect/>
                    </a:stretch>
                  </pic:blipFill>
                  <pic:spPr>
                    <a:xfrm>
                      <a:off x="0" y="0"/>
                      <a:ext cx="5274310" cy="2496820"/>
                    </a:xfrm>
                    <a:prstGeom prst="rect">
                      <a:avLst/>
                    </a:prstGeom>
                  </pic:spPr>
                </pic:pic>
              </a:graphicData>
            </a:graphic>
          </wp:inline>
        </w:drawing>
      </w:r>
    </w:p>
    <w:p w14:paraId="4525DC49" w14:textId="4C2AF8A5" w:rsidR="005B4779" w:rsidRPr="00963F37" w:rsidRDefault="005B4779" w:rsidP="00E0477B">
      <w:r w:rsidRPr="00963F37">
        <w:t>The process name and user groups may be changed here. Select ‘Confirm’ to apply the change, or the X button in the top right corner to cancel.</w:t>
      </w:r>
    </w:p>
    <w:p w14:paraId="5880C4BE" w14:textId="77777777" w:rsidR="005B4779" w:rsidRPr="00963F37" w:rsidRDefault="005B4779" w:rsidP="00E0477B">
      <w:pPr>
        <w:pStyle w:val="Heading3"/>
      </w:pPr>
      <w:r w:rsidRPr="00963F37">
        <w:t>Delete a Process</w:t>
      </w:r>
    </w:p>
    <w:p w14:paraId="68F9121D" w14:textId="473CD700" w:rsidR="005B4779" w:rsidRPr="00963F37" w:rsidRDefault="005B4779" w:rsidP="00E0477B">
      <w:r w:rsidRPr="00963F37">
        <w:t xml:space="preserve">The process may also be deleted here. To do this, select the bin icon next to the process. A pop-up will be shown to ensure that the user is sure they wish to delete the process. </w:t>
      </w:r>
    </w:p>
    <w:p w14:paraId="3CE9BAA8" w14:textId="094D3EED" w:rsidR="005B4779" w:rsidRPr="00963F37" w:rsidRDefault="005B4779" w:rsidP="00E0477B">
      <w:r w:rsidRPr="00963F37">
        <w:rPr>
          <w:noProof/>
        </w:rPr>
        <w:drawing>
          <wp:inline distT="0" distB="0" distL="0" distR="0" wp14:anchorId="01096195" wp14:editId="5FF13D7C">
            <wp:extent cx="4163006" cy="790685"/>
            <wp:effectExtent l="0" t="0" r="9525" b="952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46"/>
                    <a:stretch>
                      <a:fillRect/>
                    </a:stretch>
                  </pic:blipFill>
                  <pic:spPr>
                    <a:xfrm>
                      <a:off x="0" y="0"/>
                      <a:ext cx="4163006" cy="790685"/>
                    </a:xfrm>
                    <a:prstGeom prst="rect">
                      <a:avLst/>
                    </a:prstGeom>
                  </pic:spPr>
                </pic:pic>
              </a:graphicData>
            </a:graphic>
          </wp:inline>
        </w:drawing>
      </w:r>
    </w:p>
    <w:p w14:paraId="6DAA8636" w14:textId="77777777" w:rsidR="005B4779" w:rsidRPr="00963F37" w:rsidRDefault="005B4779" w:rsidP="00E0477B">
      <w:r w:rsidRPr="00963F37">
        <w:t>Select ‘OK’ to delete the process, or ‘Cancel’ to cancel. The process will have been removed from the list.</w:t>
      </w:r>
    </w:p>
    <w:p w14:paraId="41EBB4E3" w14:textId="77777777" w:rsidR="005B4779" w:rsidRPr="00963F37" w:rsidRDefault="005B4779" w:rsidP="00E0477B"/>
    <w:p w14:paraId="0A873844" w14:textId="77777777" w:rsidR="005B4779" w:rsidRPr="00963F37" w:rsidRDefault="005B4779" w:rsidP="00E0477B">
      <w:bookmarkStart w:id="87" w:name="_Toc130542979"/>
      <w:r w:rsidRPr="00963F37">
        <w:br w:type="page"/>
      </w:r>
    </w:p>
    <w:p w14:paraId="00864D57" w14:textId="77777777" w:rsidR="005B4779" w:rsidRPr="00963F37" w:rsidRDefault="005B4779" w:rsidP="00E0477B">
      <w:pPr>
        <w:pStyle w:val="Heading3"/>
      </w:pPr>
      <w:r w:rsidRPr="00963F37">
        <w:lastRenderedPageBreak/>
        <w:t xml:space="preserve">Add </w:t>
      </w:r>
      <w:r>
        <w:t>T</w:t>
      </w:r>
      <w:r w:rsidRPr="00963F37">
        <w:t xml:space="preserve">asks to a </w:t>
      </w:r>
      <w:bookmarkEnd w:id="87"/>
      <w:r>
        <w:t>Process</w:t>
      </w:r>
    </w:p>
    <w:p w14:paraId="3B51C4C5" w14:textId="77777777" w:rsidR="005B4779" w:rsidRPr="00963F37" w:rsidRDefault="005B4779" w:rsidP="00E0477B">
      <w:r w:rsidRPr="00963F37">
        <w:t>Locate a process in the list. Select the ‘+ Add Task’ button next to the ‘Tasks’ header.</w:t>
      </w:r>
    </w:p>
    <w:p w14:paraId="6CFE2265" w14:textId="5067ABF2" w:rsidR="005B4779" w:rsidRPr="00963F37" w:rsidRDefault="005B4779" w:rsidP="00E0477B">
      <w:r w:rsidRPr="005B628E">
        <w:rPr>
          <w:noProof/>
        </w:rPr>
        <w:drawing>
          <wp:inline distT="0" distB="0" distL="0" distR="0" wp14:anchorId="44D0AC45" wp14:editId="146D996D">
            <wp:extent cx="5274310" cy="2499360"/>
            <wp:effectExtent l="0" t="0" r="254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7"/>
                    <a:stretch>
                      <a:fillRect/>
                    </a:stretch>
                  </pic:blipFill>
                  <pic:spPr>
                    <a:xfrm>
                      <a:off x="0" y="0"/>
                      <a:ext cx="5274310" cy="2499360"/>
                    </a:xfrm>
                    <a:prstGeom prst="rect">
                      <a:avLst/>
                    </a:prstGeom>
                  </pic:spPr>
                </pic:pic>
              </a:graphicData>
            </a:graphic>
          </wp:inline>
        </w:drawing>
      </w:r>
    </w:p>
    <w:p w14:paraId="2EA69683" w14:textId="17FE8050" w:rsidR="005B4779" w:rsidRPr="00963F37" w:rsidRDefault="005B4779" w:rsidP="00E0477B">
      <w:r w:rsidRPr="00963F37">
        <w:t xml:space="preserve">In the pop-up window that appears, administrators may add a task to the process. If a task with this name is raised by a </w:t>
      </w:r>
      <w:r>
        <w:t>CORTEX</w:t>
      </w:r>
      <w:r w:rsidRPr="00963F37">
        <w:t xml:space="preserve"> flow, then only the user groups that have access to it can interact with the task. </w:t>
      </w:r>
    </w:p>
    <w:p w14:paraId="4FF4FFC9" w14:textId="4560C9CF" w:rsidR="005B4779" w:rsidRDefault="005B4779" w:rsidP="00E0477B">
      <w:pPr>
        <w:pStyle w:val="WeAreCORTEXEmphasis"/>
      </w:pPr>
      <w:r w:rsidRPr="00963F37">
        <w:t xml:space="preserve">These user groups can be selected from the list of groups that were selected for the process </w:t>
      </w:r>
      <w:proofErr w:type="gramStart"/>
      <w:r w:rsidRPr="00963F37">
        <w:t>as a whole in</w:t>
      </w:r>
      <w:proofErr w:type="gramEnd"/>
      <w:r w:rsidRPr="00963F37">
        <w:t xml:space="preserve"> Section 7.3.1</w:t>
      </w:r>
    </w:p>
    <w:p w14:paraId="0505B3D7" w14:textId="77777777" w:rsidR="005B4779" w:rsidRPr="00963F37" w:rsidRDefault="005B4779" w:rsidP="00E0477B">
      <w:r w:rsidRPr="00963F37">
        <w:t>Select ‘Add Task’ to apply the changes, or the X button in the top right corner to cancel. The task will be present under the process</w:t>
      </w:r>
      <w:r>
        <w:t>.</w:t>
      </w:r>
    </w:p>
    <w:p w14:paraId="46D0EF36" w14:textId="77777777" w:rsidR="005B4779" w:rsidRPr="00963F37" w:rsidRDefault="005B4779" w:rsidP="00E0477B">
      <w:r w:rsidRPr="007F68D6">
        <w:rPr>
          <w:noProof/>
        </w:rPr>
        <w:drawing>
          <wp:inline distT="0" distB="0" distL="0" distR="0" wp14:anchorId="4BA3B394" wp14:editId="622D0B75">
            <wp:extent cx="5274310" cy="1501140"/>
            <wp:effectExtent l="0" t="0" r="2540" b="381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8"/>
                    <a:stretch>
                      <a:fillRect/>
                    </a:stretch>
                  </pic:blipFill>
                  <pic:spPr>
                    <a:xfrm>
                      <a:off x="0" y="0"/>
                      <a:ext cx="5274310" cy="1501140"/>
                    </a:xfrm>
                    <a:prstGeom prst="rect">
                      <a:avLst/>
                    </a:prstGeom>
                  </pic:spPr>
                </pic:pic>
              </a:graphicData>
            </a:graphic>
          </wp:inline>
        </w:drawing>
      </w:r>
    </w:p>
    <w:p w14:paraId="5875B59F" w14:textId="77777777" w:rsidR="005B4779" w:rsidRPr="00963F37" w:rsidRDefault="005B4779" w:rsidP="00E0477B">
      <w:bookmarkStart w:id="88" w:name="_Toc130542980"/>
      <w:r w:rsidRPr="00963F37">
        <w:br w:type="page"/>
      </w:r>
    </w:p>
    <w:p w14:paraId="36C567C8" w14:textId="77777777" w:rsidR="005B4779" w:rsidRPr="00963F37" w:rsidRDefault="005B4779" w:rsidP="00E0477B">
      <w:pPr>
        <w:pStyle w:val="Heading3"/>
      </w:pPr>
      <w:r w:rsidRPr="00963F37">
        <w:lastRenderedPageBreak/>
        <w:t xml:space="preserve">Edit a </w:t>
      </w:r>
      <w:bookmarkEnd w:id="88"/>
      <w:r w:rsidRPr="00963F37">
        <w:t>Task</w:t>
      </w:r>
    </w:p>
    <w:p w14:paraId="4E2B4763" w14:textId="77777777" w:rsidR="005B4779" w:rsidRPr="00963F37" w:rsidRDefault="005B4779" w:rsidP="00E0477B">
      <w:r w:rsidRPr="00963F37">
        <w:t>Locate a process in the list. Select the edit button next to the process.</w:t>
      </w:r>
    </w:p>
    <w:p w14:paraId="6D5E71BC" w14:textId="77777777" w:rsidR="005B4779" w:rsidRPr="00963F37" w:rsidRDefault="005B4779" w:rsidP="00E0477B">
      <w:r w:rsidRPr="007F68D6">
        <w:rPr>
          <w:noProof/>
        </w:rPr>
        <w:drawing>
          <wp:inline distT="0" distB="0" distL="0" distR="0" wp14:anchorId="751D6769" wp14:editId="0415142B">
            <wp:extent cx="5274310" cy="2477770"/>
            <wp:effectExtent l="0" t="0" r="254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9"/>
                    <a:stretch>
                      <a:fillRect/>
                    </a:stretch>
                  </pic:blipFill>
                  <pic:spPr>
                    <a:xfrm>
                      <a:off x="0" y="0"/>
                      <a:ext cx="5274310" cy="2477770"/>
                    </a:xfrm>
                    <a:prstGeom prst="rect">
                      <a:avLst/>
                    </a:prstGeom>
                  </pic:spPr>
                </pic:pic>
              </a:graphicData>
            </a:graphic>
          </wp:inline>
        </w:drawing>
      </w:r>
    </w:p>
    <w:p w14:paraId="7C1701EB" w14:textId="0978A4A2" w:rsidR="005B4779" w:rsidRPr="00963F37" w:rsidRDefault="005B4779" w:rsidP="00E0477B">
      <w:r w:rsidRPr="00963F37">
        <w:t>The task name and user groups may be changed here. Select ‘Confirm’ to apply the change, or the X button in the top right corner to cancel.</w:t>
      </w:r>
    </w:p>
    <w:p w14:paraId="19B188F6" w14:textId="77777777" w:rsidR="005B4779" w:rsidRPr="00963F37" w:rsidRDefault="005B4779" w:rsidP="00E0477B">
      <w:pPr>
        <w:pStyle w:val="Heading3"/>
      </w:pPr>
      <w:r w:rsidRPr="00963F37">
        <w:t>Delete a Task</w:t>
      </w:r>
    </w:p>
    <w:p w14:paraId="10FD9E3E" w14:textId="70C24D63" w:rsidR="005B4779" w:rsidRPr="00963F37" w:rsidRDefault="005B4779" w:rsidP="00E0477B">
      <w:r w:rsidRPr="00963F37">
        <w:t xml:space="preserve">The task may also be deleted here. To do this, select the bin icon next to the task. A pop-up will be shown to ensure that the user is sure they wish to delete the task. </w:t>
      </w:r>
    </w:p>
    <w:p w14:paraId="2D935984" w14:textId="639A75D5" w:rsidR="005B4779" w:rsidRPr="00963F37" w:rsidRDefault="005B4779" w:rsidP="00E0477B">
      <w:r w:rsidRPr="00963F37">
        <w:rPr>
          <w:noProof/>
        </w:rPr>
        <w:drawing>
          <wp:inline distT="0" distB="0" distL="0" distR="0" wp14:anchorId="37B37430" wp14:editId="7A7D229C">
            <wp:extent cx="4153480" cy="714475"/>
            <wp:effectExtent l="0" t="0" r="0" b="9525"/>
            <wp:docPr id="74" name="Picture 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10;&#10;Description automatically generated"/>
                    <pic:cNvPicPr/>
                  </pic:nvPicPr>
                  <pic:blipFill>
                    <a:blip r:embed="rId50"/>
                    <a:stretch>
                      <a:fillRect/>
                    </a:stretch>
                  </pic:blipFill>
                  <pic:spPr>
                    <a:xfrm>
                      <a:off x="0" y="0"/>
                      <a:ext cx="4153480" cy="714475"/>
                    </a:xfrm>
                    <a:prstGeom prst="rect">
                      <a:avLst/>
                    </a:prstGeom>
                  </pic:spPr>
                </pic:pic>
              </a:graphicData>
            </a:graphic>
          </wp:inline>
        </w:drawing>
      </w:r>
    </w:p>
    <w:p w14:paraId="08DDF29A" w14:textId="77777777" w:rsidR="005B4779" w:rsidRPr="00963F37" w:rsidRDefault="005B4779" w:rsidP="00E0477B">
      <w:r w:rsidRPr="00963F37">
        <w:t>Select ‘OK’ to delete the task, or ‘Cancel’ to cancel. The task will have been removed from the list.</w:t>
      </w:r>
    </w:p>
    <w:p w14:paraId="45B0A2A9" w14:textId="77777777" w:rsidR="005B4779" w:rsidRDefault="005B4779" w:rsidP="005B4779">
      <w:pPr>
        <w:rPr>
          <w:rFonts w:asciiTheme="majorHAnsi" w:eastAsiaTheme="majorEastAsia" w:hAnsiTheme="majorHAnsi" w:cstheme="majorBidi"/>
          <w:b/>
          <w:iCs/>
          <w:color w:val="282864"/>
          <w:sz w:val="24"/>
        </w:rPr>
      </w:pPr>
      <w:r>
        <w:br w:type="page"/>
      </w:r>
    </w:p>
    <w:p w14:paraId="245D0763" w14:textId="77777777" w:rsidR="005B4779" w:rsidRDefault="005B4779" w:rsidP="00E0477B">
      <w:pPr>
        <w:pStyle w:val="Heading2"/>
      </w:pPr>
      <w:bookmarkStart w:id="89" w:name="_Toc142058798"/>
      <w:bookmarkStart w:id="90" w:name="_Toc143175765"/>
      <w:r>
        <w:lastRenderedPageBreak/>
        <w:t>Manage Sessions</w:t>
      </w:r>
      <w:bookmarkEnd w:id="89"/>
      <w:bookmarkEnd w:id="90"/>
    </w:p>
    <w:p w14:paraId="7F875AC3" w14:textId="7A18781D" w:rsidR="005B4779" w:rsidRDefault="005B4779" w:rsidP="00E0477B">
      <w:r w:rsidRPr="00963F37">
        <w:t xml:space="preserve">To </w:t>
      </w:r>
      <w:r>
        <w:t>manage sessions</w:t>
      </w:r>
      <w:r w:rsidRPr="00963F37">
        <w:t xml:space="preserve">, select ‘Manage Processes and Tasks’ from the </w:t>
      </w:r>
      <w:r>
        <w:t>Admin Settings</w:t>
      </w:r>
      <w:r w:rsidRPr="00963F37">
        <w:t xml:space="preserve"> page.</w:t>
      </w:r>
    </w:p>
    <w:p w14:paraId="70F20991" w14:textId="553FB6B8" w:rsidR="005B4779" w:rsidRDefault="005B4779" w:rsidP="00E0477B">
      <w:r w:rsidRPr="003F60EE">
        <w:rPr>
          <w:noProof/>
        </w:rPr>
        <w:drawing>
          <wp:inline distT="0" distB="0" distL="0" distR="0" wp14:anchorId="2DA5BE53" wp14:editId="4A832F2C">
            <wp:extent cx="5274310" cy="2488565"/>
            <wp:effectExtent l="0" t="0" r="2540" b="698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51"/>
                    <a:stretch>
                      <a:fillRect/>
                    </a:stretch>
                  </pic:blipFill>
                  <pic:spPr>
                    <a:xfrm>
                      <a:off x="0" y="0"/>
                      <a:ext cx="5274310" cy="2488565"/>
                    </a:xfrm>
                    <a:prstGeom prst="rect">
                      <a:avLst/>
                    </a:prstGeom>
                  </pic:spPr>
                </pic:pic>
              </a:graphicData>
            </a:graphic>
          </wp:inline>
        </w:drawing>
      </w:r>
    </w:p>
    <w:p w14:paraId="1065FD1C" w14:textId="77777777" w:rsidR="005B4779" w:rsidRDefault="005B4779" w:rsidP="00E0477B">
      <w:r>
        <w:t>From here, administrators may view the currently logged in users, and if necessary, terminate their sessions early, logging them out.</w:t>
      </w:r>
    </w:p>
    <w:p w14:paraId="33ABD159" w14:textId="77777777" w:rsidR="005B4779" w:rsidRPr="00AA6F50" w:rsidRDefault="005B4779" w:rsidP="00E0477B"/>
    <w:p w14:paraId="5078A3D9" w14:textId="559200F7" w:rsidR="0062718F" w:rsidRPr="00EE7EA4" w:rsidRDefault="0062718F" w:rsidP="00223281">
      <w:pPr>
        <w:rPr>
          <w:rFonts w:cs="Poppins"/>
          <w:color w:val="FF0000"/>
        </w:rPr>
      </w:pPr>
    </w:p>
    <w:sectPr w:rsidR="0062718F" w:rsidRPr="00EE7EA4" w:rsidSect="00223281">
      <w:headerReference w:type="default" r:id="rId52"/>
      <w:footerReference w:type="default" r:id="rId53"/>
      <w:pgSz w:w="11906" w:h="16838"/>
      <w:pgMar w:top="1797"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Amadeu Obach" w:date="2023-03-16T16:55:00Z" w:initials="AO">
    <w:p w14:paraId="25B58D98" w14:textId="77777777" w:rsidR="005B4779" w:rsidRDefault="005B4779" w:rsidP="005B4779">
      <w:pPr>
        <w:pStyle w:val="CommentText"/>
        <w:jc w:val="left"/>
      </w:pPr>
      <w:r>
        <w:rPr>
          <w:rStyle w:val="CommentReference"/>
        </w:rPr>
        <w:annotationRef/>
      </w:r>
      <w:r>
        <w:t>It would be good to explain a bit what do we have here.</w:t>
      </w:r>
    </w:p>
    <w:p w14:paraId="4105B531" w14:textId="77777777" w:rsidR="005B4779" w:rsidRDefault="005B4779" w:rsidP="005B4779">
      <w:pPr>
        <w:pStyle w:val="CommentText"/>
        <w:jc w:val="left"/>
      </w:pPr>
      <w:r>
        <w:t>On Status I see Total = 510, is this including SLA Expired? Is SLA expired included in Pending?</w:t>
      </w:r>
    </w:p>
    <w:p w14:paraId="130502C1" w14:textId="77777777" w:rsidR="005B4779" w:rsidRDefault="005B4779" w:rsidP="005B4779">
      <w:pPr>
        <w:pStyle w:val="CommentText"/>
        <w:jc w:val="left"/>
      </w:pPr>
      <w:r>
        <w:t>If it is not included in TOTAL why on the process to total is 511 instead of 510</w:t>
      </w:r>
    </w:p>
  </w:comment>
  <w:comment w:id="61" w:author="Jonathan Rogers" w:date="2023-03-24T10:20:00Z" w:initials="JR">
    <w:p w14:paraId="42475372" w14:textId="77777777" w:rsidR="005B4779" w:rsidRDefault="005B4779" w:rsidP="005B4779">
      <w:pPr>
        <w:pStyle w:val="CommentText"/>
        <w:jc w:val="left"/>
      </w:pPr>
      <w:r>
        <w:rPr>
          <w:rStyle w:val="CommentReference"/>
        </w:rPr>
        <w:annotationRef/>
      </w:r>
      <w:r>
        <w:t>There was a bug in the counting of tasks that has been resolved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502C1" w15:done="1"/>
  <w15:commentEx w15:paraId="42475372" w15:paraIdParent="130502C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C89B" w16cex:dateUtc="2023-03-16T16:55:00Z"/>
  <w16cex:commentExtensible w16cex:durableId="27C7F7F8" w16cex:dateUtc="2023-03-24T1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502C1" w16cid:durableId="27BDC89B"/>
  <w16cid:commentId w16cid:paraId="42475372" w16cid:durableId="27C7F7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8CAE5" w14:textId="77777777" w:rsidR="009B5E7F" w:rsidRDefault="009B5E7F" w:rsidP="00A77EE2">
      <w:pPr>
        <w:spacing w:after="0" w:line="240" w:lineRule="auto"/>
      </w:pPr>
      <w:r>
        <w:separator/>
      </w:r>
    </w:p>
  </w:endnote>
  <w:endnote w:type="continuationSeparator" w:id="0">
    <w:p w14:paraId="28D46A20" w14:textId="77777777" w:rsidR="009B5E7F" w:rsidRDefault="009B5E7F" w:rsidP="00A77EE2">
      <w:pPr>
        <w:spacing w:after="0" w:line="240" w:lineRule="auto"/>
      </w:pPr>
      <w:r>
        <w:continuationSeparator/>
      </w:r>
    </w:p>
  </w:endnote>
  <w:endnote w:type="continuationNotice" w:id="1">
    <w:p w14:paraId="02A7D918" w14:textId="77777777" w:rsidR="009B5E7F" w:rsidRDefault="009B5E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1E0387F2"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9560FB">
            <w:rPr>
              <w:color w:val="282864" w:themeColor="text1"/>
              <w:szCs w:val="20"/>
            </w:rPr>
            <w:t>User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AF799" w14:textId="77777777" w:rsidR="009B5E7F" w:rsidRDefault="009B5E7F" w:rsidP="00A77EE2">
      <w:pPr>
        <w:spacing w:after="0" w:line="240" w:lineRule="auto"/>
      </w:pPr>
      <w:r>
        <w:separator/>
      </w:r>
    </w:p>
  </w:footnote>
  <w:footnote w:type="continuationSeparator" w:id="0">
    <w:p w14:paraId="406A2986" w14:textId="77777777" w:rsidR="009B5E7F" w:rsidRDefault="009B5E7F" w:rsidP="00A77EE2">
      <w:pPr>
        <w:spacing w:after="0" w:line="240" w:lineRule="auto"/>
      </w:pPr>
      <w:r>
        <w:continuationSeparator/>
      </w:r>
    </w:p>
  </w:footnote>
  <w:footnote w:type="continuationNotice" w:id="1">
    <w:p w14:paraId="653DF926" w14:textId="77777777" w:rsidR="009B5E7F" w:rsidRDefault="009B5E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75" name="Picture 7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9" name="Picture 79"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80" name="Picture 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C062B"/>
    <w:multiLevelType w:val="hybridMultilevel"/>
    <w:tmpl w:val="5D24C5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560419E2"/>
    <w:multiLevelType w:val="hybridMultilevel"/>
    <w:tmpl w:val="5D24C5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E169B5"/>
    <w:multiLevelType w:val="hybridMultilevel"/>
    <w:tmpl w:val="1B0A91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A26CFB"/>
    <w:multiLevelType w:val="hybridMultilevel"/>
    <w:tmpl w:val="2A4E43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24488658">
    <w:abstractNumId w:val="4"/>
  </w:num>
  <w:num w:numId="2" w16cid:durableId="312216491">
    <w:abstractNumId w:val="6"/>
  </w:num>
  <w:num w:numId="3" w16cid:durableId="1384409685">
    <w:abstractNumId w:val="1"/>
  </w:num>
  <w:num w:numId="4" w16cid:durableId="1213811609">
    <w:abstractNumId w:val="2"/>
  </w:num>
  <w:num w:numId="5" w16cid:durableId="1056314742">
    <w:abstractNumId w:val="3"/>
  </w:num>
  <w:num w:numId="6" w16cid:durableId="1882202379">
    <w:abstractNumId w:val="7"/>
  </w:num>
  <w:num w:numId="7" w16cid:durableId="1031537916">
    <w:abstractNumId w:val="5"/>
  </w:num>
  <w:num w:numId="8" w16cid:durableId="1582789055">
    <w:abstractNumId w:val="0"/>
  </w:num>
  <w:num w:numId="9" w16cid:durableId="21096648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Rogers">
    <w15:presenceInfo w15:providerId="AD" w15:userId="S::Jonathan.Rogers@cortex.co.uk::0015febe-b97c-4d2d-9c74-e36cf612a883"/>
  </w15:person>
  <w15:person w15:author="Amadeu Obach">
    <w15:presenceInfo w15:providerId="AD" w15:userId="S::amadeu.obach@cortex.co.uk::e2c9ffc7-c831-4f97-8284-f9d8ee991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C607F"/>
    <w:rsid w:val="000C7435"/>
    <w:rsid w:val="000D1DBA"/>
    <w:rsid w:val="000D1FD9"/>
    <w:rsid w:val="000F3CC1"/>
    <w:rsid w:val="00100869"/>
    <w:rsid w:val="00102EFB"/>
    <w:rsid w:val="00125A01"/>
    <w:rsid w:val="00172EB5"/>
    <w:rsid w:val="001775D0"/>
    <w:rsid w:val="00177C1F"/>
    <w:rsid w:val="00180BD1"/>
    <w:rsid w:val="0018687F"/>
    <w:rsid w:val="001970A0"/>
    <w:rsid w:val="001A34DE"/>
    <w:rsid w:val="001B5E6C"/>
    <w:rsid w:val="001F506B"/>
    <w:rsid w:val="00200210"/>
    <w:rsid w:val="00204F60"/>
    <w:rsid w:val="00211B68"/>
    <w:rsid w:val="00220B97"/>
    <w:rsid w:val="00223281"/>
    <w:rsid w:val="00224ABA"/>
    <w:rsid w:val="00226E7C"/>
    <w:rsid w:val="00235E67"/>
    <w:rsid w:val="00282858"/>
    <w:rsid w:val="00286B44"/>
    <w:rsid w:val="00293110"/>
    <w:rsid w:val="0029409F"/>
    <w:rsid w:val="002A0DCA"/>
    <w:rsid w:val="002A0EBA"/>
    <w:rsid w:val="002C2AB1"/>
    <w:rsid w:val="002D599D"/>
    <w:rsid w:val="002E2B10"/>
    <w:rsid w:val="002E2DFF"/>
    <w:rsid w:val="002E449F"/>
    <w:rsid w:val="00307B27"/>
    <w:rsid w:val="003120A8"/>
    <w:rsid w:val="00332CBB"/>
    <w:rsid w:val="003334E7"/>
    <w:rsid w:val="00355E61"/>
    <w:rsid w:val="003562F5"/>
    <w:rsid w:val="00356853"/>
    <w:rsid w:val="003637DA"/>
    <w:rsid w:val="0036738C"/>
    <w:rsid w:val="003769D0"/>
    <w:rsid w:val="00383A6B"/>
    <w:rsid w:val="00393575"/>
    <w:rsid w:val="003B1625"/>
    <w:rsid w:val="003D7E47"/>
    <w:rsid w:val="00403DF3"/>
    <w:rsid w:val="004050E2"/>
    <w:rsid w:val="00406704"/>
    <w:rsid w:val="00416DE2"/>
    <w:rsid w:val="00430799"/>
    <w:rsid w:val="004406BF"/>
    <w:rsid w:val="00447F86"/>
    <w:rsid w:val="00454DE4"/>
    <w:rsid w:val="00454F23"/>
    <w:rsid w:val="0046465C"/>
    <w:rsid w:val="00474C98"/>
    <w:rsid w:val="004765CA"/>
    <w:rsid w:val="004868AC"/>
    <w:rsid w:val="004A1E72"/>
    <w:rsid w:val="004F0B94"/>
    <w:rsid w:val="00505B11"/>
    <w:rsid w:val="005266CF"/>
    <w:rsid w:val="00537A82"/>
    <w:rsid w:val="00556C0F"/>
    <w:rsid w:val="00561A3C"/>
    <w:rsid w:val="005737F2"/>
    <w:rsid w:val="00585E1C"/>
    <w:rsid w:val="005B20FB"/>
    <w:rsid w:val="005B2368"/>
    <w:rsid w:val="005B4779"/>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56BA6"/>
    <w:rsid w:val="00764924"/>
    <w:rsid w:val="00766C40"/>
    <w:rsid w:val="00794627"/>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7F80"/>
    <w:rsid w:val="008D141B"/>
    <w:rsid w:val="008F381F"/>
    <w:rsid w:val="009031FE"/>
    <w:rsid w:val="00907523"/>
    <w:rsid w:val="00933B37"/>
    <w:rsid w:val="00937894"/>
    <w:rsid w:val="009560FB"/>
    <w:rsid w:val="00961180"/>
    <w:rsid w:val="0096607E"/>
    <w:rsid w:val="00973F0F"/>
    <w:rsid w:val="00973F44"/>
    <w:rsid w:val="0099754D"/>
    <w:rsid w:val="009B5E7F"/>
    <w:rsid w:val="009C3FC2"/>
    <w:rsid w:val="009D3D33"/>
    <w:rsid w:val="009D661B"/>
    <w:rsid w:val="009E58D5"/>
    <w:rsid w:val="009E6BDA"/>
    <w:rsid w:val="00A151FA"/>
    <w:rsid w:val="00A22789"/>
    <w:rsid w:val="00A313B2"/>
    <w:rsid w:val="00A6268B"/>
    <w:rsid w:val="00A77EE2"/>
    <w:rsid w:val="00A91BEB"/>
    <w:rsid w:val="00A97A34"/>
    <w:rsid w:val="00AA2967"/>
    <w:rsid w:val="00AA2BD0"/>
    <w:rsid w:val="00AB1405"/>
    <w:rsid w:val="00AD160A"/>
    <w:rsid w:val="00AD7B86"/>
    <w:rsid w:val="00AE19E5"/>
    <w:rsid w:val="00AE21A0"/>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119AF"/>
    <w:rsid w:val="00C507C2"/>
    <w:rsid w:val="00C551C6"/>
    <w:rsid w:val="00C77365"/>
    <w:rsid w:val="00C835AB"/>
    <w:rsid w:val="00CB2C9D"/>
    <w:rsid w:val="00CB3C6B"/>
    <w:rsid w:val="00CC7416"/>
    <w:rsid w:val="00CE457D"/>
    <w:rsid w:val="00D0214E"/>
    <w:rsid w:val="00D022AE"/>
    <w:rsid w:val="00D143BC"/>
    <w:rsid w:val="00D23693"/>
    <w:rsid w:val="00D30C72"/>
    <w:rsid w:val="00D41D82"/>
    <w:rsid w:val="00D55CF8"/>
    <w:rsid w:val="00D6005B"/>
    <w:rsid w:val="00D901A7"/>
    <w:rsid w:val="00D903F3"/>
    <w:rsid w:val="00D97F7F"/>
    <w:rsid w:val="00DC5E44"/>
    <w:rsid w:val="00DD36D2"/>
    <w:rsid w:val="00E02808"/>
    <w:rsid w:val="00E03542"/>
    <w:rsid w:val="00E0477B"/>
    <w:rsid w:val="00E32CEE"/>
    <w:rsid w:val="00E3381C"/>
    <w:rsid w:val="00E41259"/>
    <w:rsid w:val="00E42B77"/>
    <w:rsid w:val="00E47D23"/>
    <w:rsid w:val="00E66260"/>
    <w:rsid w:val="00E80461"/>
    <w:rsid w:val="00E81E74"/>
    <w:rsid w:val="00E94320"/>
    <w:rsid w:val="00EA2446"/>
    <w:rsid w:val="00EC2297"/>
    <w:rsid w:val="00EC3FBC"/>
    <w:rsid w:val="00ED24E8"/>
    <w:rsid w:val="00EE4786"/>
    <w:rsid w:val="00EE73A3"/>
    <w:rsid w:val="00EE76FC"/>
    <w:rsid w:val="00EE7EA4"/>
    <w:rsid w:val="00F051C9"/>
    <w:rsid w:val="00F11EB1"/>
    <w:rsid w:val="00F23CD0"/>
    <w:rsid w:val="00F32EFC"/>
    <w:rsid w:val="00F364E9"/>
    <w:rsid w:val="00F41DA7"/>
    <w:rsid w:val="00F4326D"/>
    <w:rsid w:val="00F67C00"/>
    <w:rsid w:val="00F70415"/>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1"/>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2"/>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5"/>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6/09/relationships/commentsIds" Target="commentsId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image" Target="media/image21.png"/><Relationship Id="rId49"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ees\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1224</TotalTime>
  <Pages>26</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14859</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Joe Lees</cp:lastModifiedBy>
  <cp:revision>70</cp:revision>
  <cp:lastPrinted>2023-08-18T10:16:00Z</cp:lastPrinted>
  <dcterms:created xsi:type="dcterms:W3CDTF">2023-08-14T14:40:00Z</dcterms:created>
  <dcterms:modified xsi:type="dcterms:W3CDTF">2023-08-18T10:16:00Z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