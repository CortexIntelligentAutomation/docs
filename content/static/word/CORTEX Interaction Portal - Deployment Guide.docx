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4450452B" w14:textId="2D8CB80B" w:rsidR="00F829FC" w:rsidRDefault="006A2BEB">
          <w:pPr>
            <w:pStyle w:val="TOC1"/>
            <w:tabs>
              <w:tab w:val="right" w:leader="dot" w:pos="10456"/>
            </w:tabs>
            <w:rPr>
              <w:ins w:id="1" w:author="Louis Preaux" w:date="2024-01-31T11:53:00Z"/>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ins w:id="2" w:author="Louis Preaux" w:date="2024-01-31T11:53:00Z">
            <w:r w:rsidR="00F829FC" w:rsidRPr="00235D07">
              <w:rPr>
                <w:rStyle w:val="Hyperlink"/>
                <w:noProof/>
              </w:rPr>
              <w:fldChar w:fldCharType="begin"/>
            </w:r>
            <w:r w:rsidR="00F829FC" w:rsidRPr="00235D07">
              <w:rPr>
                <w:rStyle w:val="Hyperlink"/>
                <w:noProof/>
              </w:rPr>
              <w:instrText xml:space="preserve"> </w:instrText>
            </w:r>
            <w:r w:rsidR="00F829FC">
              <w:rPr>
                <w:noProof/>
              </w:rPr>
              <w:instrText>HYPERLINK \l "_Toc157594403"</w:instrText>
            </w:r>
            <w:r w:rsidR="00F829FC" w:rsidRPr="00235D07">
              <w:rPr>
                <w:rStyle w:val="Hyperlink"/>
                <w:noProof/>
              </w:rPr>
              <w:instrText xml:space="preserve"> </w:instrText>
            </w:r>
            <w:r w:rsidR="00F829FC" w:rsidRPr="00235D07">
              <w:rPr>
                <w:rStyle w:val="Hyperlink"/>
                <w:noProof/>
              </w:rPr>
            </w:r>
            <w:r w:rsidR="00F829FC" w:rsidRPr="00235D07">
              <w:rPr>
                <w:rStyle w:val="Hyperlink"/>
                <w:noProof/>
              </w:rPr>
              <w:fldChar w:fldCharType="separate"/>
            </w:r>
            <w:r w:rsidR="00F829FC" w:rsidRPr="00235D07">
              <w:rPr>
                <w:rStyle w:val="Hyperlink"/>
                <w:noProof/>
              </w:rPr>
              <w:t>1 Introduction</w:t>
            </w:r>
            <w:r w:rsidR="00F829FC">
              <w:rPr>
                <w:noProof/>
                <w:webHidden/>
              </w:rPr>
              <w:tab/>
            </w:r>
            <w:r w:rsidR="00F829FC">
              <w:rPr>
                <w:noProof/>
                <w:webHidden/>
              </w:rPr>
              <w:fldChar w:fldCharType="begin"/>
            </w:r>
            <w:r w:rsidR="00F829FC">
              <w:rPr>
                <w:noProof/>
                <w:webHidden/>
              </w:rPr>
              <w:instrText xml:space="preserve"> PAGEREF _Toc157594403 \h </w:instrText>
            </w:r>
            <w:r w:rsidR="00F829FC">
              <w:rPr>
                <w:noProof/>
                <w:webHidden/>
              </w:rPr>
            </w:r>
          </w:ins>
          <w:r w:rsidR="00F829FC">
            <w:rPr>
              <w:noProof/>
              <w:webHidden/>
            </w:rPr>
            <w:fldChar w:fldCharType="separate"/>
          </w:r>
          <w:ins w:id="3" w:author="Louis Preaux" w:date="2024-01-31T11:53:00Z">
            <w:r w:rsidR="00F829FC">
              <w:rPr>
                <w:noProof/>
                <w:webHidden/>
              </w:rPr>
              <w:t>5</w:t>
            </w:r>
            <w:r w:rsidR="00F829FC">
              <w:rPr>
                <w:noProof/>
                <w:webHidden/>
              </w:rPr>
              <w:fldChar w:fldCharType="end"/>
            </w:r>
            <w:r w:rsidR="00F829FC" w:rsidRPr="00235D07">
              <w:rPr>
                <w:rStyle w:val="Hyperlink"/>
                <w:noProof/>
              </w:rPr>
              <w:fldChar w:fldCharType="end"/>
            </w:r>
          </w:ins>
        </w:p>
        <w:p w14:paraId="567A6454" w14:textId="50DA9DD5" w:rsidR="00F829FC" w:rsidRDefault="00F829FC">
          <w:pPr>
            <w:pStyle w:val="TOC2"/>
            <w:tabs>
              <w:tab w:val="right" w:leader="dot" w:pos="10456"/>
            </w:tabs>
            <w:rPr>
              <w:ins w:id="4" w:author="Louis Preaux" w:date="2024-01-31T11:53:00Z"/>
              <w:rFonts w:asciiTheme="minorHAnsi" w:eastAsiaTheme="minorEastAsia" w:hAnsiTheme="minorHAnsi"/>
              <w:noProof/>
              <w:kern w:val="2"/>
              <w:sz w:val="22"/>
              <w:lang w:eastAsia="en-GB"/>
              <w14:ligatures w14:val="standardContextual"/>
            </w:rPr>
          </w:pPr>
          <w:ins w:id="5"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"_Toc157594404"</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1.1 AppGyver Overview</w:t>
            </w:r>
            <w:r>
              <w:rPr>
                <w:noProof/>
                <w:webHidden/>
              </w:rPr>
              <w:tab/>
            </w:r>
            <w:r>
              <w:rPr>
                <w:noProof/>
                <w:webHidden/>
              </w:rPr>
              <w:fldChar w:fldCharType="begin"/>
            </w:r>
            <w:r>
              <w:rPr>
                <w:noProof/>
                <w:webHidden/>
              </w:rPr>
              <w:instrText xml:space="preserve"> PAGEREF _Toc157594404 \h </w:instrText>
            </w:r>
            <w:r>
              <w:rPr>
                <w:noProof/>
                <w:webHidden/>
              </w:rPr>
            </w:r>
          </w:ins>
          <w:r>
            <w:rPr>
              <w:noProof/>
              <w:webHidden/>
            </w:rPr>
            <w:fldChar w:fldCharType="separate"/>
          </w:r>
          <w:ins w:id="6" w:author="Louis Preaux" w:date="2024-01-31T11:53:00Z">
            <w:r>
              <w:rPr>
                <w:noProof/>
                <w:webHidden/>
              </w:rPr>
              <w:t>5</w:t>
            </w:r>
            <w:r>
              <w:rPr>
                <w:noProof/>
                <w:webHidden/>
              </w:rPr>
              <w:fldChar w:fldCharType="end"/>
            </w:r>
            <w:r w:rsidRPr="00235D07">
              <w:rPr>
                <w:rStyle w:val="Hyperlink"/>
                <w:noProof/>
              </w:rPr>
              <w:fldChar w:fldCharType="end"/>
            </w:r>
          </w:ins>
        </w:p>
        <w:p w14:paraId="3067BEF6" w14:textId="7AFA0590" w:rsidR="00F829FC" w:rsidRDefault="00F829FC">
          <w:pPr>
            <w:pStyle w:val="TOC2"/>
            <w:tabs>
              <w:tab w:val="right" w:leader="dot" w:pos="10456"/>
            </w:tabs>
            <w:rPr>
              <w:ins w:id="7" w:author="Louis Preaux" w:date="2024-01-31T11:53:00Z"/>
              <w:rFonts w:asciiTheme="minorHAnsi" w:eastAsiaTheme="minorEastAsia" w:hAnsiTheme="minorHAnsi"/>
              <w:noProof/>
              <w:kern w:val="2"/>
              <w:sz w:val="22"/>
              <w:lang w:eastAsia="en-GB"/>
              <w14:ligatures w14:val="standardContextual"/>
            </w:rPr>
          </w:pPr>
          <w:ins w:id="8"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"_Toc157594405"</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1.2 High-Level Architecture</w:t>
            </w:r>
            <w:r>
              <w:rPr>
                <w:noProof/>
                <w:webHidden/>
              </w:rPr>
              <w:tab/>
            </w:r>
            <w:r>
              <w:rPr>
                <w:noProof/>
                <w:webHidden/>
              </w:rPr>
              <w:fldChar w:fldCharType="begin"/>
            </w:r>
            <w:r>
              <w:rPr>
                <w:noProof/>
                <w:webHidden/>
              </w:rPr>
              <w:instrText xml:space="preserve"> PAGEREF _Toc157594405 \h </w:instrText>
            </w:r>
            <w:r>
              <w:rPr>
                <w:noProof/>
                <w:webHidden/>
              </w:rPr>
            </w:r>
          </w:ins>
          <w:r>
            <w:rPr>
              <w:noProof/>
              <w:webHidden/>
            </w:rPr>
            <w:fldChar w:fldCharType="separate"/>
          </w:r>
          <w:ins w:id="9" w:author="Louis Preaux" w:date="2024-01-31T11:53:00Z">
            <w:r>
              <w:rPr>
                <w:noProof/>
                <w:webHidden/>
              </w:rPr>
              <w:t>6</w:t>
            </w:r>
            <w:r>
              <w:rPr>
                <w:noProof/>
                <w:webHidden/>
              </w:rPr>
              <w:fldChar w:fldCharType="end"/>
            </w:r>
            <w:r w:rsidRPr="00235D07">
              <w:rPr>
                <w:rStyle w:val="Hyperlink"/>
                <w:noProof/>
              </w:rPr>
              <w:fldChar w:fldCharType="end"/>
            </w:r>
          </w:ins>
        </w:p>
        <w:p w14:paraId="1715B20B" w14:textId="52A3513B" w:rsidR="00F829FC" w:rsidRDefault="00F829FC">
          <w:pPr>
            <w:pStyle w:val="TOC1"/>
            <w:tabs>
              <w:tab w:val="right" w:leader="dot" w:pos="10456"/>
            </w:tabs>
            <w:rPr>
              <w:ins w:id="10" w:author="Louis Preaux" w:date="2024-01-31T11:53:00Z"/>
              <w:rFonts w:asciiTheme="minorHAnsi" w:eastAsiaTheme="minorEastAsia" w:hAnsiTheme="minorHAnsi"/>
              <w:noProof/>
              <w:kern w:val="2"/>
              <w:sz w:val="22"/>
              <w:lang w:eastAsia="en-GB"/>
              <w14:ligatures w14:val="standardContextual"/>
            </w:rPr>
          </w:pPr>
          <w:ins w:id="11"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"_Toc157594406"</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 Setup and Deployment</w:t>
            </w:r>
            <w:r>
              <w:rPr>
                <w:noProof/>
                <w:webHidden/>
              </w:rPr>
              <w:tab/>
            </w:r>
            <w:r>
              <w:rPr>
                <w:noProof/>
                <w:webHidden/>
              </w:rPr>
              <w:fldChar w:fldCharType="begin"/>
            </w:r>
            <w:r>
              <w:rPr>
                <w:noProof/>
                <w:webHidden/>
              </w:rPr>
              <w:instrText xml:space="preserve"> PAGEREF _Toc157594406 \h </w:instrText>
            </w:r>
            <w:r>
              <w:rPr>
                <w:noProof/>
                <w:webHidden/>
              </w:rPr>
            </w:r>
          </w:ins>
          <w:r>
            <w:rPr>
              <w:noProof/>
              <w:webHidden/>
            </w:rPr>
            <w:fldChar w:fldCharType="separate"/>
          </w:r>
          <w:ins w:id="12" w:author="Louis Preaux" w:date="2024-01-31T11:53:00Z">
            <w:r>
              <w:rPr>
                <w:noProof/>
                <w:webHidden/>
              </w:rPr>
              <w:t>11</w:t>
            </w:r>
            <w:r>
              <w:rPr>
                <w:noProof/>
                <w:webHidden/>
              </w:rPr>
              <w:fldChar w:fldCharType="end"/>
            </w:r>
            <w:r w:rsidRPr="00235D07">
              <w:rPr>
                <w:rStyle w:val="Hyperlink"/>
                <w:noProof/>
              </w:rPr>
              <w:fldChar w:fldCharType="end"/>
            </w:r>
          </w:ins>
        </w:p>
        <w:p w14:paraId="365C1F32" w14:textId="2826DA89" w:rsidR="00F829FC" w:rsidRDefault="00F829FC">
          <w:pPr>
            <w:pStyle w:val="TOC2"/>
            <w:tabs>
              <w:tab w:val="right" w:leader="dot" w:pos="10456"/>
            </w:tabs>
            <w:rPr>
              <w:ins w:id="13" w:author="Louis Preaux" w:date="2024-01-31T11:53:00Z"/>
              <w:rFonts w:asciiTheme="minorHAnsi" w:eastAsiaTheme="minorEastAsia" w:hAnsiTheme="minorHAnsi"/>
              <w:noProof/>
              <w:kern w:val="2"/>
              <w:sz w:val="22"/>
              <w:lang w:eastAsia="en-GB"/>
              <w14:ligatures w14:val="standardContextual"/>
            </w:rPr>
          </w:pPr>
          <w:ins w:id="14"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"_Toc157594407"</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2.1 Pre-Requisites</w:t>
            </w:r>
            <w:r>
              <w:rPr>
                <w:noProof/>
                <w:webHidden/>
              </w:rPr>
              <w:tab/>
            </w:r>
            <w:r>
              <w:rPr>
                <w:noProof/>
                <w:webHidden/>
              </w:rPr>
              <w:fldChar w:fldCharType="begin"/>
            </w:r>
            <w:r>
              <w:rPr>
                <w:noProof/>
                <w:webHidden/>
              </w:rPr>
              <w:instrText xml:space="preserve"> PAGEREF _Toc157594407 \h </w:instrText>
            </w:r>
            <w:r>
              <w:rPr>
                <w:noProof/>
                <w:webHidden/>
              </w:rPr>
            </w:r>
          </w:ins>
          <w:r>
            <w:rPr>
              <w:noProof/>
              <w:webHidden/>
            </w:rPr>
            <w:fldChar w:fldCharType="separate"/>
          </w:r>
          <w:ins w:id="15" w:author="Louis Preaux" w:date="2024-01-31T11:53:00Z">
            <w:r>
              <w:rPr>
                <w:noProof/>
                <w:webHidden/>
              </w:rPr>
              <w:t>11</w:t>
            </w:r>
            <w:r>
              <w:rPr>
                <w:noProof/>
                <w:webHidden/>
              </w:rPr>
              <w:fldChar w:fldCharType="end"/>
            </w:r>
            <w:r w:rsidRPr="00235D07">
              <w:rPr>
                <w:rStyle w:val="Hyperlink"/>
                <w:noProof/>
              </w:rPr>
              <w:fldChar w:fldCharType="end"/>
            </w:r>
          </w:ins>
        </w:p>
        <w:p w14:paraId="07259AC8" w14:textId="46056ECF" w:rsidR="00F829FC" w:rsidRDefault="00F829FC">
          <w:pPr>
            <w:pStyle w:val="TOC2"/>
            <w:tabs>
              <w:tab w:val="right" w:leader="dot" w:pos="10456"/>
            </w:tabs>
            <w:rPr>
              <w:ins w:id="16" w:author="Louis Preaux" w:date="2024-01-31T11:53:00Z"/>
              <w:rFonts w:asciiTheme="minorHAnsi" w:eastAsiaTheme="minorEastAsia" w:hAnsiTheme="minorHAnsi"/>
              <w:noProof/>
              <w:kern w:val="2"/>
              <w:sz w:val="22"/>
              <w:lang w:eastAsia="en-GB"/>
              <w14:ligatures w14:val="standardContextual"/>
            </w:rPr>
          </w:pPr>
          <w:ins w:id="17"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"_Toc157594408"</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2.2 Deployment Package Preparation</w:t>
            </w:r>
            <w:r>
              <w:rPr>
                <w:noProof/>
                <w:webHidden/>
              </w:rPr>
              <w:tab/>
            </w:r>
            <w:r>
              <w:rPr>
                <w:noProof/>
                <w:webHidden/>
              </w:rPr>
              <w:fldChar w:fldCharType="begin"/>
            </w:r>
            <w:r>
              <w:rPr>
                <w:noProof/>
                <w:webHidden/>
              </w:rPr>
              <w:instrText xml:space="preserve"> PAGEREF _Toc157594408 \h </w:instrText>
            </w:r>
            <w:r>
              <w:rPr>
                <w:noProof/>
                <w:webHidden/>
              </w:rPr>
            </w:r>
          </w:ins>
          <w:r>
            <w:rPr>
              <w:noProof/>
              <w:webHidden/>
            </w:rPr>
            <w:fldChar w:fldCharType="separate"/>
          </w:r>
          <w:ins w:id="18" w:author="Louis Preaux" w:date="2024-01-31T11:53:00Z">
            <w:r>
              <w:rPr>
                <w:noProof/>
                <w:webHidden/>
              </w:rPr>
              <w:t>11</w:t>
            </w:r>
            <w:r>
              <w:rPr>
                <w:noProof/>
                <w:webHidden/>
              </w:rPr>
              <w:fldChar w:fldCharType="end"/>
            </w:r>
            <w:r w:rsidRPr="00235D07">
              <w:rPr>
                <w:rStyle w:val="Hyperlink"/>
                <w:noProof/>
              </w:rPr>
              <w:fldChar w:fldCharType="end"/>
            </w:r>
          </w:ins>
        </w:p>
        <w:p w14:paraId="48AFA76C" w14:textId="70FBC077" w:rsidR="00F829FC" w:rsidRDefault="00F829FC">
          <w:pPr>
            <w:pStyle w:val="TOC2"/>
            <w:tabs>
              <w:tab w:val="right" w:leader="dot" w:pos="10456"/>
            </w:tabs>
            <w:rPr>
              <w:ins w:id="19" w:author="Louis Preaux" w:date="2024-01-31T11:53:00Z"/>
              <w:rFonts w:asciiTheme="minorHAnsi" w:eastAsiaTheme="minorEastAsia" w:hAnsiTheme="minorHAnsi"/>
              <w:noProof/>
              <w:kern w:val="2"/>
              <w:sz w:val="22"/>
              <w:lang w:eastAsia="en-GB"/>
              <w14:ligatures w14:val="standardContextual"/>
            </w:rPr>
          </w:pPr>
          <w:ins w:id="20"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"_Toc157594409"</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2.3 AppGyver Account Setup</w:t>
            </w:r>
            <w:r>
              <w:rPr>
                <w:noProof/>
                <w:webHidden/>
              </w:rPr>
              <w:tab/>
            </w:r>
            <w:r>
              <w:rPr>
                <w:noProof/>
                <w:webHidden/>
              </w:rPr>
              <w:fldChar w:fldCharType="begin"/>
            </w:r>
            <w:r>
              <w:rPr>
                <w:noProof/>
                <w:webHidden/>
              </w:rPr>
              <w:instrText xml:space="preserve"> PAGEREF _Toc157594409 \h </w:instrText>
            </w:r>
            <w:r>
              <w:rPr>
                <w:noProof/>
                <w:webHidden/>
              </w:rPr>
            </w:r>
          </w:ins>
          <w:r>
            <w:rPr>
              <w:noProof/>
              <w:webHidden/>
            </w:rPr>
            <w:fldChar w:fldCharType="separate"/>
          </w:r>
          <w:ins w:id="21" w:author="Louis Preaux" w:date="2024-01-31T11:53:00Z">
            <w:r>
              <w:rPr>
                <w:noProof/>
                <w:webHidden/>
              </w:rPr>
              <w:t>12</w:t>
            </w:r>
            <w:r>
              <w:rPr>
                <w:noProof/>
                <w:webHidden/>
              </w:rPr>
              <w:fldChar w:fldCharType="end"/>
            </w:r>
            <w:r w:rsidRPr="00235D07">
              <w:rPr>
                <w:rStyle w:val="Hyperlink"/>
                <w:noProof/>
              </w:rPr>
              <w:fldChar w:fldCharType="end"/>
            </w:r>
          </w:ins>
        </w:p>
        <w:p w14:paraId="15B6BFFD" w14:textId="19C1C686" w:rsidR="00F829FC" w:rsidRDefault="00F829FC">
          <w:pPr>
            <w:pStyle w:val="TOC2"/>
            <w:tabs>
              <w:tab w:val="right" w:leader="dot" w:pos="10456"/>
            </w:tabs>
            <w:rPr>
              <w:ins w:id="22" w:author="Louis Preaux" w:date="2024-01-31T11:53:00Z"/>
              <w:rFonts w:asciiTheme="minorHAnsi" w:eastAsiaTheme="minorEastAsia" w:hAnsiTheme="minorHAnsi"/>
              <w:noProof/>
              <w:kern w:val="2"/>
              <w:sz w:val="22"/>
              <w:lang w:eastAsia="en-GB"/>
              <w14:ligatures w14:val="standardContextual"/>
            </w:rPr>
          </w:pPr>
          <w:ins w:id="23"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"_Toc157594410"</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2.4 App Variables Setup</w:t>
            </w:r>
            <w:r>
              <w:rPr>
                <w:noProof/>
                <w:webHidden/>
              </w:rPr>
              <w:tab/>
            </w:r>
            <w:r>
              <w:rPr>
                <w:noProof/>
                <w:webHidden/>
              </w:rPr>
              <w:fldChar w:fldCharType="begin"/>
            </w:r>
            <w:r>
              <w:rPr>
                <w:noProof/>
                <w:webHidden/>
              </w:rPr>
              <w:instrText xml:space="preserve"> PAGEREF _Toc157594410 \h </w:instrText>
            </w:r>
            <w:r>
              <w:rPr>
                <w:noProof/>
                <w:webHidden/>
              </w:rPr>
            </w:r>
          </w:ins>
          <w:r>
            <w:rPr>
              <w:noProof/>
              <w:webHidden/>
            </w:rPr>
            <w:fldChar w:fldCharType="separate"/>
          </w:r>
          <w:ins w:id="24" w:author="Louis Preaux" w:date="2024-01-31T11:53:00Z">
            <w:r>
              <w:rPr>
                <w:noProof/>
                <w:webHidden/>
              </w:rPr>
              <w:t>13</w:t>
            </w:r>
            <w:r>
              <w:rPr>
                <w:noProof/>
                <w:webHidden/>
              </w:rPr>
              <w:fldChar w:fldCharType="end"/>
            </w:r>
            <w:r w:rsidRPr="00235D07">
              <w:rPr>
                <w:rStyle w:val="Hyperlink"/>
                <w:noProof/>
              </w:rPr>
              <w:fldChar w:fldCharType="end"/>
            </w:r>
          </w:ins>
        </w:p>
        <w:p w14:paraId="1EF01A04" w14:textId="6FB76261" w:rsidR="00F829FC" w:rsidRDefault="00F829FC">
          <w:pPr>
            <w:pStyle w:val="TOC2"/>
            <w:tabs>
              <w:tab w:val="right" w:leader="dot" w:pos="10456"/>
            </w:tabs>
            <w:rPr>
              <w:ins w:id="25" w:author="Louis Preaux" w:date="2024-01-31T11:53:00Z"/>
              <w:rFonts w:asciiTheme="minorHAnsi" w:eastAsiaTheme="minorEastAsia" w:hAnsiTheme="minorHAnsi"/>
              <w:noProof/>
              <w:kern w:val="2"/>
              <w:sz w:val="22"/>
              <w:lang w:eastAsia="en-GB"/>
              <w14:ligatures w14:val="standardContextual"/>
            </w:rPr>
          </w:pPr>
          <w:ins w:id="26"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"_Toc157594411"</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2.5 Theme Variables</w:t>
            </w:r>
            <w:r>
              <w:rPr>
                <w:noProof/>
                <w:webHidden/>
              </w:rPr>
              <w:tab/>
            </w:r>
            <w:r>
              <w:rPr>
                <w:noProof/>
                <w:webHidden/>
              </w:rPr>
              <w:fldChar w:fldCharType="begin"/>
            </w:r>
            <w:r>
              <w:rPr>
                <w:noProof/>
                <w:webHidden/>
              </w:rPr>
              <w:instrText xml:space="preserve"> PAGEREF _Toc157594411 \h </w:instrText>
            </w:r>
            <w:r>
              <w:rPr>
                <w:noProof/>
                <w:webHidden/>
              </w:rPr>
            </w:r>
          </w:ins>
          <w:r>
            <w:rPr>
              <w:noProof/>
              <w:webHidden/>
            </w:rPr>
            <w:fldChar w:fldCharType="separate"/>
          </w:r>
          <w:ins w:id="27" w:author="Louis Preaux" w:date="2024-01-31T11:53:00Z">
            <w:r>
              <w:rPr>
                <w:noProof/>
                <w:webHidden/>
              </w:rPr>
              <w:t>17</w:t>
            </w:r>
            <w:r>
              <w:rPr>
                <w:noProof/>
                <w:webHidden/>
              </w:rPr>
              <w:fldChar w:fldCharType="end"/>
            </w:r>
            <w:r w:rsidRPr="00235D07">
              <w:rPr>
                <w:rStyle w:val="Hyperlink"/>
                <w:noProof/>
              </w:rPr>
              <w:fldChar w:fldCharType="end"/>
            </w:r>
          </w:ins>
        </w:p>
        <w:p w14:paraId="7C22BB67" w14:textId="0C6848C1" w:rsidR="00F829FC" w:rsidRDefault="00F829FC">
          <w:pPr>
            <w:pStyle w:val="TOC2"/>
            <w:tabs>
              <w:tab w:val="right" w:leader="dot" w:pos="10456"/>
            </w:tabs>
            <w:rPr>
              <w:ins w:id="28" w:author="Louis Preaux" w:date="2024-01-31T11:53:00Z"/>
              <w:rFonts w:asciiTheme="minorHAnsi" w:eastAsiaTheme="minorEastAsia" w:hAnsiTheme="minorHAnsi"/>
              <w:noProof/>
              <w:kern w:val="2"/>
              <w:sz w:val="22"/>
              <w:lang w:eastAsia="en-GB"/>
              <w14:ligatures w14:val="standardContextual"/>
            </w:rPr>
          </w:pPr>
          <w:ins w:id="29"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"_Toc157594412"</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2.6 Import CORTEX Flows</w:t>
            </w:r>
            <w:r>
              <w:rPr>
                <w:noProof/>
                <w:webHidden/>
              </w:rPr>
              <w:tab/>
            </w:r>
            <w:r>
              <w:rPr>
                <w:noProof/>
                <w:webHidden/>
              </w:rPr>
              <w:fldChar w:fldCharType="begin"/>
            </w:r>
            <w:r>
              <w:rPr>
                <w:noProof/>
                <w:webHidden/>
              </w:rPr>
              <w:instrText xml:space="preserve"> PAGEREF _Toc157594412 \h </w:instrText>
            </w:r>
            <w:r>
              <w:rPr>
                <w:noProof/>
                <w:webHidden/>
              </w:rPr>
            </w:r>
          </w:ins>
          <w:r>
            <w:rPr>
              <w:noProof/>
              <w:webHidden/>
            </w:rPr>
            <w:fldChar w:fldCharType="separate"/>
          </w:r>
          <w:ins w:id="30" w:author="Louis Preaux" w:date="2024-01-31T11:53:00Z">
            <w:r>
              <w:rPr>
                <w:noProof/>
                <w:webHidden/>
              </w:rPr>
              <w:t>18</w:t>
            </w:r>
            <w:r>
              <w:rPr>
                <w:noProof/>
                <w:webHidden/>
              </w:rPr>
              <w:fldChar w:fldCharType="end"/>
            </w:r>
            <w:r w:rsidRPr="00235D07">
              <w:rPr>
                <w:rStyle w:val="Hyperlink"/>
                <w:noProof/>
              </w:rPr>
              <w:fldChar w:fldCharType="end"/>
            </w:r>
          </w:ins>
        </w:p>
        <w:p w14:paraId="5B7C6836" w14:textId="16ED2187" w:rsidR="00F829FC" w:rsidRDefault="00F829FC">
          <w:pPr>
            <w:pStyle w:val="TOC2"/>
            <w:tabs>
              <w:tab w:val="right" w:leader="dot" w:pos="10456"/>
            </w:tabs>
            <w:rPr>
              <w:ins w:id="31" w:author="Louis Preaux" w:date="2024-01-31T11:53:00Z"/>
              <w:rFonts w:asciiTheme="minorHAnsi" w:eastAsiaTheme="minorEastAsia" w:hAnsiTheme="minorHAnsi"/>
              <w:noProof/>
              <w:kern w:val="2"/>
              <w:sz w:val="22"/>
              <w:lang w:eastAsia="en-GB"/>
              <w14:ligatures w14:val="standardContextual"/>
            </w:rPr>
          </w:pPr>
          <w:ins w:id="32"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"_Toc157594413"</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2.7 Config Flow Configuration</w:t>
            </w:r>
            <w:r>
              <w:rPr>
                <w:noProof/>
                <w:webHidden/>
              </w:rPr>
              <w:tab/>
            </w:r>
            <w:r>
              <w:rPr>
                <w:noProof/>
                <w:webHidden/>
              </w:rPr>
              <w:fldChar w:fldCharType="begin"/>
            </w:r>
            <w:r>
              <w:rPr>
                <w:noProof/>
                <w:webHidden/>
              </w:rPr>
              <w:instrText xml:space="preserve"> PAGEREF _Toc157594413 \h </w:instrText>
            </w:r>
            <w:r>
              <w:rPr>
                <w:noProof/>
                <w:webHidden/>
              </w:rPr>
            </w:r>
          </w:ins>
          <w:r>
            <w:rPr>
              <w:noProof/>
              <w:webHidden/>
            </w:rPr>
            <w:fldChar w:fldCharType="separate"/>
          </w:r>
          <w:ins w:id="33" w:author="Louis Preaux" w:date="2024-01-31T11:53:00Z">
            <w:r>
              <w:rPr>
                <w:noProof/>
                <w:webHidden/>
              </w:rPr>
              <w:t>19</w:t>
            </w:r>
            <w:r>
              <w:rPr>
                <w:noProof/>
                <w:webHidden/>
              </w:rPr>
              <w:fldChar w:fldCharType="end"/>
            </w:r>
            <w:r w:rsidRPr="00235D07">
              <w:rPr>
                <w:rStyle w:val="Hyperlink"/>
                <w:noProof/>
              </w:rPr>
              <w:fldChar w:fldCharType="end"/>
            </w:r>
          </w:ins>
        </w:p>
        <w:p w14:paraId="4EB6BAF4" w14:textId="4ED948B8" w:rsidR="00F829FC" w:rsidRDefault="00F829FC">
          <w:pPr>
            <w:pStyle w:val="TOC2"/>
            <w:tabs>
              <w:tab w:val="right" w:leader="dot" w:pos="10456"/>
            </w:tabs>
            <w:rPr>
              <w:ins w:id="34" w:author="Louis Preaux" w:date="2024-01-31T11:53:00Z"/>
              <w:rFonts w:asciiTheme="minorHAnsi" w:eastAsiaTheme="minorEastAsia" w:hAnsiTheme="minorHAnsi"/>
              <w:noProof/>
              <w:kern w:val="2"/>
              <w:sz w:val="22"/>
              <w:lang w:eastAsia="en-GB"/>
              <w14:ligatures w14:val="standardContextual"/>
            </w:rPr>
          </w:pPr>
          <w:ins w:id="35"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"_Toc157594414"</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2.8 Publish CORTEX Flows</w:t>
            </w:r>
            <w:r>
              <w:rPr>
                <w:noProof/>
                <w:webHidden/>
              </w:rPr>
              <w:tab/>
            </w:r>
            <w:r>
              <w:rPr>
                <w:noProof/>
                <w:webHidden/>
              </w:rPr>
              <w:fldChar w:fldCharType="begin"/>
            </w:r>
            <w:r>
              <w:rPr>
                <w:noProof/>
                <w:webHidden/>
              </w:rPr>
              <w:instrText xml:space="preserve"> PAGEREF _Toc157594414 \h </w:instrText>
            </w:r>
            <w:r>
              <w:rPr>
                <w:noProof/>
                <w:webHidden/>
              </w:rPr>
            </w:r>
          </w:ins>
          <w:r>
            <w:rPr>
              <w:noProof/>
              <w:webHidden/>
            </w:rPr>
            <w:fldChar w:fldCharType="separate"/>
          </w:r>
          <w:ins w:id="36" w:author="Louis Preaux" w:date="2024-01-31T11:53:00Z">
            <w:r>
              <w:rPr>
                <w:noProof/>
                <w:webHidden/>
              </w:rPr>
              <w:t>22</w:t>
            </w:r>
            <w:r>
              <w:rPr>
                <w:noProof/>
                <w:webHidden/>
              </w:rPr>
              <w:fldChar w:fldCharType="end"/>
            </w:r>
            <w:r w:rsidRPr="00235D07">
              <w:rPr>
                <w:rStyle w:val="Hyperlink"/>
                <w:noProof/>
              </w:rPr>
              <w:fldChar w:fldCharType="end"/>
            </w:r>
          </w:ins>
        </w:p>
        <w:p w14:paraId="532F0C97" w14:textId="6D2F4559" w:rsidR="00F829FC" w:rsidRDefault="00F829FC">
          <w:pPr>
            <w:pStyle w:val="TOC2"/>
            <w:tabs>
              <w:tab w:val="right" w:leader="dot" w:pos="10456"/>
            </w:tabs>
            <w:rPr>
              <w:ins w:id="37" w:author="Louis Preaux" w:date="2024-01-31T11:53:00Z"/>
              <w:rFonts w:asciiTheme="minorHAnsi" w:eastAsiaTheme="minorEastAsia" w:hAnsiTheme="minorHAnsi"/>
              <w:noProof/>
              <w:kern w:val="2"/>
              <w:sz w:val="22"/>
              <w:lang w:eastAsia="en-GB"/>
              <w14:ligatures w14:val="standardContextual"/>
            </w:rPr>
          </w:pPr>
          <w:ins w:id="38"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"_Toc157594415"</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2.9 Setup OAuth Published for Flows</w:t>
            </w:r>
            <w:r>
              <w:rPr>
                <w:noProof/>
                <w:webHidden/>
              </w:rPr>
              <w:tab/>
            </w:r>
            <w:r>
              <w:rPr>
                <w:noProof/>
                <w:webHidden/>
              </w:rPr>
              <w:fldChar w:fldCharType="begin"/>
            </w:r>
            <w:r>
              <w:rPr>
                <w:noProof/>
                <w:webHidden/>
              </w:rPr>
              <w:instrText xml:space="preserve"> PAGEREF _Toc157594415 \h </w:instrText>
            </w:r>
            <w:r>
              <w:rPr>
                <w:noProof/>
                <w:webHidden/>
              </w:rPr>
            </w:r>
          </w:ins>
          <w:r>
            <w:rPr>
              <w:noProof/>
              <w:webHidden/>
            </w:rPr>
            <w:fldChar w:fldCharType="separate"/>
          </w:r>
          <w:ins w:id="39" w:author="Louis Preaux" w:date="2024-01-31T11:53:00Z">
            <w:r>
              <w:rPr>
                <w:noProof/>
                <w:webHidden/>
              </w:rPr>
              <w:t>22</w:t>
            </w:r>
            <w:r>
              <w:rPr>
                <w:noProof/>
                <w:webHidden/>
              </w:rPr>
              <w:fldChar w:fldCharType="end"/>
            </w:r>
            <w:r w:rsidRPr="00235D07">
              <w:rPr>
                <w:rStyle w:val="Hyperlink"/>
                <w:noProof/>
              </w:rPr>
              <w:fldChar w:fldCharType="end"/>
            </w:r>
          </w:ins>
        </w:p>
        <w:p w14:paraId="4F02D08D" w14:textId="59215DD9" w:rsidR="00F829FC" w:rsidRDefault="00F829FC">
          <w:pPr>
            <w:pStyle w:val="TOC2"/>
            <w:tabs>
              <w:tab w:val="right" w:leader="dot" w:pos="10456"/>
            </w:tabs>
            <w:rPr>
              <w:ins w:id="40" w:author="Louis Preaux" w:date="2024-01-31T11:53:00Z"/>
              <w:rFonts w:asciiTheme="minorHAnsi" w:eastAsiaTheme="minorEastAsia" w:hAnsiTheme="minorHAnsi"/>
              <w:noProof/>
              <w:kern w:val="2"/>
              <w:sz w:val="22"/>
              <w:lang w:eastAsia="en-GB"/>
              <w14:ligatures w14:val="standardContextual"/>
            </w:rPr>
          </w:pPr>
          <w:ins w:id="41"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"_Toc157594416"</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2.10 Initialise Shared Data (Reliable Collections)</w:t>
            </w:r>
            <w:r>
              <w:rPr>
                <w:noProof/>
                <w:webHidden/>
              </w:rPr>
              <w:tab/>
            </w:r>
            <w:r>
              <w:rPr>
                <w:noProof/>
                <w:webHidden/>
              </w:rPr>
              <w:fldChar w:fldCharType="begin"/>
            </w:r>
            <w:r>
              <w:rPr>
                <w:noProof/>
                <w:webHidden/>
              </w:rPr>
              <w:instrText xml:space="preserve"> PAGEREF _Toc157594416 \h </w:instrText>
            </w:r>
            <w:r>
              <w:rPr>
                <w:noProof/>
                <w:webHidden/>
              </w:rPr>
            </w:r>
          </w:ins>
          <w:r>
            <w:rPr>
              <w:noProof/>
              <w:webHidden/>
            </w:rPr>
            <w:fldChar w:fldCharType="separate"/>
          </w:r>
          <w:ins w:id="42" w:author="Louis Preaux" w:date="2024-01-31T11:53:00Z">
            <w:r>
              <w:rPr>
                <w:noProof/>
                <w:webHidden/>
              </w:rPr>
              <w:t>23</w:t>
            </w:r>
            <w:r>
              <w:rPr>
                <w:noProof/>
                <w:webHidden/>
              </w:rPr>
              <w:fldChar w:fldCharType="end"/>
            </w:r>
            <w:r w:rsidRPr="00235D07">
              <w:rPr>
                <w:rStyle w:val="Hyperlink"/>
                <w:noProof/>
              </w:rPr>
              <w:fldChar w:fldCharType="end"/>
            </w:r>
          </w:ins>
        </w:p>
        <w:p w14:paraId="3A0786F1" w14:textId="45FE6934" w:rsidR="00F829FC" w:rsidRDefault="00F829FC">
          <w:pPr>
            <w:pStyle w:val="TOC2"/>
            <w:tabs>
              <w:tab w:val="right" w:leader="dot" w:pos="10456"/>
            </w:tabs>
            <w:rPr>
              <w:ins w:id="43" w:author="Louis Preaux" w:date="2024-01-31T11:53:00Z"/>
              <w:rFonts w:asciiTheme="minorHAnsi" w:eastAsiaTheme="minorEastAsia" w:hAnsiTheme="minorHAnsi"/>
              <w:noProof/>
              <w:kern w:val="2"/>
              <w:sz w:val="22"/>
              <w:lang w:eastAsia="en-GB"/>
              <w14:ligatures w14:val="standardContextual"/>
            </w:rPr>
          </w:pPr>
          <w:ins w:id="44"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"_Toc157594417"</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2.11 Website Deployment</w:t>
            </w:r>
            <w:r>
              <w:rPr>
                <w:noProof/>
                <w:webHidden/>
              </w:rPr>
              <w:tab/>
            </w:r>
            <w:r>
              <w:rPr>
                <w:noProof/>
                <w:webHidden/>
              </w:rPr>
              <w:fldChar w:fldCharType="begin"/>
            </w:r>
            <w:r>
              <w:rPr>
                <w:noProof/>
                <w:webHidden/>
              </w:rPr>
              <w:instrText xml:space="preserve"> PAGEREF _Toc157594417 \h </w:instrText>
            </w:r>
            <w:r>
              <w:rPr>
                <w:noProof/>
                <w:webHidden/>
              </w:rPr>
            </w:r>
          </w:ins>
          <w:r>
            <w:rPr>
              <w:noProof/>
              <w:webHidden/>
            </w:rPr>
            <w:fldChar w:fldCharType="separate"/>
          </w:r>
          <w:ins w:id="45" w:author="Louis Preaux" w:date="2024-01-31T11:53:00Z">
            <w:r>
              <w:rPr>
                <w:noProof/>
                <w:webHidden/>
              </w:rPr>
              <w:t>28</w:t>
            </w:r>
            <w:r>
              <w:rPr>
                <w:noProof/>
                <w:webHidden/>
              </w:rPr>
              <w:fldChar w:fldCharType="end"/>
            </w:r>
            <w:r w:rsidRPr="00235D07">
              <w:rPr>
                <w:rStyle w:val="Hyperlink"/>
                <w:noProof/>
              </w:rPr>
              <w:fldChar w:fldCharType="end"/>
            </w:r>
          </w:ins>
        </w:p>
        <w:p w14:paraId="4DD09D99" w14:textId="1419E4F0" w:rsidR="00F829FC" w:rsidRDefault="00F829FC">
          <w:pPr>
            <w:pStyle w:val="TOC2"/>
            <w:tabs>
              <w:tab w:val="right" w:leader="dot" w:pos="10456"/>
            </w:tabs>
            <w:rPr>
              <w:ins w:id="46" w:author="Louis Preaux" w:date="2024-01-31T11:53:00Z"/>
              <w:rFonts w:asciiTheme="minorHAnsi" w:eastAsiaTheme="minorEastAsia" w:hAnsiTheme="minorHAnsi"/>
              <w:noProof/>
              <w:kern w:val="2"/>
              <w:sz w:val="22"/>
              <w:lang w:eastAsia="en-GB"/>
              <w14:ligatures w14:val="standardContextual"/>
            </w:rPr>
          </w:pPr>
          <w:ins w:id="47"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"_Toc157594418"</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2.12 Web Application Deployment</w:t>
            </w:r>
            <w:r>
              <w:rPr>
                <w:noProof/>
                <w:webHidden/>
              </w:rPr>
              <w:tab/>
            </w:r>
            <w:r>
              <w:rPr>
                <w:noProof/>
                <w:webHidden/>
              </w:rPr>
              <w:fldChar w:fldCharType="begin"/>
            </w:r>
            <w:r>
              <w:rPr>
                <w:noProof/>
                <w:webHidden/>
              </w:rPr>
              <w:instrText xml:space="preserve"> PAGEREF _Toc157594418 \h </w:instrText>
            </w:r>
            <w:r>
              <w:rPr>
                <w:noProof/>
                <w:webHidden/>
              </w:rPr>
            </w:r>
          </w:ins>
          <w:r>
            <w:rPr>
              <w:noProof/>
              <w:webHidden/>
            </w:rPr>
            <w:fldChar w:fldCharType="separate"/>
          </w:r>
          <w:ins w:id="48" w:author="Louis Preaux" w:date="2024-01-31T11:53:00Z">
            <w:r>
              <w:rPr>
                <w:noProof/>
                <w:webHidden/>
              </w:rPr>
              <w:t>30</w:t>
            </w:r>
            <w:r>
              <w:rPr>
                <w:noProof/>
                <w:webHidden/>
              </w:rPr>
              <w:fldChar w:fldCharType="end"/>
            </w:r>
            <w:r w:rsidRPr="00235D07">
              <w:rPr>
                <w:rStyle w:val="Hyperlink"/>
                <w:noProof/>
              </w:rPr>
              <w:fldChar w:fldCharType="end"/>
            </w:r>
          </w:ins>
        </w:p>
        <w:p w14:paraId="573ACC73" w14:textId="1D7FDF79" w:rsidR="00F829FC" w:rsidRDefault="00F829FC">
          <w:pPr>
            <w:pStyle w:val="TOC2"/>
            <w:tabs>
              <w:tab w:val="right" w:leader="dot" w:pos="10456"/>
            </w:tabs>
            <w:rPr>
              <w:ins w:id="49" w:author="Louis Preaux" w:date="2024-01-31T11:53:00Z"/>
              <w:rFonts w:asciiTheme="minorHAnsi" w:eastAsiaTheme="minorEastAsia" w:hAnsiTheme="minorHAnsi"/>
              <w:noProof/>
              <w:kern w:val="2"/>
              <w:sz w:val="22"/>
              <w:lang w:eastAsia="en-GB"/>
              <w14:ligatures w14:val="standardContextual"/>
            </w:rPr>
          </w:pPr>
          <w:ins w:id="50"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"_Toc157594419"</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2.13 Web App Redirect Rule</w:t>
            </w:r>
            <w:r>
              <w:rPr>
                <w:noProof/>
                <w:webHidden/>
              </w:rPr>
              <w:tab/>
            </w:r>
            <w:r>
              <w:rPr>
                <w:noProof/>
                <w:webHidden/>
              </w:rPr>
              <w:fldChar w:fldCharType="begin"/>
            </w:r>
            <w:r>
              <w:rPr>
                <w:noProof/>
                <w:webHidden/>
              </w:rPr>
              <w:instrText xml:space="preserve"> PAGEREF _Toc157594419 \h </w:instrText>
            </w:r>
            <w:r>
              <w:rPr>
                <w:noProof/>
                <w:webHidden/>
              </w:rPr>
            </w:r>
          </w:ins>
          <w:r>
            <w:rPr>
              <w:noProof/>
              <w:webHidden/>
            </w:rPr>
            <w:fldChar w:fldCharType="separate"/>
          </w:r>
          <w:ins w:id="51" w:author="Louis Preaux" w:date="2024-01-31T11:53:00Z">
            <w:r>
              <w:rPr>
                <w:noProof/>
                <w:webHidden/>
              </w:rPr>
              <w:t>31</w:t>
            </w:r>
            <w:r>
              <w:rPr>
                <w:noProof/>
                <w:webHidden/>
              </w:rPr>
              <w:fldChar w:fldCharType="end"/>
            </w:r>
            <w:r w:rsidRPr="00235D07">
              <w:rPr>
                <w:rStyle w:val="Hyperlink"/>
                <w:noProof/>
              </w:rPr>
              <w:fldChar w:fldCharType="end"/>
            </w:r>
          </w:ins>
        </w:p>
        <w:p w14:paraId="05C237C4" w14:textId="7422B39D" w:rsidR="00F829FC" w:rsidRDefault="00F829FC">
          <w:pPr>
            <w:pStyle w:val="TOC2"/>
            <w:tabs>
              <w:tab w:val="right" w:leader="dot" w:pos="10456"/>
            </w:tabs>
            <w:rPr>
              <w:ins w:id="52" w:author="Louis Preaux" w:date="2024-01-31T11:53:00Z"/>
              <w:rFonts w:asciiTheme="minorHAnsi" w:eastAsiaTheme="minorEastAsia" w:hAnsiTheme="minorHAnsi"/>
              <w:noProof/>
              <w:kern w:val="2"/>
              <w:sz w:val="22"/>
              <w:lang w:eastAsia="en-GB"/>
              <w14:ligatures w14:val="standardContextual"/>
            </w:rPr>
          </w:pPr>
          <w:ins w:id="53"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"_Toc157594420"</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2.14 CORS Configuration</w:t>
            </w:r>
            <w:r>
              <w:rPr>
                <w:noProof/>
                <w:webHidden/>
              </w:rPr>
              <w:tab/>
            </w:r>
            <w:r>
              <w:rPr>
                <w:noProof/>
                <w:webHidden/>
              </w:rPr>
              <w:fldChar w:fldCharType="begin"/>
            </w:r>
            <w:r>
              <w:rPr>
                <w:noProof/>
                <w:webHidden/>
              </w:rPr>
              <w:instrText xml:space="preserve"> PAGEREF _Toc157594420 \h </w:instrText>
            </w:r>
            <w:r>
              <w:rPr>
                <w:noProof/>
                <w:webHidden/>
              </w:rPr>
            </w:r>
          </w:ins>
          <w:r>
            <w:rPr>
              <w:noProof/>
              <w:webHidden/>
            </w:rPr>
            <w:fldChar w:fldCharType="separate"/>
          </w:r>
          <w:ins w:id="54" w:author="Louis Preaux" w:date="2024-01-31T11:53:00Z">
            <w:r>
              <w:rPr>
                <w:noProof/>
                <w:webHidden/>
              </w:rPr>
              <w:t>31</w:t>
            </w:r>
            <w:r>
              <w:rPr>
                <w:noProof/>
                <w:webHidden/>
              </w:rPr>
              <w:fldChar w:fldCharType="end"/>
            </w:r>
            <w:r w:rsidRPr="00235D07">
              <w:rPr>
                <w:rStyle w:val="Hyperlink"/>
                <w:noProof/>
              </w:rPr>
              <w:fldChar w:fldCharType="end"/>
            </w:r>
          </w:ins>
        </w:p>
        <w:p w14:paraId="06E20178" w14:textId="6FC7D953" w:rsidR="00F829FC" w:rsidRDefault="00F829FC">
          <w:pPr>
            <w:pStyle w:val="TOC2"/>
            <w:tabs>
              <w:tab w:val="right" w:leader="dot" w:pos="10456"/>
            </w:tabs>
            <w:rPr>
              <w:ins w:id="55" w:author="Louis Preaux" w:date="2024-01-31T11:53:00Z"/>
              <w:rFonts w:asciiTheme="minorHAnsi" w:eastAsiaTheme="minorEastAsia" w:hAnsiTheme="minorHAnsi"/>
              <w:noProof/>
              <w:kern w:val="2"/>
              <w:sz w:val="22"/>
              <w:lang w:eastAsia="en-GB"/>
              <w14:ligatures w14:val="standardContextual"/>
            </w:rPr>
          </w:pPr>
          <w:ins w:id="56"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"_Toc157594421"</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2.15 Housekeeping Tasks</w:t>
            </w:r>
            <w:r>
              <w:rPr>
                <w:noProof/>
                <w:webHidden/>
              </w:rPr>
              <w:tab/>
            </w:r>
            <w:r>
              <w:rPr>
                <w:noProof/>
                <w:webHidden/>
              </w:rPr>
              <w:fldChar w:fldCharType="begin"/>
            </w:r>
            <w:r>
              <w:rPr>
                <w:noProof/>
                <w:webHidden/>
              </w:rPr>
              <w:instrText xml:space="preserve"> PAGEREF _Toc157594421 \h </w:instrText>
            </w:r>
            <w:r>
              <w:rPr>
                <w:noProof/>
                <w:webHidden/>
              </w:rPr>
            </w:r>
          </w:ins>
          <w:r>
            <w:rPr>
              <w:noProof/>
              <w:webHidden/>
            </w:rPr>
            <w:fldChar w:fldCharType="separate"/>
          </w:r>
          <w:ins w:id="57" w:author="Louis Preaux" w:date="2024-01-31T11:53:00Z">
            <w:r>
              <w:rPr>
                <w:noProof/>
                <w:webHidden/>
              </w:rPr>
              <w:t>32</w:t>
            </w:r>
            <w:r>
              <w:rPr>
                <w:noProof/>
                <w:webHidden/>
              </w:rPr>
              <w:fldChar w:fldCharType="end"/>
            </w:r>
            <w:r w:rsidRPr="00235D07">
              <w:rPr>
                <w:rStyle w:val="Hyperlink"/>
                <w:noProof/>
              </w:rPr>
              <w:fldChar w:fldCharType="end"/>
            </w:r>
          </w:ins>
        </w:p>
        <w:p w14:paraId="275F12F7" w14:textId="02506EFB" w:rsidR="00F829FC" w:rsidRDefault="00F829FC">
          <w:pPr>
            <w:pStyle w:val="TOC1"/>
            <w:tabs>
              <w:tab w:val="right" w:leader="dot" w:pos="10456"/>
            </w:tabs>
            <w:rPr>
              <w:ins w:id="58" w:author="Louis Preaux" w:date="2024-01-31T11:53:00Z"/>
              <w:rFonts w:asciiTheme="minorHAnsi" w:eastAsiaTheme="minorEastAsia" w:hAnsiTheme="minorHAnsi"/>
              <w:noProof/>
              <w:kern w:val="2"/>
              <w:sz w:val="22"/>
              <w:lang w:eastAsia="en-GB"/>
              <w14:ligatures w14:val="standardContextual"/>
            </w:rPr>
          </w:pPr>
          <w:ins w:id="59"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"_Toc157594422"</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3 Testing</w:t>
            </w:r>
            <w:r>
              <w:rPr>
                <w:noProof/>
                <w:webHidden/>
              </w:rPr>
              <w:tab/>
            </w:r>
            <w:r>
              <w:rPr>
                <w:noProof/>
                <w:webHidden/>
              </w:rPr>
              <w:fldChar w:fldCharType="begin"/>
            </w:r>
            <w:r>
              <w:rPr>
                <w:noProof/>
                <w:webHidden/>
              </w:rPr>
              <w:instrText xml:space="preserve"> PAGEREF _Toc157594422 \h </w:instrText>
            </w:r>
            <w:r>
              <w:rPr>
                <w:noProof/>
                <w:webHidden/>
              </w:rPr>
            </w:r>
          </w:ins>
          <w:r>
            <w:rPr>
              <w:noProof/>
              <w:webHidden/>
            </w:rPr>
            <w:fldChar w:fldCharType="separate"/>
          </w:r>
          <w:ins w:id="60" w:author="Louis Preaux" w:date="2024-01-31T11:53:00Z">
            <w:r>
              <w:rPr>
                <w:noProof/>
                <w:webHidden/>
              </w:rPr>
              <w:t>33</w:t>
            </w:r>
            <w:r>
              <w:rPr>
                <w:noProof/>
                <w:webHidden/>
              </w:rPr>
              <w:fldChar w:fldCharType="end"/>
            </w:r>
            <w:r w:rsidRPr="00235D07">
              <w:rPr>
                <w:rStyle w:val="Hyperlink"/>
                <w:noProof/>
              </w:rPr>
              <w:fldChar w:fldCharType="end"/>
            </w:r>
          </w:ins>
        </w:p>
        <w:p w14:paraId="05675451" w14:textId="6CABECEF" w:rsidR="00F829FC" w:rsidRDefault="00F829FC">
          <w:pPr>
            <w:pStyle w:val="TOC2"/>
            <w:tabs>
              <w:tab w:val="right" w:leader="dot" w:pos="10456"/>
            </w:tabs>
            <w:rPr>
              <w:ins w:id="61" w:author="Louis Preaux" w:date="2024-01-31T11:53:00Z"/>
              <w:rFonts w:asciiTheme="minorHAnsi" w:eastAsiaTheme="minorEastAsia" w:hAnsiTheme="minorHAnsi"/>
              <w:noProof/>
              <w:kern w:val="2"/>
              <w:sz w:val="22"/>
              <w:lang w:eastAsia="en-GB"/>
              <w14:ligatures w14:val="standardContextual"/>
            </w:rPr>
          </w:pPr>
          <w:ins w:id="62"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"_Toc157594423"</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3.1 Testing User Access Management Flows</w:t>
            </w:r>
            <w:r>
              <w:rPr>
                <w:noProof/>
                <w:webHidden/>
              </w:rPr>
              <w:tab/>
            </w:r>
            <w:r>
              <w:rPr>
                <w:noProof/>
                <w:webHidden/>
              </w:rPr>
              <w:fldChar w:fldCharType="begin"/>
            </w:r>
            <w:r>
              <w:rPr>
                <w:noProof/>
                <w:webHidden/>
              </w:rPr>
              <w:instrText xml:space="preserve"> PAGEREF _Toc157594423 \h </w:instrText>
            </w:r>
            <w:r>
              <w:rPr>
                <w:noProof/>
                <w:webHidden/>
              </w:rPr>
            </w:r>
          </w:ins>
          <w:r>
            <w:rPr>
              <w:noProof/>
              <w:webHidden/>
            </w:rPr>
            <w:fldChar w:fldCharType="separate"/>
          </w:r>
          <w:ins w:id="63" w:author="Louis Preaux" w:date="2024-01-31T11:53:00Z">
            <w:r>
              <w:rPr>
                <w:noProof/>
                <w:webHidden/>
              </w:rPr>
              <w:t>33</w:t>
            </w:r>
            <w:r>
              <w:rPr>
                <w:noProof/>
                <w:webHidden/>
              </w:rPr>
              <w:fldChar w:fldCharType="end"/>
            </w:r>
            <w:r w:rsidRPr="00235D07">
              <w:rPr>
                <w:rStyle w:val="Hyperlink"/>
                <w:noProof/>
              </w:rPr>
              <w:fldChar w:fldCharType="end"/>
            </w:r>
          </w:ins>
        </w:p>
        <w:p w14:paraId="681A5EF2" w14:textId="4B1FE749" w:rsidR="00F829FC" w:rsidRDefault="00F829FC">
          <w:pPr>
            <w:pStyle w:val="TOC2"/>
            <w:tabs>
              <w:tab w:val="right" w:leader="dot" w:pos="10456"/>
            </w:tabs>
            <w:rPr>
              <w:ins w:id="64" w:author="Louis Preaux" w:date="2024-01-31T11:53:00Z"/>
              <w:rFonts w:asciiTheme="minorHAnsi" w:eastAsiaTheme="minorEastAsia" w:hAnsiTheme="minorHAnsi"/>
              <w:noProof/>
              <w:kern w:val="2"/>
              <w:sz w:val="22"/>
              <w:lang w:eastAsia="en-GB"/>
              <w14:ligatures w14:val="standardContextual"/>
            </w:rPr>
          </w:pPr>
          <w:ins w:id="65"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"_Toc157594424"</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3.2 Testing the Web Application</w:t>
            </w:r>
            <w:r>
              <w:rPr>
                <w:noProof/>
                <w:webHidden/>
              </w:rPr>
              <w:tab/>
            </w:r>
            <w:r>
              <w:rPr>
                <w:noProof/>
                <w:webHidden/>
              </w:rPr>
              <w:fldChar w:fldCharType="begin"/>
            </w:r>
            <w:r>
              <w:rPr>
                <w:noProof/>
                <w:webHidden/>
              </w:rPr>
              <w:instrText xml:space="preserve"> PAGEREF _Toc157594424 \h </w:instrText>
            </w:r>
            <w:r>
              <w:rPr>
                <w:noProof/>
                <w:webHidden/>
              </w:rPr>
            </w:r>
          </w:ins>
          <w:r>
            <w:rPr>
              <w:noProof/>
              <w:webHidden/>
            </w:rPr>
            <w:fldChar w:fldCharType="separate"/>
          </w:r>
          <w:ins w:id="66" w:author="Louis Preaux" w:date="2024-01-31T11:53:00Z">
            <w:r>
              <w:rPr>
                <w:noProof/>
                <w:webHidden/>
              </w:rPr>
              <w:t>36</w:t>
            </w:r>
            <w:r>
              <w:rPr>
                <w:noProof/>
                <w:webHidden/>
              </w:rPr>
              <w:fldChar w:fldCharType="end"/>
            </w:r>
            <w:r w:rsidRPr="00235D07">
              <w:rPr>
                <w:rStyle w:val="Hyperlink"/>
                <w:noProof/>
              </w:rPr>
              <w:fldChar w:fldCharType="end"/>
            </w:r>
          </w:ins>
        </w:p>
        <w:p w14:paraId="56B95A9B" w14:textId="2767D267" w:rsidR="00F829FC" w:rsidRDefault="00F829FC">
          <w:pPr>
            <w:pStyle w:val="TOC2"/>
            <w:tabs>
              <w:tab w:val="right" w:leader="dot" w:pos="10456"/>
            </w:tabs>
            <w:rPr>
              <w:ins w:id="67" w:author="Louis Preaux" w:date="2024-01-31T11:53:00Z"/>
              <w:rFonts w:asciiTheme="minorHAnsi" w:eastAsiaTheme="minorEastAsia" w:hAnsiTheme="minorHAnsi"/>
              <w:noProof/>
              <w:kern w:val="2"/>
              <w:sz w:val="22"/>
              <w:lang w:eastAsia="en-GB"/>
              <w14:ligatures w14:val="standardContextual"/>
            </w:rPr>
          </w:pPr>
          <w:ins w:id="68"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"_Toc157594425"</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3.3 Testing UI-Driven Process (Service Requests)</w:t>
            </w:r>
            <w:r>
              <w:rPr>
                <w:noProof/>
                <w:webHidden/>
              </w:rPr>
              <w:tab/>
            </w:r>
            <w:r>
              <w:rPr>
                <w:noProof/>
                <w:webHidden/>
              </w:rPr>
              <w:fldChar w:fldCharType="begin"/>
            </w:r>
            <w:r>
              <w:rPr>
                <w:noProof/>
                <w:webHidden/>
              </w:rPr>
              <w:instrText xml:space="preserve"> PAGEREF _Toc157594425 \h </w:instrText>
            </w:r>
            <w:r>
              <w:rPr>
                <w:noProof/>
                <w:webHidden/>
              </w:rPr>
            </w:r>
          </w:ins>
          <w:r>
            <w:rPr>
              <w:noProof/>
              <w:webHidden/>
            </w:rPr>
            <w:fldChar w:fldCharType="separate"/>
          </w:r>
          <w:ins w:id="69" w:author="Louis Preaux" w:date="2024-01-31T11:53:00Z">
            <w:r>
              <w:rPr>
                <w:noProof/>
                <w:webHidden/>
              </w:rPr>
              <w:t>36</w:t>
            </w:r>
            <w:r>
              <w:rPr>
                <w:noProof/>
                <w:webHidden/>
              </w:rPr>
              <w:fldChar w:fldCharType="end"/>
            </w:r>
            <w:r w:rsidRPr="00235D07">
              <w:rPr>
                <w:rStyle w:val="Hyperlink"/>
                <w:noProof/>
              </w:rPr>
              <w:fldChar w:fldCharType="end"/>
            </w:r>
          </w:ins>
        </w:p>
        <w:p w14:paraId="1FD5CD58" w14:textId="1A2B360C" w:rsidR="00F829FC" w:rsidRDefault="00F829FC">
          <w:pPr>
            <w:pStyle w:val="TOC2"/>
            <w:tabs>
              <w:tab w:val="right" w:leader="dot" w:pos="10456"/>
            </w:tabs>
            <w:rPr>
              <w:ins w:id="70" w:author="Louis Preaux" w:date="2024-01-31T11:53:00Z"/>
              <w:rFonts w:asciiTheme="minorHAnsi" w:eastAsiaTheme="minorEastAsia" w:hAnsiTheme="minorHAnsi"/>
              <w:noProof/>
              <w:kern w:val="2"/>
              <w:sz w:val="22"/>
              <w:lang w:eastAsia="en-GB"/>
              <w14:ligatures w14:val="standardContextual"/>
            </w:rPr>
          </w:pPr>
          <w:ins w:id="71"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"_Toc157594426"</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3.4 Testing Process-Driven UI (Process Dashboard)</w:t>
            </w:r>
            <w:r>
              <w:rPr>
                <w:noProof/>
                <w:webHidden/>
              </w:rPr>
              <w:tab/>
            </w:r>
            <w:r>
              <w:rPr>
                <w:noProof/>
                <w:webHidden/>
              </w:rPr>
              <w:fldChar w:fldCharType="begin"/>
            </w:r>
            <w:r>
              <w:rPr>
                <w:noProof/>
                <w:webHidden/>
              </w:rPr>
              <w:instrText xml:space="preserve"> PAGEREF _Toc157594426 \h </w:instrText>
            </w:r>
            <w:r>
              <w:rPr>
                <w:noProof/>
                <w:webHidden/>
              </w:rPr>
            </w:r>
          </w:ins>
          <w:r>
            <w:rPr>
              <w:noProof/>
              <w:webHidden/>
            </w:rPr>
            <w:fldChar w:fldCharType="separate"/>
          </w:r>
          <w:ins w:id="72" w:author="Louis Preaux" w:date="2024-01-31T11:53:00Z">
            <w:r>
              <w:rPr>
                <w:noProof/>
                <w:webHidden/>
              </w:rPr>
              <w:t>37</w:t>
            </w:r>
            <w:r>
              <w:rPr>
                <w:noProof/>
                <w:webHidden/>
              </w:rPr>
              <w:fldChar w:fldCharType="end"/>
            </w:r>
            <w:r w:rsidRPr="00235D07">
              <w:rPr>
                <w:rStyle w:val="Hyperlink"/>
                <w:noProof/>
              </w:rPr>
              <w:fldChar w:fldCharType="end"/>
            </w:r>
          </w:ins>
        </w:p>
        <w:p w14:paraId="6833650F" w14:textId="6EB2C4A7" w:rsidR="00F829FC" w:rsidRDefault="00F829FC">
          <w:pPr>
            <w:pStyle w:val="TOC1"/>
            <w:tabs>
              <w:tab w:val="right" w:leader="dot" w:pos="10456"/>
            </w:tabs>
            <w:rPr>
              <w:ins w:id="73" w:author="Louis Preaux" w:date="2024-01-31T11:53:00Z"/>
              <w:rFonts w:asciiTheme="minorHAnsi" w:eastAsiaTheme="minorEastAsia" w:hAnsiTheme="minorHAnsi"/>
              <w:noProof/>
              <w:kern w:val="2"/>
              <w:sz w:val="22"/>
              <w:lang w:eastAsia="en-GB"/>
              <w14:ligatures w14:val="standardContextual"/>
            </w:rPr>
          </w:pPr>
          <w:ins w:id="74"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"_Toc157594427"</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4 Appendix A: Renaming Web App Title</w:t>
            </w:r>
            <w:r>
              <w:rPr>
                <w:noProof/>
                <w:webHidden/>
              </w:rPr>
              <w:tab/>
            </w:r>
            <w:r>
              <w:rPr>
                <w:noProof/>
                <w:webHidden/>
              </w:rPr>
              <w:fldChar w:fldCharType="begin"/>
            </w:r>
            <w:r>
              <w:rPr>
                <w:noProof/>
                <w:webHidden/>
              </w:rPr>
              <w:instrText xml:space="preserve"> PAGEREF _Toc157594427 \h </w:instrText>
            </w:r>
            <w:r>
              <w:rPr>
                <w:noProof/>
                <w:webHidden/>
              </w:rPr>
            </w:r>
          </w:ins>
          <w:r>
            <w:rPr>
              <w:noProof/>
              <w:webHidden/>
            </w:rPr>
            <w:fldChar w:fldCharType="separate"/>
          </w:r>
          <w:ins w:id="75" w:author="Louis Preaux" w:date="2024-01-31T11:53:00Z">
            <w:r>
              <w:rPr>
                <w:noProof/>
                <w:webHidden/>
              </w:rPr>
              <w:t>39</w:t>
            </w:r>
            <w:r>
              <w:rPr>
                <w:noProof/>
                <w:webHidden/>
              </w:rPr>
              <w:fldChar w:fldCharType="end"/>
            </w:r>
            <w:r w:rsidRPr="00235D07">
              <w:rPr>
                <w:rStyle w:val="Hyperlink"/>
                <w:noProof/>
              </w:rPr>
              <w:fldChar w:fldCharType="end"/>
            </w:r>
          </w:ins>
        </w:p>
        <w:p w14:paraId="16B8E437" w14:textId="4783BBA8" w:rsidR="00F829FC" w:rsidRDefault="00F829FC">
          <w:pPr>
            <w:pStyle w:val="TOC1"/>
            <w:tabs>
              <w:tab w:val="right" w:leader="dot" w:pos="10456"/>
            </w:tabs>
            <w:rPr>
              <w:ins w:id="76" w:author="Louis Preaux" w:date="2024-01-31T11:53:00Z"/>
              <w:rFonts w:asciiTheme="minorHAnsi" w:eastAsiaTheme="minorEastAsia" w:hAnsiTheme="minorHAnsi"/>
              <w:noProof/>
              <w:kern w:val="2"/>
              <w:sz w:val="22"/>
              <w:lang w:eastAsia="en-GB"/>
              <w14:ligatures w14:val="standardContextual"/>
            </w:rPr>
          </w:pPr>
          <w:ins w:id="77"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"_Toc157594428"</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5 Appendix B: Issues with Self Signed Certificates</w:t>
            </w:r>
            <w:r>
              <w:rPr>
                <w:noProof/>
                <w:webHidden/>
              </w:rPr>
              <w:tab/>
            </w:r>
            <w:r>
              <w:rPr>
                <w:noProof/>
                <w:webHidden/>
              </w:rPr>
              <w:fldChar w:fldCharType="begin"/>
            </w:r>
            <w:r>
              <w:rPr>
                <w:noProof/>
                <w:webHidden/>
              </w:rPr>
              <w:instrText xml:space="preserve"> PAGEREF _Toc157594428 \h </w:instrText>
            </w:r>
            <w:r>
              <w:rPr>
                <w:noProof/>
                <w:webHidden/>
              </w:rPr>
            </w:r>
          </w:ins>
          <w:r>
            <w:rPr>
              <w:noProof/>
              <w:webHidden/>
            </w:rPr>
            <w:fldChar w:fldCharType="separate"/>
          </w:r>
          <w:ins w:id="78" w:author="Louis Preaux" w:date="2024-01-31T11:53:00Z">
            <w:r>
              <w:rPr>
                <w:noProof/>
                <w:webHidden/>
              </w:rPr>
              <w:t>40</w:t>
            </w:r>
            <w:r>
              <w:rPr>
                <w:noProof/>
                <w:webHidden/>
              </w:rPr>
              <w:fldChar w:fldCharType="end"/>
            </w:r>
            <w:r w:rsidRPr="00235D07">
              <w:rPr>
                <w:rStyle w:val="Hyperlink"/>
                <w:noProof/>
              </w:rPr>
              <w:fldChar w:fldCharType="end"/>
            </w:r>
          </w:ins>
        </w:p>
        <w:p w14:paraId="4E17DDCF" w14:textId="0A73146F" w:rsidR="00F829FC" w:rsidRDefault="00F829FC">
          <w:pPr>
            <w:pStyle w:val="TOC1"/>
            <w:tabs>
              <w:tab w:val="right" w:leader="dot" w:pos="10456"/>
            </w:tabs>
            <w:rPr>
              <w:ins w:id="79" w:author="Louis Preaux" w:date="2024-01-31T11:53:00Z"/>
              <w:rFonts w:asciiTheme="minorHAnsi" w:eastAsiaTheme="minorEastAsia" w:hAnsiTheme="minorHAnsi"/>
              <w:noProof/>
              <w:kern w:val="2"/>
              <w:sz w:val="22"/>
              <w:lang w:eastAsia="en-GB"/>
              <w14:ligatures w14:val="standardContextual"/>
            </w:rPr>
          </w:pPr>
          <w:ins w:id="80"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"_Toc157594429"</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6 Appendix C: Load Balancer Configurations</w:t>
            </w:r>
            <w:r>
              <w:rPr>
                <w:noProof/>
                <w:webHidden/>
              </w:rPr>
              <w:tab/>
            </w:r>
            <w:r>
              <w:rPr>
                <w:noProof/>
                <w:webHidden/>
              </w:rPr>
              <w:fldChar w:fldCharType="begin"/>
            </w:r>
            <w:r>
              <w:rPr>
                <w:noProof/>
                <w:webHidden/>
              </w:rPr>
              <w:instrText xml:space="preserve"> PAGEREF _Toc157594429 \h </w:instrText>
            </w:r>
            <w:r>
              <w:rPr>
                <w:noProof/>
                <w:webHidden/>
              </w:rPr>
            </w:r>
          </w:ins>
          <w:r>
            <w:rPr>
              <w:noProof/>
              <w:webHidden/>
            </w:rPr>
            <w:fldChar w:fldCharType="separate"/>
          </w:r>
          <w:ins w:id="81" w:author="Louis Preaux" w:date="2024-01-31T11:53:00Z">
            <w:r>
              <w:rPr>
                <w:noProof/>
                <w:webHidden/>
              </w:rPr>
              <w:t>41</w:t>
            </w:r>
            <w:r>
              <w:rPr>
                <w:noProof/>
                <w:webHidden/>
              </w:rPr>
              <w:fldChar w:fldCharType="end"/>
            </w:r>
            <w:r w:rsidRPr="00235D07">
              <w:rPr>
                <w:rStyle w:val="Hyperlink"/>
                <w:noProof/>
              </w:rPr>
              <w:fldChar w:fldCharType="end"/>
            </w:r>
          </w:ins>
        </w:p>
        <w:p w14:paraId="04A52126" w14:textId="24718D32" w:rsidR="00F829FC" w:rsidRDefault="00F829FC">
          <w:pPr>
            <w:pStyle w:val="TOC2"/>
            <w:tabs>
              <w:tab w:val="right" w:leader="dot" w:pos="10456"/>
            </w:tabs>
            <w:rPr>
              <w:ins w:id="82" w:author="Louis Preaux" w:date="2024-01-31T11:53:00Z"/>
              <w:rFonts w:asciiTheme="minorHAnsi" w:eastAsiaTheme="minorEastAsia" w:hAnsiTheme="minorHAnsi"/>
              <w:noProof/>
              <w:kern w:val="2"/>
              <w:sz w:val="22"/>
              <w:lang w:eastAsia="en-GB"/>
              <w14:ligatures w14:val="standardContextual"/>
            </w:rPr>
          </w:pPr>
          <w:ins w:id="83"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"_Toc157594430"</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6.1 Single-Portal Setup</w:t>
            </w:r>
            <w:r>
              <w:rPr>
                <w:noProof/>
                <w:webHidden/>
              </w:rPr>
              <w:tab/>
            </w:r>
            <w:r>
              <w:rPr>
                <w:noProof/>
                <w:webHidden/>
              </w:rPr>
              <w:fldChar w:fldCharType="begin"/>
            </w:r>
            <w:r>
              <w:rPr>
                <w:noProof/>
                <w:webHidden/>
              </w:rPr>
              <w:instrText xml:space="preserve"> PAGEREF _Toc157594430 \h </w:instrText>
            </w:r>
            <w:r>
              <w:rPr>
                <w:noProof/>
                <w:webHidden/>
              </w:rPr>
            </w:r>
          </w:ins>
          <w:r>
            <w:rPr>
              <w:noProof/>
              <w:webHidden/>
            </w:rPr>
            <w:fldChar w:fldCharType="separate"/>
          </w:r>
          <w:ins w:id="84" w:author="Louis Preaux" w:date="2024-01-31T11:53:00Z">
            <w:r>
              <w:rPr>
                <w:noProof/>
                <w:webHidden/>
              </w:rPr>
              <w:t>41</w:t>
            </w:r>
            <w:r>
              <w:rPr>
                <w:noProof/>
                <w:webHidden/>
              </w:rPr>
              <w:fldChar w:fldCharType="end"/>
            </w:r>
            <w:r w:rsidRPr="00235D07">
              <w:rPr>
                <w:rStyle w:val="Hyperlink"/>
                <w:noProof/>
              </w:rPr>
              <w:fldChar w:fldCharType="end"/>
            </w:r>
          </w:ins>
        </w:p>
        <w:p w14:paraId="4DF56534" w14:textId="109088ED" w:rsidR="00F829FC" w:rsidRDefault="00F829FC">
          <w:pPr>
            <w:pStyle w:val="TOC2"/>
            <w:tabs>
              <w:tab w:val="right" w:leader="dot" w:pos="10456"/>
            </w:tabs>
            <w:rPr>
              <w:ins w:id="85" w:author="Louis Preaux" w:date="2024-01-31T11:53:00Z"/>
              <w:rFonts w:asciiTheme="minorHAnsi" w:eastAsiaTheme="minorEastAsia" w:hAnsiTheme="minorHAnsi"/>
              <w:noProof/>
              <w:kern w:val="2"/>
              <w:sz w:val="22"/>
              <w:lang w:eastAsia="en-GB"/>
              <w14:ligatures w14:val="standardContextual"/>
            </w:rPr>
          </w:pPr>
          <w:ins w:id="86" w:author="Louis Preaux" w:date="2024-01-31T11:53:00Z">
            <w:r w:rsidRPr="00235D07">
              <w:rPr>
                <w:rStyle w:val="Hyperlink"/>
                <w:noProof/>
              </w:rPr>
              <w:fldChar w:fldCharType="begin"/>
            </w:r>
            <w:r w:rsidRPr="00235D07">
              <w:rPr>
                <w:rStyle w:val="Hyperlink"/>
                <w:noProof/>
              </w:rPr>
              <w:instrText xml:space="preserve"> </w:instrText>
            </w:r>
            <w:r>
              <w:rPr>
                <w:noProof/>
              </w:rPr>
              <w:instrText>HYPERLINK \l "_Toc157594431"</w:instrText>
            </w:r>
            <w:r w:rsidRPr="00235D07">
              <w:rPr>
                <w:rStyle w:val="Hyperlink"/>
                <w:noProof/>
              </w:rPr>
              <w:instrText xml:space="preserve"> </w:instrText>
            </w:r>
            <w:r w:rsidRPr="00235D07">
              <w:rPr>
                <w:rStyle w:val="Hyperlink"/>
                <w:noProof/>
              </w:rPr>
            </w:r>
            <w:r w:rsidRPr="00235D07">
              <w:rPr>
                <w:rStyle w:val="Hyperlink"/>
                <w:noProof/>
              </w:rPr>
              <w:fldChar w:fldCharType="separate"/>
            </w:r>
            <w:r w:rsidRPr="00235D07">
              <w:rPr>
                <w:rStyle w:val="Hyperlink"/>
                <w:noProof/>
              </w:rPr>
              <w:t>6.2 Multi-Portal Setup</w:t>
            </w:r>
            <w:r>
              <w:rPr>
                <w:noProof/>
                <w:webHidden/>
              </w:rPr>
              <w:tab/>
            </w:r>
            <w:r>
              <w:rPr>
                <w:noProof/>
                <w:webHidden/>
              </w:rPr>
              <w:fldChar w:fldCharType="begin"/>
            </w:r>
            <w:r>
              <w:rPr>
                <w:noProof/>
                <w:webHidden/>
              </w:rPr>
              <w:instrText xml:space="preserve"> PAGEREF _Toc157594431 \h </w:instrText>
            </w:r>
            <w:r>
              <w:rPr>
                <w:noProof/>
                <w:webHidden/>
              </w:rPr>
            </w:r>
          </w:ins>
          <w:r>
            <w:rPr>
              <w:noProof/>
              <w:webHidden/>
            </w:rPr>
            <w:fldChar w:fldCharType="separate"/>
          </w:r>
          <w:ins w:id="87" w:author="Louis Preaux" w:date="2024-01-31T11:53:00Z">
            <w:r>
              <w:rPr>
                <w:noProof/>
                <w:webHidden/>
              </w:rPr>
              <w:t>43</w:t>
            </w:r>
            <w:r>
              <w:rPr>
                <w:noProof/>
                <w:webHidden/>
              </w:rPr>
              <w:fldChar w:fldCharType="end"/>
            </w:r>
            <w:r w:rsidRPr="00235D07">
              <w:rPr>
                <w:rStyle w:val="Hyperlink"/>
                <w:noProof/>
              </w:rPr>
              <w:fldChar w:fldCharType="end"/>
            </w:r>
          </w:ins>
        </w:p>
        <w:p w14:paraId="28706915" w14:textId="5A3850C8" w:rsidR="000E3EBD" w:rsidDel="00F829FC" w:rsidRDefault="000E3EBD">
          <w:pPr>
            <w:pStyle w:val="TOC1"/>
            <w:tabs>
              <w:tab w:val="right" w:leader="dot" w:pos="10456"/>
            </w:tabs>
            <w:rPr>
              <w:del w:id="88" w:author="Louis Preaux" w:date="2024-01-31T11:53:00Z"/>
              <w:rFonts w:asciiTheme="minorHAnsi" w:eastAsiaTheme="minorEastAsia" w:hAnsiTheme="minorHAnsi"/>
              <w:noProof/>
              <w:kern w:val="2"/>
              <w:sz w:val="22"/>
              <w:lang w:eastAsia="en-GB"/>
              <w14:ligatures w14:val="standardContextual"/>
            </w:rPr>
          </w:pPr>
          <w:del w:id="89" w:author="Louis Preaux" w:date="2024-01-31T11:53:00Z">
            <w:r w:rsidRPr="00F829FC" w:rsidDel="00F829FC">
              <w:rPr>
                <w:noProof/>
                <w:rPrChange w:id="90" w:author="Louis Preaux" w:date="2024-01-31T11:53:00Z">
                  <w:rPr>
                    <w:rStyle w:val="Hyperlink"/>
                    <w:noProof/>
                  </w:rPr>
                </w:rPrChange>
              </w:rPr>
              <w:delText>1 Introduction</w:delText>
            </w:r>
            <w:r w:rsidDel="00F829FC">
              <w:rPr>
                <w:noProof/>
                <w:webHidden/>
              </w:rPr>
              <w:tab/>
            </w:r>
            <w:r w:rsidR="00F829FC" w:rsidDel="00F829FC">
              <w:rPr>
                <w:noProof/>
                <w:webHidden/>
              </w:rPr>
              <w:delText>4</w:delText>
            </w:r>
          </w:del>
        </w:p>
        <w:p w14:paraId="7B7C1B66" w14:textId="1FED076F" w:rsidR="000E3EBD" w:rsidDel="00F829FC" w:rsidRDefault="000E3EBD">
          <w:pPr>
            <w:pStyle w:val="TOC2"/>
            <w:tabs>
              <w:tab w:val="right" w:leader="dot" w:pos="10456"/>
            </w:tabs>
            <w:rPr>
              <w:del w:id="91" w:author="Louis Preaux" w:date="2024-01-31T11:53:00Z"/>
              <w:rFonts w:asciiTheme="minorHAnsi" w:eastAsiaTheme="minorEastAsia" w:hAnsiTheme="minorHAnsi"/>
              <w:noProof/>
              <w:kern w:val="2"/>
              <w:sz w:val="22"/>
              <w:lang w:eastAsia="en-GB"/>
              <w14:ligatures w14:val="standardContextual"/>
            </w:rPr>
          </w:pPr>
          <w:del w:id="92" w:author="Louis Preaux" w:date="2024-01-31T11:53:00Z">
            <w:r w:rsidRPr="00F829FC" w:rsidDel="00F829FC">
              <w:rPr>
                <w:noProof/>
                <w:rPrChange w:id="93" w:author="Louis Preaux" w:date="2024-01-31T11:53:00Z">
                  <w:rPr>
                    <w:rStyle w:val="Hyperlink"/>
                    <w:noProof/>
                  </w:rPr>
                </w:rPrChange>
              </w:rPr>
              <w:delText>1.1 AppGyver Overview</w:delText>
            </w:r>
            <w:r w:rsidDel="00F829FC">
              <w:rPr>
                <w:noProof/>
                <w:webHidden/>
              </w:rPr>
              <w:tab/>
            </w:r>
            <w:r w:rsidR="00F829FC" w:rsidDel="00F829FC">
              <w:rPr>
                <w:noProof/>
                <w:webHidden/>
              </w:rPr>
              <w:delText>4</w:delText>
            </w:r>
          </w:del>
        </w:p>
        <w:p w14:paraId="633410EA" w14:textId="376BF749" w:rsidR="000E3EBD" w:rsidDel="00F829FC" w:rsidRDefault="000E3EBD">
          <w:pPr>
            <w:pStyle w:val="TOC2"/>
            <w:tabs>
              <w:tab w:val="right" w:leader="dot" w:pos="10456"/>
            </w:tabs>
            <w:rPr>
              <w:del w:id="94" w:author="Louis Preaux" w:date="2024-01-31T11:53:00Z"/>
              <w:rFonts w:asciiTheme="minorHAnsi" w:eastAsiaTheme="minorEastAsia" w:hAnsiTheme="minorHAnsi"/>
              <w:noProof/>
              <w:kern w:val="2"/>
              <w:sz w:val="22"/>
              <w:lang w:eastAsia="en-GB"/>
              <w14:ligatures w14:val="standardContextual"/>
            </w:rPr>
          </w:pPr>
          <w:del w:id="95" w:author="Louis Preaux" w:date="2024-01-31T11:53:00Z">
            <w:r w:rsidRPr="00F829FC" w:rsidDel="00F829FC">
              <w:rPr>
                <w:noProof/>
                <w:rPrChange w:id="96" w:author="Louis Preaux" w:date="2024-01-31T11:53:00Z">
                  <w:rPr>
                    <w:rStyle w:val="Hyperlink"/>
                    <w:noProof/>
                  </w:rPr>
                </w:rPrChange>
              </w:rPr>
              <w:delText>1.2 High-Level Architecture</w:delText>
            </w:r>
            <w:r w:rsidDel="00F829FC">
              <w:rPr>
                <w:noProof/>
                <w:webHidden/>
              </w:rPr>
              <w:tab/>
            </w:r>
            <w:r w:rsidR="00F829FC" w:rsidDel="00F829FC">
              <w:rPr>
                <w:noProof/>
                <w:webHidden/>
              </w:rPr>
              <w:delText>5</w:delText>
            </w:r>
          </w:del>
        </w:p>
        <w:p w14:paraId="5F79BA65" w14:textId="0C08ECC3" w:rsidR="000E3EBD" w:rsidDel="00F829FC" w:rsidRDefault="000E3EBD">
          <w:pPr>
            <w:pStyle w:val="TOC1"/>
            <w:tabs>
              <w:tab w:val="right" w:leader="dot" w:pos="10456"/>
            </w:tabs>
            <w:rPr>
              <w:del w:id="97" w:author="Louis Preaux" w:date="2024-01-31T11:53:00Z"/>
              <w:rFonts w:asciiTheme="minorHAnsi" w:eastAsiaTheme="minorEastAsia" w:hAnsiTheme="minorHAnsi"/>
              <w:noProof/>
              <w:kern w:val="2"/>
              <w:sz w:val="22"/>
              <w:lang w:eastAsia="en-GB"/>
              <w14:ligatures w14:val="standardContextual"/>
            </w:rPr>
          </w:pPr>
          <w:del w:id="98" w:author="Louis Preaux" w:date="2024-01-31T11:53:00Z">
            <w:r w:rsidRPr="00F829FC" w:rsidDel="00F829FC">
              <w:rPr>
                <w:noProof/>
                <w:rPrChange w:id="99" w:author="Louis Preaux" w:date="2024-01-31T11:53:00Z">
                  <w:rPr>
                    <w:rStyle w:val="Hyperlink"/>
                    <w:noProof/>
                  </w:rPr>
                </w:rPrChange>
              </w:rPr>
              <w:delText>2 Setup and Deployment</w:delText>
            </w:r>
            <w:r w:rsidDel="00F829FC">
              <w:rPr>
                <w:noProof/>
                <w:webHidden/>
              </w:rPr>
              <w:tab/>
            </w:r>
            <w:r w:rsidR="00F829FC" w:rsidDel="00F829FC">
              <w:rPr>
                <w:noProof/>
                <w:webHidden/>
              </w:rPr>
              <w:delText>10</w:delText>
            </w:r>
          </w:del>
        </w:p>
        <w:p w14:paraId="5BF0A947" w14:textId="5E046ECD" w:rsidR="000E3EBD" w:rsidDel="00F829FC" w:rsidRDefault="000E3EBD">
          <w:pPr>
            <w:pStyle w:val="TOC2"/>
            <w:tabs>
              <w:tab w:val="right" w:leader="dot" w:pos="10456"/>
            </w:tabs>
            <w:rPr>
              <w:del w:id="100" w:author="Louis Preaux" w:date="2024-01-31T11:53:00Z"/>
              <w:rFonts w:asciiTheme="minorHAnsi" w:eastAsiaTheme="minorEastAsia" w:hAnsiTheme="minorHAnsi"/>
              <w:noProof/>
              <w:kern w:val="2"/>
              <w:sz w:val="22"/>
              <w:lang w:eastAsia="en-GB"/>
              <w14:ligatures w14:val="standardContextual"/>
            </w:rPr>
          </w:pPr>
          <w:del w:id="101" w:author="Louis Preaux" w:date="2024-01-31T11:53:00Z">
            <w:r w:rsidRPr="00F829FC" w:rsidDel="00F829FC">
              <w:rPr>
                <w:noProof/>
                <w:rPrChange w:id="102" w:author="Louis Preaux" w:date="2024-01-31T11:53:00Z">
                  <w:rPr>
                    <w:rStyle w:val="Hyperlink"/>
                    <w:noProof/>
                  </w:rPr>
                </w:rPrChange>
              </w:rPr>
              <w:delText>2.1 Pre-Requisites</w:delText>
            </w:r>
            <w:r w:rsidDel="00F829FC">
              <w:rPr>
                <w:noProof/>
                <w:webHidden/>
              </w:rPr>
              <w:tab/>
            </w:r>
            <w:r w:rsidR="00F829FC" w:rsidDel="00F829FC">
              <w:rPr>
                <w:noProof/>
                <w:webHidden/>
              </w:rPr>
              <w:delText>10</w:delText>
            </w:r>
          </w:del>
        </w:p>
        <w:p w14:paraId="3A9AFAE9" w14:textId="04D732FC" w:rsidR="000E3EBD" w:rsidDel="00F829FC" w:rsidRDefault="000E3EBD">
          <w:pPr>
            <w:pStyle w:val="TOC2"/>
            <w:tabs>
              <w:tab w:val="right" w:leader="dot" w:pos="10456"/>
            </w:tabs>
            <w:rPr>
              <w:del w:id="103" w:author="Louis Preaux" w:date="2024-01-31T11:53:00Z"/>
              <w:rFonts w:asciiTheme="minorHAnsi" w:eastAsiaTheme="minorEastAsia" w:hAnsiTheme="minorHAnsi"/>
              <w:noProof/>
              <w:kern w:val="2"/>
              <w:sz w:val="22"/>
              <w:lang w:eastAsia="en-GB"/>
              <w14:ligatures w14:val="standardContextual"/>
            </w:rPr>
          </w:pPr>
          <w:del w:id="104" w:author="Louis Preaux" w:date="2024-01-31T11:53:00Z">
            <w:r w:rsidRPr="00F829FC" w:rsidDel="00F829FC">
              <w:rPr>
                <w:noProof/>
                <w:rPrChange w:id="105" w:author="Louis Preaux" w:date="2024-01-31T11:53:00Z">
                  <w:rPr>
                    <w:rStyle w:val="Hyperlink"/>
                    <w:noProof/>
                  </w:rPr>
                </w:rPrChange>
              </w:rPr>
              <w:delText>2.2 Deployment Package Preparation</w:delText>
            </w:r>
            <w:r w:rsidDel="00F829FC">
              <w:rPr>
                <w:noProof/>
                <w:webHidden/>
              </w:rPr>
              <w:tab/>
            </w:r>
            <w:r w:rsidR="00F829FC" w:rsidDel="00F829FC">
              <w:rPr>
                <w:noProof/>
                <w:webHidden/>
              </w:rPr>
              <w:delText>10</w:delText>
            </w:r>
          </w:del>
        </w:p>
        <w:p w14:paraId="6698889F" w14:textId="66481EC4" w:rsidR="000E3EBD" w:rsidDel="00F829FC" w:rsidRDefault="000E3EBD">
          <w:pPr>
            <w:pStyle w:val="TOC2"/>
            <w:tabs>
              <w:tab w:val="right" w:leader="dot" w:pos="10456"/>
            </w:tabs>
            <w:rPr>
              <w:del w:id="106" w:author="Louis Preaux" w:date="2024-01-31T11:53:00Z"/>
              <w:rFonts w:asciiTheme="minorHAnsi" w:eastAsiaTheme="minorEastAsia" w:hAnsiTheme="minorHAnsi"/>
              <w:noProof/>
              <w:kern w:val="2"/>
              <w:sz w:val="22"/>
              <w:lang w:eastAsia="en-GB"/>
              <w14:ligatures w14:val="standardContextual"/>
            </w:rPr>
          </w:pPr>
          <w:del w:id="107" w:author="Louis Preaux" w:date="2024-01-31T11:53:00Z">
            <w:r w:rsidRPr="00F829FC" w:rsidDel="00F829FC">
              <w:rPr>
                <w:noProof/>
                <w:rPrChange w:id="108" w:author="Louis Preaux" w:date="2024-01-31T11:53:00Z">
                  <w:rPr>
                    <w:rStyle w:val="Hyperlink"/>
                    <w:noProof/>
                  </w:rPr>
                </w:rPrChange>
              </w:rPr>
              <w:delText>2.3 AppGyver Account Setup</w:delText>
            </w:r>
            <w:r w:rsidDel="00F829FC">
              <w:rPr>
                <w:noProof/>
                <w:webHidden/>
              </w:rPr>
              <w:tab/>
            </w:r>
            <w:r w:rsidR="00F829FC" w:rsidDel="00F829FC">
              <w:rPr>
                <w:noProof/>
                <w:webHidden/>
              </w:rPr>
              <w:delText>11</w:delText>
            </w:r>
          </w:del>
        </w:p>
        <w:p w14:paraId="04BE1CA6" w14:textId="21C3FF81" w:rsidR="000E3EBD" w:rsidDel="00F829FC" w:rsidRDefault="000E3EBD">
          <w:pPr>
            <w:pStyle w:val="TOC2"/>
            <w:tabs>
              <w:tab w:val="right" w:leader="dot" w:pos="10456"/>
            </w:tabs>
            <w:rPr>
              <w:del w:id="109" w:author="Louis Preaux" w:date="2024-01-31T11:53:00Z"/>
              <w:rFonts w:asciiTheme="minorHAnsi" w:eastAsiaTheme="minorEastAsia" w:hAnsiTheme="minorHAnsi"/>
              <w:noProof/>
              <w:kern w:val="2"/>
              <w:sz w:val="22"/>
              <w:lang w:eastAsia="en-GB"/>
              <w14:ligatures w14:val="standardContextual"/>
            </w:rPr>
          </w:pPr>
          <w:del w:id="110" w:author="Louis Preaux" w:date="2024-01-31T11:53:00Z">
            <w:r w:rsidRPr="00F829FC" w:rsidDel="00F829FC">
              <w:rPr>
                <w:noProof/>
                <w:rPrChange w:id="111" w:author="Louis Preaux" w:date="2024-01-31T11:53:00Z">
                  <w:rPr>
                    <w:rStyle w:val="Hyperlink"/>
                    <w:noProof/>
                  </w:rPr>
                </w:rPrChange>
              </w:rPr>
              <w:delText>2.4 App Variables Setup</w:delText>
            </w:r>
            <w:r w:rsidDel="00F829FC">
              <w:rPr>
                <w:noProof/>
                <w:webHidden/>
              </w:rPr>
              <w:tab/>
            </w:r>
            <w:r w:rsidR="00F829FC" w:rsidDel="00F829FC">
              <w:rPr>
                <w:noProof/>
                <w:webHidden/>
              </w:rPr>
              <w:delText>12</w:delText>
            </w:r>
          </w:del>
        </w:p>
        <w:p w14:paraId="0C5DBA77" w14:textId="52650BC6" w:rsidR="000E3EBD" w:rsidDel="00F829FC" w:rsidRDefault="000E3EBD">
          <w:pPr>
            <w:pStyle w:val="TOC2"/>
            <w:tabs>
              <w:tab w:val="right" w:leader="dot" w:pos="10456"/>
            </w:tabs>
            <w:rPr>
              <w:del w:id="112" w:author="Louis Preaux" w:date="2024-01-31T11:53:00Z"/>
              <w:rFonts w:asciiTheme="minorHAnsi" w:eastAsiaTheme="minorEastAsia" w:hAnsiTheme="minorHAnsi"/>
              <w:noProof/>
              <w:kern w:val="2"/>
              <w:sz w:val="22"/>
              <w:lang w:eastAsia="en-GB"/>
              <w14:ligatures w14:val="standardContextual"/>
            </w:rPr>
          </w:pPr>
          <w:del w:id="113" w:author="Louis Preaux" w:date="2024-01-31T11:53:00Z">
            <w:r w:rsidRPr="00F829FC" w:rsidDel="00F829FC">
              <w:rPr>
                <w:noProof/>
                <w:rPrChange w:id="114" w:author="Louis Preaux" w:date="2024-01-31T11:53:00Z">
                  <w:rPr>
                    <w:rStyle w:val="Hyperlink"/>
                    <w:noProof/>
                  </w:rPr>
                </w:rPrChange>
              </w:rPr>
              <w:delText>2.5 Theme Variables</w:delText>
            </w:r>
            <w:r w:rsidDel="00F829FC">
              <w:rPr>
                <w:noProof/>
                <w:webHidden/>
              </w:rPr>
              <w:tab/>
            </w:r>
            <w:r w:rsidR="00F829FC" w:rsidDel="00F829FC">
              <w:rPr>
                <w:noProof/>
                <w:webHidden/>
              </w:rPr>
              <w:delText>16</w:delText>
            </w:r>
          </w:del>
        </w:p>
        <w:p w14:paraId="02C71684" w14:textId="045FE968" w:rsidR="000E3EBD" w:rsidDel="00F829FC" w:rsidRDefault="000E3EBD">
          <w:pPr>
            <w:pStyle w:val="TOC2"/>
            <w:tabs>
              <w:tab w:val="right" w:leader="dot" w:pos="10456"/>
            </w:tabs>
            <w:rPr>
              <w:del w:id="115" w:author="Louis Preaux" w:date="2024-01-31T11:53:00Z"/>
              <w:rFonts w:asciiTheme="minorHAnsi" w:eastAsiaTheme="minorEastAsia" w:hAnsiTheme="minorHAnsi"/>
              <w:noProof/>
              <w:kern w:val="2"/>
              <w:sz w:val="22"/>
              <w:lang w:eastAsia="en-GB"/>
              <w14:ligatures w14:val="standardContextual"/>
            </w:rPr>
          </w:pPr>
          <w:del w:id="116" w:author="Louis Preaux" w:date="2024-01-31T11:53:00Z">
            <w:r w:rsidRPr="00F829FC" w:rsidDel="00F829FC">
              <w:rPr>
                <w:noProof/>
                <w:rPrChange w:id="117" w:author="Louis Preaux" w:date="2024-01-31T11:53:00Z">
                  <w:rPr>
                    <w:rStyle w:val="Hyperlink"/>
                    <w:noProof/>
                  </w:rPr>
                </w:rPrChange>
              </w:rPr>
              <w:delText>2.6 Import CORTEX Flows</w:delText>
            </w:r>
            <w:r w:rsidDel="00F829FC">
              <w:rPr>
                <w:noProof/>
                <w:webHidden/>
              </w:rPr>
              <w:tab/>
            </w:r>
            <w:r w:rsidR="00F829FC" w:rsidDel="00F829FC">
              <w:rPr>
                <w:noProof/>
                <w:webHidden/>
              </w:rPr>
              <w:delText>17</w:delText>
            </w:r>
          </w:del>
        </w:p>
        <w:p w14:paraId="2AB76AAB" w14:textId="3500837E" w:rsidR="000E3EBD" w:rsidDel="00F829FC" w:rsidRDefault="000E3EBD">
          <w:pPr>
            <w:pStyle w:val="TOC2"/>
            <w:tabs>
              <w:tab w:val="right" w:leader="dot" w:pos="10456"/>
            </w:tabs>
            <w:rPr>
              <w:del w:id="118" w:author="Louis Preaux" w:date="2024-01-31T11:53:00Z"/>
              <w:rFonts w:asciiTheme="minorHAnsi" w:eastAsiaTheme="minorEastAsia" w:hAnsiTheme="minorHAnsi"/>
              <w:noProof/>
              <w:kern w:val="2"/>
              <w:sz w:val="22"/>
              <w:lang w:eastAsia="en-GB"/>
              <w14:ligatures w14:val="standardContextual"/>
            </w:rPr>
          </w:pPr>
          <w:del w:id="119" w:author="Louis Preaux" w:date="2024-01-31T11:53:00Z">
            <w:r w:rsidRPr="00F829FC" w:rsidDel="00F829FC">
              <w:rPr>
                <w:noProof/>
                <w:rPrChange w:id="120" w:author="Louis Preaux" w:date="2024-01-31T11:53:00Z">
                  <w:rPr>
                    <w:rStyle w:val="Hyperlink"/>
                    <w:noProof/>
                  </w:rPr>
                </w:rPrChange>
              </w:rPr>
              <w:delText>2.7 Config Flow Configuration</w:delText>
            </w:r>
            <w:r w:rsidDel="00F829FC">
              <w:rPr>
                <w:noProof/>
                <w:webHidden/>
              </w:rPr>
              <w:tab/>
            </w:r>
            <w:r w:rsidR="00F829FC" w:rsidDel="00F829FC">
              <w:rPr>
                <w:noProof/>
                <w:webHidden/>
              </w:rPr>
              <w:delText>18</w:delText>
            </w:r>
          </w:del>
        </w:p>
        <w:p w14:paraId="5983FC1C" w14:textId="7B2B06D0" w:rsidR="000E3EBD" w:rsidDel="00F829FC" w:rsidRDefault="000E3EBD">
          <w:pPr>
            <w:pStyle w:val="TOC2"/>
            <w:tabs>
              <w:tab w:val="right" w:leader="dot" w:pos="10456"/>
            </w:tabs>
            <w:rPr>
              <w:del w:id="121" w:author="Louis Preaux" w:date="2024-01-31T11:53:00Z"/>
              <w:rFonts w:asciiTheme="minorHAnsi" w:eastAsiaTheme="minorEastAsia" w:hAnsiTheme="minorHAnsi"/>
              <w:noProof/>
              <w:kern w:val="2"/>
              <w:sz w:val="22"/>
              <w:lang w:eastAsia="en-GB"/>
              <w14:ligatures w14:val="standardContextual"/>
            </w:rPr>
          </w:pPr>
          <w:del w:id="122" w:author="Louis Preaux" w:date="2024-01-31T11:53:00Z">
            <w:r w:rsidRPr="00F829FC" w:rsidDel="00F829FC">
              <w:rPr>
                <w:noProof/>
                <w:rPrChange w:id="123" w:author="Louis Preaux" w:date="2024-01-31T11:53:00Z">
                  <w:rPr>
                    <w:rStyle w:val="Hyperlink"/>
                    <w:noProof/>
                  </w:rPr>
                </w:rPrChange>
              </w:rPr>
              <w:delText>2.8 Publish CORTEX Flows</w:delText>
            </w:r>
            <w:r w:rsidDel="00F829FC">
              <w:rPr>
                <w:noProof/>
                <w:webHidden/>
              </w:rPr>
              <w:tab/>
            </w:r>
            <w:r w:rsidR="00F829FC" w:rsidDel="00F829FC">
              <w:rPr>
                <w:noProof/>
                <w:webHidden/>
              </w:rPr>
              <w:delText>21</w:delText>
            </w:r>
          </w:del>
        </w:p>
        <w:p w14:paraId="376BB4C9" w14:textId="695D891C" w:rsidR="000E3EBD" w:rsidDel="00F829FC" w:rsidRDefault="000E3EBD">
          <w:pPr>
            <w:pStyle w:val="TOC2"/>
            <w:tabs>
              <w:tab w:val="right" w:leader="dot" w:pos="10456"/>
            </w:tabs>
            <w:rPr>
              <w:del w:id="124" w:author="Louis Preaux" w:date="2024-01-31T11:53:00Z"/>
              <w:rFonts w:asciiTheme="minorHAnsi" w:eastAsiaTheme="minorEastAsia" w:hAnsiTheme="minorHAnsi"/>
              <w:noProof/>
              <w:kern w:val="2"/>
              <w:sz w:val="22"/>
              <w:lang w:eastAsia="en-GB"/>
              <w14:ligatures w14:val="standardContextual"/>
            </w:rPr>
          </w:pPr>
          <w:del w:id="125" w:author="Louis Preaux" w:date="2024-01-31T11:53:00Z">
            <w:r w:rsidRPr="00F829FC" w:rsidDel="00F829FC">
              <w:rPr>
                <w:noProof/>
                <w:rPrChange w:id="126" w:author="Louis Preaux" w:date="2024-01-31T11:53:00Z">
                  <w:rPr>
                    <w:rStyle w:val="Hyperlink"/>
                    <w:noProof/>
                  </w:rPr>
                </w:rPrChange>
              </w:rPr>
              <w:delText>2.9 Setup OAuth Published for Flows</w:delText>
            </w:r>
            <w:r w:rsidDel="00F829FC">
              <w:rPr>
                <w:noProof/>
                <w:webHidden/>
              </w:rPr>
              <w:tab/>
            </w:r>
            <w:r w:rsidR="00F829FC" w:rsidDel="00F829FC">
              <w:rPr>
                <w:noProof/>
                <w:webHidden/>
              </w:rPr>
              <w:delText>21</w:delText>
            </w:r>
          </w:del>
        </w:p>
        <w:p w14:paraId="3A034B1A" w14:textId="37421832" w:rsidR="000E3EBD" w:rsidDel="00F829FC" w:rsidRDefault="000E3EBD">
          <w:pPr>
            <w:pStyle w:val="TOC2"/>
            <w:tabs>
              <w:tab w:val="right" w:leader="dot" w:pos="10456"/>
            </w:tabs>
            <w:rPr>
              <w:del w:id="127" w:author="Louis Preaux" w:date="2024-01-31T11:53:00Z"/>
              <w:rFonts w:asciiTheme="minorHAnsi" w:eastAsiaTheme="minorEastAsia" w:hAnsiTheme="minorHAnsi"/>
              <w:noProof/>
              <w:kern w:val="2"/>
              <w:sz w:val="22"/>
              <w:lang w:eastAsia="en-GB"/>
              <w14:ligatures w14:val="standardContextual"/>
            </w:rPr>
          </w:pPr>
          <w:del w:id="128" w:author="Louis Preaux" w:date="2024-01-31T11:53:00Z">
            <w:r w:rsidRPr="00F829FC" w:rsidDel="00F829FC">
              <w:rPr>
                <w:noProof/>
                <w:rPrChange w:id="129" w:author="Louis Preaux" w:date="2024-01-31T11:53:00Z">
                  <w:rPr>
                    <w:rStyle w:val="Hyperlink"/>
                    <w:noProof/>
                  </w:rPr>
                </w:rPrChange>
              </w:rPr>
              <w:delText>2.10 Initialise Shared Data (Reliable Collections)</w:delText>
            </w:r>
            <w:r w:rsidDel="00F829FC">
              <w:rPr>
                <w:noProof/>
                <w:webHidden/>
              </w:rPr>
              <w:tab/>
            </w:r>
            <w:r w:rsidR="00F829FC" w:rsidDel="00F829FC">
              <w:rPr>
                <w:noProof/>
                <w:webHidden/>
              </w:rPr>
              <w:delText>22</w:delText>
            </w:r>
          </w:del>
        </w:p>
        <w:p w14:paraId="2B64F43F" w14:textId="4DC42420" w:rsidR="000E3EBD" w:rsidDel="00F829FC" w:rsidRDefault="000E3EBD">
          <w:pPr>
            <w:pStyle w:val="TOC2"/>
            <w:tabs>
              <w:tab w:val="right" w:leader="dot" w:pos="10456"/>
            </w:tabs>
            <w:rPr>
              <w:del w:id="130" w:author="Louis Preaux" w:date="2024-01-31T11:53:00Z"/>
              <w:rFonts w:asciiTheme="minorHAnsi" w:eastAsiaTheme="minorEastAsia" w:hAnsiTheme="minorHAnsi"/>
              <w:noProof/>
              <w:kern w:val="2"/>
              <w:sz w:val="22"/>
              <w:lang w:eastAsia="en-GB"/>
              <w14:ligatures w14:val="standardContextual"/>
            </w:rPr>
          </w:pPr>
          <w:del w:id="131" w:author="Louis Preaux" w:date="2024-01-31T11:53:00Z">
            <w:r w:rsidRPr="00F829FC" w:rsidDel="00F829FC">
              <w:rPr>
                <w:noProof/>
                <w:rPrChange w:id="132" w:author="Louis Preaux" w:date="2024-01-31T11:53:00Z">
                  <w:rPr>
                    <w:rStyle w:val="Hyperlink"/>
                    <w:noProof/>
                  </w:rPr>
                </w:rPrChange>
              </w:rPr>
              <w:delText>2.11 Website Deployment</w:delText>
            </w:r>
            <w:r w:rsidDel="00F829FC">
              <w:rPr>
                <w:noProof/>
                <w:webHidden/>
              </w:rPr>
              <w:tab/>
            </w:r>
            <w:r w:rsidR="00F829FC" w:rsidDel="00F829FC">
              <w:rPr>
                <w:noProof/>
                <w:webHidden/>
              </w:rPr>
              <w:delText>27</w:delText>
            </w:r>
          </w:del>
        </w:p>
        <w:p w14:paraId="5AFAD985" w14:textId="6401F19C" w:rsidR="000E3EBD" w:rsidDel="00F829FC" w:rsidRDefault="000E3EBD">
          <w:pPr>
            <w:pStyle w:val="TOC2"/>
            <w:tabs>
              <w:tab w:val="right" w:leader="dot" w:pos="10456"/>
            </w:tabs>
            <w:rPr>
              <w:del w:id="133" w:author="Louis Preaux" w:date="2024-01-31T11:53:00Z"/>
              <w:rFonts w:asciiTheme="minorHAnsi" w:eastAsiaTheme="minorEastAsia" w:hAnsiTheme="minorHAnsi"/>
              <w:noProof/>
              <w:kern w:val="2"/>
              <w:sz w:val="22"/>
              <w:lang w:eastAsia="en-GB"/>
              <w14:ligatures w14:val="standardContextual"/>
            </w:rPr>
          </w:pPr>
          <w:del w:id="134" w:author="Louis Preaux" w:date="2024-01-31T11:53:00Z">
            <w:r w:rsidRPr="00F829FC" w:rsidDel="00F829FC">
              <w:rPr>
                <w:noProof/>
                <w:rPrChange w:id="135" w:author="Louis Preaux" w:date="2024-01-31T11:53:00Z">
                  <w:rPr>
                    <w:rStyle w:val="Hyperlink"/>
                    <w:noProof/>
                  </w:rPr>
                </w:rPrChange>
              </w:rPr>
              <w:delText>2.12 Web Application Deployment</w:delText>
            </w:r>
            <w:r w:rsidDel="00F829FC">
              <w:rPr>
                <w:noProof/>
                <w:webHidden/>
              </w:rPr>
              <w:tab/>
            </w:r>
            <w:r w:rsidR="00F829FC" w:rsidDel="00F829FC">
              <w:rPr>
                <w:noProof/>
                <w:webHidden/>
              </w:rPr>
              <w:delText>29</w:delText>
            </w:r>
          </w:del>
        </w:p>
        <w:p w14:paraId="6477ABD7" w14:textId="7E23F705" w:rsidR="000E3EBD" w:rsidDel="00F829FC" w:rsidRDefault="000E3EBD">
          <w:pPr>
            <w:pStyle w:val="TOC2"/>
            <w:tabs>
              <w:tab w:val="right" w:leader="dot" w:pos="10456"/>
            </w:tabs>
            <w:rPr>
              <w:del w:id="136" w:author="Louis Preaux" w:date="2024-01-31T11:53:00Z"/>
              <w:rFonts w:asciiTheme="minorHAnsi" w:eastAsiaTheme="minorEastAsia" w:hAnsiTheme="minorHAnsi"/>
              <w:noProof/>
              <w:kern w:val="2"/>
              <w:sz w:val="22"/>
              <w:lang w:eastAsia="en-GB"/>
              <w14:ligatures w14:val="standardContextual"/>
            </w:rPr>
          </w:pPr>
          <w:del w:id="137" w:author="Louis Preaux" w:date="2024-01-31T11:53:00Z">
            <w:r w:rsidRPr="00F829FC" w:rsidDel="00F829FC">
              <w:rPr>
                <w:noProof/>
                <w:rPrChange w:id="138" w:author="Louis Preaux" w:date="2024-01-31T11:53:00Z">
                  <w:rPr>
                    <w:rStyle w:val="Hyperlink"/>
                    <w:noProof/>
                  </w:rPr>
                </w:rPrChange>
              </w:rPr>
              <w:delText>2.13 Web App Redirect Rule</w:delText>
            </w:r>
            <w:r w:rsidDel="00F829FC">
              <w:rPr>
                <w:noProof/>
                <w:webHidden/>
              </w:rPr>
              <w:tab/>
            </w:r>
            <w:r w:rsidR="00F829FC" w:rsidDel="00F829FC">
              <w:rPr>
                <w:noProof/>
                <w:webHidden/>
              </w:rPr>
              <w:delText>30</w:delText>
            </w:r>
          </w:del>
        </w:p>
        <w:p w14:paraId="5E083FDB" w14:textId="032EC45B" w:rsidR="000E3EBD" w:rsidDel="00F829FC" w:rsidRDefault="000E3EBD">
          <w:pPr>
            <w:pStyle w:val="TOC2"/>
            <w:tabs>
              <w:tab w:val="right" w:leader="dot" w:pos="10456"/>
            </w:tabs>
            <w:rPr>
              <w:del w:id="139" w:author="Louis Preaux" w:date="2024-01-31T11:53:00Z"/>
              <w:rFonts w:asciiTheme="minorHAnsi" w:eastAsiaTheme="minorEastAsia" w:hAnsiTheme="minorHAnsi"/>
              <w:noProof/>
              <w:kern w:val="2"/>
              <w:sz w:val="22"/>
              <w:lang w:eastAsia="en-GB"/>
              <w14:ligatures w14:val="standardContextual"/>
            </w:rPr>
          </w:pPr>
          <w:del w:id="140" w:author="Louis Preaux" w:date="2024-01-31T11:53:00Z">
            <w:r w:rsidRPr="00F829FC" w:rsidDel="00F829FC">
              <w:rPr>
                <w:noProof/>
                <w:rPrChange w:id="141" w:author="Louis Preaux" w:date="2024-01-31T11:53:00Z">
                  <w:rPr>
                    <w:rStyle w:val="Hyperlink"/>
                    <w:noProof/>
                  </w:rPr>
                </w:rPrChange>
              </w:rPr>
              <w:delText>2.14 CORS Configuration</w:delText>
            </w:r>
            <w:r w:rsidDel="00F829FC">
              <w:rPr>
                <w:noProof/>
                <w:webHidden/>
              </w:rPr>
              <w:tab/>
            </w:r>
            <w:r w:rsidR="00F829FC" w:rsidDel="00F829FC">
              <w:rPr>
                <w:noProof/>
                <w:webHidden/>
              </w:rPr>
              <w:delText>30</w:delText>
            </w:r>
          </w:del>
        </w:p>
        <w:p w14:paraId="7D868BD9" w14:textId="149D3DD3" w:rsidR="000E3EBD" w:rsidDel="00F829FC" w:rsidRDefault="000E3EBD">
          <w:pPr>
            <w:pStyle w:val="TOC2"/>
            <w:tabs>
              <w:tab w:val="right" w:leader="dot" w:pos="10456"/>
            </w:tabs>
            <w:rPr>
              <w:del w:id="142" w:author="Louis Preaux" w:date="2024-01-31T11:53:00Z"/>
              <w:rFonts w:asciiTheme="minorHAnsi" w:eastAsiaTheme="minorEastAsia" w:hAnsiTheme="minorHAnsi"/>
              <w:noProof/>
              <w:kern w:val="2"/>
              <w:sz w:val="22"/>
              <w:lang w:eastAsia="en-GB"/>
              <w14:ligatures w14:val="standardContextual"/>
            </w:rPr>
          </w:pPr>
          <w:del w:id="143" w:author="Louis Preaux" w:date="2024-01-31T11:53:00Z">
            <w:r w:rsidRPr="00F829FC" w:rsidDel="00F829FC">
              <w:rPr>
                <w:noProof/>
                <w:rPrChange w:id="144" w:author="Louis Preaux" w:date="2024-01-31T11:53:00Z">
                  <w:rPr>
                    <w:rStyle w:val="Hyperlink"/>
                    <w:noProof/>
                  </w:rPr>
                </w:rPrChange>
              </w:rPr>
              <w:delText>2.15 Housekeeping Tasks</w:delText>
            </w:r>
            <w:r w:rsidDel="00F829FC">
              <w:rPr>
                <w:noProof/>
                <w:webHidden/>
              </w:rPr>
              <w:tab/>
            </w:r>
            <w:r w:rsidR="00F829FC" w:rsidDel="00F829FC">
              <w:rPr>
                <w:noProof/>
                <w:webHidden/>
              </w:rPr>
              <w:delText>31</w:delText>
            </w:r>
          </w:del>
        </w:p>
        <w:p w14:paraId="2DAFF520" w14:textId="1100F375" w:rsidR="000E3EBD" w:rsidDel="00F829FC" w:rsidRDefault="000E3EBD">
          <w:pPr>
            <w:pStyle w:val="TOC1"/>
            <w:tabs>
              <w:tab w:val="right" w:leader="dot" w:pos="10456"/>
            </w:tabs>
            <w:rPr>
              <w:del w:id="145" w:author="Louis Preaux" w:date="2024-01-31T11:53:00Z"/>
              <w:rFonts w:asciiTheme="minorHAnsi" w:eastAsiaTheme="minorEastAsia" w:hAnsiTheme="minorHAnsi"/>
              <w:noProof/>
              <w:kern w:val="2"/>
              <w:sz w:val="22"/>
              <w:lang w:eastAsia="en-GB"/>
              <w14:ligatures w14:val="standardContextual"/>
            </w:rPr>
          </w:pPr>
          <w:del w:id="146" w:author="Louis Preaux" w:date="2024-01-31T11:53:00Z">
            <w:r w:rsidRPr="00F829FC" w:rsidDel="00F829FC">
              <w:rPr>
                <w:noProof/>
                <w:rPrChange w:id="147" w:author="Louis Preaux" w:date="2024-01-31T11:53:00Z">
                  <w:rPr>
                    <w:rStyle w:val="Hyperlink"/>
                    <w:noProof/>
                  </w:rPr>
                </w:rPrChange>
              </w:rPr>
              <w:delText>3 Testing</w:delText>
            </w:r>
            <w:r w:rsidDel="00F829FC">
              <w:rPr>
                <w:noProof/>
                <w:webHidden/>
              </w:rPr>
              <w:tab/>
            </w:r>
            <w:r w:rsidR="00F829FC" w:rsidDel="00F829FC">
              <w:rPr>
                <w:noProof/>
                <w:webHidden/>
              </w:rPr>
              <w:delText>32</w:delText>
            </w:r>
          </w:del>
        </w:p>
        <w:p w14:paraId="525B98AD" w14:textId="552EA0E2" w:rsidR="000E3EBD" w:rsidDel="00F829FC" w:rsidRDefault="000E3EBD">
          <w:pPr>
            <w:pStyle w:val="TOC2"/>
            <w:tabs>
              <w:tab w:val="right" w:leader="dot" w:pos="10456"/>
            </w:tabs>
            <w:rPr>
              <w:del w:id="148" w:author="Louis Preaux" w:date="2024-01-31T11:53:00Z"/>
              <w:rFonts w:asciiTheme="minorHAnsi" w:eastAsiaTheme="minorEastAsia" w:hAnsiTheme="minorHAnsi"/>
              <w:noProof/>
              <w:kern w:val="2"/>
              <w:sz w:val="22"/>
              <w:lang w:eastAsia="en-GB"/>
              <w14:ligatures w14:val="standardContextual"/>
            </w:rPr>
          </w:pPr>
          <w:del w:id="149" w:author="Louis Preaux" w:date="2024-01-31T11:53:00Z">
            <w:r w:rsidRPr="00F829FC" w:rsidDel="00F829FC">
              <w:rPr>
                <w:noProof/>
                <w:rPrChange w:id="150" w:author="Louis Preaux" w:date="2024-01-31T11:53:00Z">
                  <w:rPr>
                    <w:rStyle w:val="Hyperlink"/>
                    <w:noProof/>
                  </w:rPr>
                </w:rPrChange>
              </w:rPr>
              <w:delText>3.1 Testing User Access Management Flows</w:delText>
            </w:r>
            <w:r w:rsidDel="00F829FC">
              <w:rPr>
                <w:noProof/>
                <w:webHidden/>
              </w:rPr>
              <w:tab/>
            </w:r>
            <w:r w:rsidR="00F829FC" w:rsidDel="00F829FC">
              <w:rPr>
                <w:noProof/>
                <w:webHidden/>
              </w:rPr>
              <w:delText>32</w:delText>
            </w:r>
          </w:del>
        </w:p>
        <w:p w14:paraId="1EFD0CB3" w14:textId="297A0AC8" w:rsidR="000E3EBD" w:rsidDel="00F829FC" w:rsidRDefault="000E3EBD">
          <w:pPr>
            <w:pStyle w:val="TOC2"/>
            <w:tabs>
              <w:tab w:val="right" w:leader="dot" w:pos="10456"/>
            </w:tabs>
            <w:rPr>
              <w:del w:id="151" w:author="Louis Preaux" w:date="2024-01-31T11:53:00Z"/>
              <w:rFonts w:asciiTheme="minorHAnsi" w:eastAsiaTheme="minorEastAsia" w:hAnsiTheme="minorHAnsi"/>
              <w:noProof/>
              <w:kern w:val="2"/>
              <w:sz w:val="22"/>
              <w:lang w:eastAsia="en-GB"/>
              <w14:ligatures w14:val="standardContextual"/>
            </w:rPr>
          </w:pPr>
          <w:del w:id="152" w:author="Louis Preaux" w:date="2024-01-31T11:53:00Z">
            <w:r w:rsidRPr="00F829FC" w:rsidDel="00F829FC">
              <w:rPr>
                <w:noProof/>
                <w:rPrChange w:id="153" w:author="Louis Preaux" w:date="2024-01-31T11:53:00Z">
                  <w:rPr>
                    <w:rStyle w:val="Hyperlink"/>
                    <w:noProof/>
                  </w:rPr>
                </w:rPrChange>
              </w:rPr>
              <w:delText>3.2 Testing the Web Application</w:delText>
            </w:r>
            <w:r w:rsidDel="00F829FC">
              <w:rPr>
                <w:noProof/>
                <w:webHidden/>
              </w:rPr>
              <w:tab/>
            </w:r>
            <w:r w:rsidR="00F829FC" w:rsidDel="00F829FC">
              <w:rPr>
                <w:noProof/>
                <w:webHidden/>
              </w:rPr>
              <w:delText>35</w:delText>
            </w:r>
          </w:del>
        </w:p>
        <w:p w14:paraId="6CDCFF6C" w14:textId="63B36039" w:rsidR="000E3EBD" w:rsidDel="00F829FC" w:rsidRDefault="000E3EBD">
          <w:pPr>
            <w:pStyle w:val="TOC2"/>
            <w:tabs>
              <w:tab w:val="right" w:leader="dot" w:pos="10456"/>
            </w:tabs>
            <w:rPr>
              <w:del w:id="154" w:author="Louis Preaux" w:date="2024-01-31T11:53:00Z"/>
              <w:rFonts w:asciiTheme="minorHAnsi" w:eastAsiaTheme="minorEastAsia" w:hAnsiTheme="minorHAnsi"/>
              <w:noProof/>
              <w:kern w:val="2"/>
              <w:sz w:val="22"/>
              <w:lang w:eastAsia="en-GB"/>
              <w14:ligatures w14:val="standardContextual"/>
            </w:rPr>
          </w:pPr>
          <w:del w:id="155" w:author="Louis Preaux" w:date="2024-01-31T11:53:00Z">
            <w:r w:rsidRPr="00F829FC" w:rsidDel="00F829FC">
              <w:rPr>
                <w:noProof/>
                <w:rPrChange w:id="156" w:author="Louis Preaux" w:date="2024-01-31T11:53:00Z">
                  <w:rPr>
                    <w:rStyle w:val="Hyperlink"/>
                    <w:noProof/>
                  </w:rPr>
                </w:rPrChange>
              </w:rPr>
              <w:delText>3.3 Testing UI-Driven Process (Service Requests)</w:delText>
            </w:r>
            <w:r w:rsidDel="00F829FC">
              <w:rPr>
                <w:noProof/>
                <w:webHidden/>
              </w:rPr>
              <w:tab/>
            </w:r>
            <w:r w:rsidR="00F829FC" w:rsidDel="00F829FC">
              <w:rPr>
                <w:noProof/>
                <w:webHidden/>
              </w:rPr>
              <w:delText>35</w:delText>
            </w:r>
          </w:del>
        </w:p>
        <w:p w14:paraId="753FCE9D" w14:textId="3FF325A5" w:rsidR="000E3EBD" w:rsidDel="00F829FC" w:rsidRDefault="000E3EBD">
          <w:pPr>
            <w:pStyle w:val="TOC2"/>
            <w:tabs>
              <w:tab w:val="right" w:leader="dot" w:pos="10456"/>
            </w:tabs>
            <w:rPr>
              <w:del w:id="157" w:author="Louis Preaux" w:date="2024-01-31T11:53:00Z"/>
              <w:rFonts w:asciiTheme="minorHAnsi" w:eastAsiaTheme="minorEastAsia" w:hAnsiTheme="minorHAnsi"/>
              <w:noProof/>
              <w:kern w:val="2"/>
              <w:sz w:val="22"/>
              <w:lang w:eastAsia="en-GB"/>
              <w14:ligatures w14:val="standardContextual"/>
            </w:rPr>
          </w:pPr>
          <w:del w:id="158" w:author="Louis Preaux" w:date="2024-01-31T11:53:00Z">
            <w:r w:rsidRPr="00F829FC" w:rsidDel="00F829FC">
              <w:rPr>
                <w:noProof/>
                <w:rPrChange w:id="159" w:author="Louis Preaux" w:date="2024-01-31T11:53:00Z">
                  <w:rPr>
                    <w:rStyle w:val="Hyperlink"/>
                    <w:noProof/>
                  </w:rPr>
                </w:rPrChange>
              </w:rPr>
              <w:delText>3.4 Testing Process-Driven UI (Process Dashboard)</w:delText>
            </w:r>
            <w:r w:rsidDel="00F829FC">
              <w:rPr>
                <w:noProof/>
                <w:webHidden/>
              </w:rPr>
              <w:tab/>
            </w:r>
            <w:r w:rsidR="00F829FC" w:rsidDel="00F829FC">
              <w:rPr>
                <w:noProof/>
                <w:webHidden/>
              </w:rPr>
              <w:delText>36</w:delText>
            </w:r>
          </w:del>
        </w:p>
        <w:p w14:paraId="2BE64AF5" w14:textId="4F3DD34E" w:rsidR="000E3EBD" w:rsidDel="00F829FC" w:rsidRDefault="000E3EBD">
          <w:pPr>
            <w:pStyle w:val="TOC1"/>
            <w:tabs>
              <w:tab w:val="right" w:leader="dot" w:pos="10456"/>
            </w:tabs>
            <w:rPr>
              <w:del w:id="160" w:author="Louis Preaux" w:date="2024-01-31T11:53:00Z"/>
              <w:rFonts w:asciiTheme="minorHAnsi" w:eastAsiaTheme="minorEastAsia" w:hAnsiTheme="minorHAnsi"/>
              <w:noProof/>
              <w:kern w:val="2"/>
              <w:sz w:val="22"/>
              <w:lang w:eastAsia="en-GB"/>
              <w14:ligatures w14:val="standardContextual"/>
            </w:rPr>
          </w:pPr>
          <w:del w:id="161" w:author="Louis Preaux" w:date="2024-01-31T11:53:00Z">
            <w:r w:rsidRPr="00F829FC" w:rsidDel="00F829FC">
              <w:rPr>
                <w:noProof/>
                <w:rPrChange w:id="162" w:author="Louis Preaux" w:date="2024-01-31T11:53:00Z">
                  <w:rPr>
                    <w:rStyle w:val="Hyperlink"/>
                    <w:noProof/>
                  </w:rPr>
                </w:rPrChange>
              </w:rPr>
              <w:delText>4 Appendix A: Renaming Web App Title</w:delText>
            </w:r>
            <w:r w:rsidDel="00F829FC">
              <w:rPr>
                <w:noProof/>
                <w:webHidden/>
              </w:rPr>
              <w:tab/>
            </w:r>
            <w:r w:rsidR="00F829FC" w:rsidDel="00F829FC">
              <w:rPr>
                <w:noProof/>
                <w:webHidden/>
              </w:rPr>
              <w:delText>38</w:delText>
            </w:r>
          </w:del>
        </w:p>
        <w:p w14:paraId="3CD65E77" w14:textId="04A70543" w:rsidR="000E3EBD" w:rsidDel="00F829FC" w:rsidRDefault="000E3EBD">
          <w:pPr>
            <w:pStyle w:val="TOC1"/>
            <w:tabs>
              <w:tab w:val="right" w:leader="dot" w:pos="10456"/>
            </w:tabs>
            <w:rPr>
              <w:del w:id="163" w:author="Louis Preaux" w:date="2024-01-31T11:53:00Z"/>
              <w:rFonts w:asciiTheme="minorHAnsi" w:eastAsiaTheme="minorEastAsia" w:hAnsiTheme="minorHAnsi"/>
              <w:noProof/>
              <w:kern w:val="2"/>
              <w:sz w:val="22"/>
              <w:lang w:eastAsia="en-GB"/>
              <w14:ligatures w14:val="standardContextual"/>
            </w:rPr>
          </w:pPr>
          <w:del w:id="164" w:author="Louis Preaux" w:date="2024-01-31T11:53:00Z">
            <w:r w:rsidRPr="00F829FC" w:rsidDel="00F829FC">
              <w:rPr>
                <w:noProof/>
                <w:rPrChange w:id="165" w:author="Louis Preaux" w:date="2024-01-31T11:53:00Z">
                  <w:rPr>
                    <w:rStyle w:val="Hyperlink"/>
                    <w:noProof/>
                  </w:rPr>
                </w:rPrChange>
              </w:rPr>
              <w:delText>5 Appendix B: Issues with Self Signed Certificates</w:delText>
            </w:r>
            <w:r w:rsidDel="00F829FC">
              <w:rPr>
                <w:noProof/>
                <w:webHidden/>
              </w:rPr>
              <w:tab/>
            </w:r>
            <w:r w:rsidR="00F829FC" w:rsidDel="00F829FC">
              <w:rPr>
                <w:noProof/>
                <w:webHidden/>
              </w:rPr>
              <w:delText>39</w:delText>
            </w:r>
          </w:del>
        </w:p>
        <w:p w14:paraId="06F2BD52" w14:textId="622809BC" w:rsidR="000E3EBD" w:rsidDel="00F829FC" w:rsidRDefault="000E3EBD">
          <w:pPr>
            <w:pStyle w:val="TOC1"/>
            <w:tabs>
              <w:tab w:val="right" w:leader="dot" w:pos="10456"/>
            </w:tabs>
            <w:rPr>
              <w:del w:id="166" w:author="Louis Preaux" w:date="2024-01-31T11:53:00Z"/>
              <w:rFonts w:asciiTheme="minorHAnsi" w:eastAsiaTheme="minorEastAsia" w:hAnsiTheme="minorHAnsi"/>
              <w:noProof/>
              <w:kern w:val="2"/>
              <w:sz w:val="22"/>
              <w:lang w:eastAsia="en-GB"/>
              <w14:ligatures w14:val="standardContextual"/>
            </w:rPr>
          </w:pPr>
          <w:del w:id="167" w:author="Louis Preaux" w:date="2024-01-31T11:53:00Z">
            <w:r w:rsidRPr="00F829FC" w:rsidDel="00F829FC">
              <w:rPr>
                <w:noProof/>
                <w:rPrChange w:id="168" w:author="Louis Preaux" w:date="2024-01-31T11:53:00Z">
                  <w:rPr>
                    <w:rStyle w:val="Hyperlink"/>
                    <w:noProof/>
                  </w:rPr>
                </w:rPrChange>
              </w:rPr>
              <w:delText>6 Appendix C: Load Balancer Configurations</w:delText>
            </w:r>
            <w:r w:rsidDel="00F829FC">
              <w:rPr>
                <w:noProof/>
                <w:webHidden/>
              </w:rPr>
              <w:tab/>
            </w:r>
            <w:r w:rsidR="00F829FC" w:rsidDel="00F829FC">
              <w:rPr>
                <w:noProof/>
                <w:webHidden/>
              </w:rPr>
              <w:delText>40</w:delText>
            </w:r>
          </w:del>
        </w:p>
        <w:p w14:paraId="2955AE35" w14:textId="58E1F434" w:rsidR="000E3EBD" w:rsidDel="00F829FC" w:rsidRDefault="000E3EBD">
          <w:pPr>
            <w:pStyle w:val="TOC2"/>
            <w:tabs>
              <w:tab w:val="right" w:leader="dot" w:pos="10456"/>
            </w:tabs>
            <w:rPr>
              <w:del w:id="169" w:author="Louis Preaux" w:date="2024-01-31T11:53:00Z"/>
              <w:rFonts w:asciiTheme="minorHAnsi" w:eastAsiaTheme="minorEastAsia" w:hAnsiTheme="minorHAnsi"/>
              <w:noProof/>
              <w:kern w:val="2"/>
              <w:sz w:val="22"/>
              <w:lang w:eastAsia="en-GB"/>
              <w14:ligatures w14:val="standardContextual"/>
            </w:rPr>
          </w:pPr>
          <w:del w:id="170" w:author="Louis Preaux" w:date="2024-01-31T11:53:00Z">
            <w:r w:rsidRPr="00F829FC" w:rsidDel="00F829FC">
              <w:rPr>
                <w:noProof/>
                <w:rPrChange w:id="171" w:author="Louis Preaux" w:date="2024-01-31T11:53:00Z">
                  <w:rPr>
                    <w:rStyle w:val="Hyperlink"/>
                    <w:noProof/>
                  </w:rPr>
                </w:rPrChange>
              </w:rPr>
              <w:delText>6.1 Single-Portal Setup</w:delText>
            </w:r>
            <w:r w:rsidDel="00F829FC">
              <w:rPr>
                <w:noProof/>
                <w:webHidden/>
              </w:rPr>
              <w:tab/>
            </w:r>
            <w:r w:rsidR="00F829FC" w:rsidDel="00F829FC">
              <w:rPr>
                <w:noProof/>
                <w:webHidden/>
              </w:rPr>
              <w:delText>40</w:delText>
            </w:r>
          </w:del>
        </w:p>
        <w:p w14:paraId="570902AA" w14:textId="01839684" w:rsidR="000E3EBD" w:rsidDel="00F829FC" w:rsidRDefault="000E3EBD">
          <w:pPr>
            <w:pStyle w:val="TOC2"/>
            <w:tabs>
              <w:tab w:val="right" w:leader="dot" w:pos="10456"/>
            </w:tabs>
            <w:rPr>
              <w:del w:id="172" w:author="Louis Preaux" w:date="2024-01-31T11:53:00Z"/>
              <w:rFonts w:asciiTheme="minorHAnsi" w:eastAsiaTheme="minorEastAsia" w:hAnsiTheme="minorHAnsi"/>
              <w:noProof/>
              <w:kern w:val="2"/>
              <w:sz w:val="22"/>
              <w:lang w:eastAsia="en-GB"/>
              <w14:ligatures w14:val="standardContextual"/>
            </w:rPr>
          </w:pPr>
          <w:del w:id="173" w:author="Louis Preaux" w:date="2024-01-31T11:53:00Z">
            <w:r w:rsidRPr="00F829FC" w:rsidDel="00F829FC">
              <w:rPr>
                <w:noProof/>
                <w:rPrChange w:id="174" w:author="Louis Preaux" w:date="2024-01-31T11:53:00Z">
                  <w:rPr>
                    <w:rStyle w:val="Hyperlink"/>
                    <w:noProof/>
                  </w:rPr>
                </w:rPrChange>
              </w:rPr>
              <w:delText>6.2 Multi-Portal Setup</w:delText>
            </w:r>
            <w:r w:rsidDel="00F829FC">
              <w:rPr>
                <w:noProof/>
                <w:webHidden/>
              </w:rPr>
              <w:tab/>
            </w:r>
            <w:r w:rsidR="00F829FC" w:rsidDel="00F829FC">
              <w:rPr>
                <w:noProof/>
                <w:webHidden/>
              </w:rPr>
              <w:delText>42</w:delText>
            </w:r>
          </w:del>
        </w:p>
        <w:p w14:paraId="42EAD75C" w14:textId="0FB824AE" w:rsidR="00FA4596" w:rsidRDefault="006A2BEB">
          <w:r>
            <w:fldChar w:fldCharType="end"/>
          </w:r>
        </w:p>
      </w:sdtContent>
    </w:sdt>
    <w:p w14:paraId="4654B6B1" w14:textId="77777777" w:rsidR="002E2DFF" w:rsidRDefault="002E2DFF" w:rsidP="002E2DFF">
      <w:bookmarkStart w:id="175" w:name="_Toc131666169"/>
      <w:r>
        <w:br w:type="page"/>
      </w:r>
    </w:p>
    <w:p w14:paraId="3AF18F13" w14:textId="77777777" w:rsidR="004406BF" w:rsidRPr="004406BF" w:rsidRDefault="004406BF" w:rsidP="00BA1453">
      <w:pPr>
        <w:pStyle w:val="TOCHeading"/>
      </w:pPr>
      <w:r w:rsidRPr="004406BF">
        <w:lastRenderedPageBreak/>
        <w:t>About this Document</w:t>
      </w:r>
      <w:bookmarkEnd w:id="175"/>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176" w:name="_Toc103051766"/>
      <w:bookmarkStart w:id="177" w:name="_Toc104202349"/>
      <w:bookmarkStart w:id="178" w:name="_Toc123638453"/>
      <w:bookmarkStart w:id="179" w:name="_Toc131666170"/>
      <w:r w:rsidRPr="004406BF">
        <w:t>Audience</w:t>
      </w:r>
      <w:bookmarkEnd w:id="176"/>
      <w:bookmarkEnd w:id="177"/>
      <w:bookmarkEnd w:id="178"/>
      <w:bookmarkEnd w:id="179"/>
    </w:p>
    <w:p w14:paraId="387BA021" w14:textId="3CE8F3BD" w:rsidR="004406BF" w:rsidRPr="004406BF" w:rsidRDefault="00AA2967" w:rsidP="00FB6695">
      <w:bookmarkStart w:id="180" w:name="_Toc103051767"/>
      <w:bookmarkStart w:id="181"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182" w:name="_Toc123638454"/>
      <w:bookmarkStart w:id="183" w:name="_Toc131666171"/>
      <w:r w:rsidRPr="004406BF">
        <w:t>Related Material</w:t>
      </w:r>
      <w:bookmarkEnd w:id="180"/>
      <w:bookmarkEnd w:id="181"/>
      <w:bookmarkEnd w:id="182"/>
      <w:bookmarkEnd w:id="183"/>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0B343E"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73619AD2" w:rsidR="000B343E" w:rsidRPr="00505B11" w:rsidRDefault="000B343E" w:rsidP="00700EF6">
            <w:r>
              <w:t xml:space="preserve">CORTEX </w:t>
            </w:r>
            <w:r w:rsidRPr="002B4E43">
              <w:t xml:space="preserve">Interaction Portal </w:t>
            </w:r>
            <w:r>
              <w:t>Developer Guide</w:t>
            </w:r>
          </w:p>
        </w:tc>
        <w:tc>
          <w:tcPr>
            <w:tcW w:w="4942" w:type="dxa"/>
          </w:tcPr>
          <w:p w14:paraId="243ABE68" w14:textId="3A9C3418" w:rsidR="000B343E" w:rsidRDefault="000B343E" w:rsidP="00700EF6">
            <w:r>
              <w:t>v3.0</w:t>
            </w:r>
          </w:p>
        </w:tc>
      </w:tr>
      <w:tr w:rsidR="000B343E" w14:paraId="5B7E2727" w14:textId="77777777" w:rsidTr="00973F0F">
        <w:tc>
          <w:tcPr>
            <w:tcW w:w="5346" w:type="dxa"/>
          </w:tcPr>
          <w:p w14:paraId="06FDBB5E" w14:textId="17951474" w:rsidR="000B343E" w:rsidRPr="00505B11" w:rsidRDefault="000B343E" w:rsidP="00700EF6">
            <w:r>
              <w:t xml:space="preserve">CORTEX </w:t>
            </w:r>
            <w:r w:rsidRPr="002B4E43">
              <w:t>Interaction Portal Merging Guide</w:t>
            </w:r>
          </w:p>
        </w:tc>
        <w:tc>
          <w:tcPr>
            <w:tcW w:w="4942" w:type="dxa"/>
          </w:tcPr>
          <w:p w14:paraId="3DC2D8AB" w14:textId="4652C649" w:rsidR="000B343E" w:rsidRDefault="000B343E" w:rsidP="00700EF6">
            <w:r>
              <w:t>V2.0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41C00F13" w:rsidR="000B343E" w:rsidRPr="00505B11" w:rsidRDefault="000B343E" w:rsidP="00700EF6">
            <w:r>
              <w:t xml:space="preserve">CORTEX </w:t>
            </w:r>
            <w:r w:rsidRPr="002B4E43">
              <w:t>Interaction Portal User Guide</w:t>
            </w:r>
          </w:p>
        </w:tc>
        <w:tc>
          <w:tcPr>
            <w:tcW w:w="4942" w:type="dxa"/>
          </w:tcPr>
          <w:p w14:paraId="2E5E72FD" w14:textId="10A5CB70" w:rsidR="000B343E" w:rsidRDefault="000B343E" w:rsidP="00700EF6">
            <w:r>
              <w:t>V2.0</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Default="00973F0F" w:rsidP="007F1BC6">
            <w:proofErr w:type="spellStart"/>
            <w:r w:rsidRPr="002B4E43">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84"/>
            <w:proofErr w:type="spellStart"/>
            <w:proofErr w:type="gramStart"/>
            <w:r w:rsidRPr="00DB4DC3">
              <w:t>Process.Management.Extension.studiopkg</w:t>
            </w:r>
            <w:commentRangeEnd w:id="184"/>
            <w:proofErr w:type="spellEnd"/>
            <w:proofErr w:type="gramEnd"/>
            <w:r>
              <w:rPr>
                <w:rStyle w:val="CommentReference"/>
                <w:rFonts w:ascii="Trebuchet MS" w:eastAsia="Times New Roman" w:hAnsi="Trebuchet MS" w:cs="Times New Roman"/>
                <w:lang w:eastAsia="en-GB"/>
              </w:rPr>
              <w:commentReference w:id="184"/>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85" w:name="_Toc123638455"/>
      <w:bookmarkStart w:id="186" w:name="_Toc131666172"/>
      <w:r w:rsidRPr="004406BF">
        <w:t xml:space="preserve">Abbreviations used in this </w:t>
      </w:r>
      <w:proofErr w:type="gramStart"/>
      <w:r w:rsidRPr="004406BF">
        <w:t>Document</w:t>
      </w:r>
      <w:bookmarkEnd w:id="185"/>
      <w:bookmarkEnd w:id="186"/>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87" w:name="_Toc130996328"/>
      <w:bookmarkStart w:id="188" w:name="_Toc142058380"/>
      <w:bookmarkStart w:id="189" w:name="_Hlk142920278"/>
      <w:bookmarkStart w:id="190" w:name="_Toc157594403"/>
      <w:bookmarkEnd w:id="0"/>
      <w:r w:rsidRPr="009B77D4">
        <w:lastRenderedPageBreak/>
        <w:t>Introduction</w:t>
      </w:r>
      <w:bookmarkEnd w:id="187"/>
      <w:bookmarkEnd w:id="188"/>
      <w:bookmarkEnd w:id="190"/>
    </w:p>
    <w:p w14:paraId="41E49C55" w14:textId="77777777" w:rsidR="00102EFB" w:rsidRPr="009B77D4" w:rsidRDefault="00102EFB" w:rsidP="00BA1453">
      <w:pPr>
        <w:pStyle w:val="Heading2"/>
      </w:pPr>
      <w:bookmarkStart w:id="191" w:name="_Toc130996329"/>
      <w:bookmarkStart w:id="192" w:name="_Toc142058381"/>
      <w:bookmarkStart w:id="193" w:name="_Toc157594404"/>
      <w:proofErr w:type="spellStart"/>
      <w:r w:rsidRPr="009B77D4">
        <w:t>AppGyver</w:t>
      </w:r>
      <w:proofErr w:type="spellEnd"/>
      <w:r w:rsidRPr="009B77D4">
        <w:t xml:space="preserve"> Overview</w:t>
      </w:r>
      <w:bookmarkEnd w:id="191"/>
      <w:bookmarkEnd w:id="192"/>
      <w:bookmarkEnd w:id="193"/>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194" w:name="_Toc130996330"/>
      <w:r>
        <w:br w:type="page"/>
      </w:r>
    </w:p>
    <w:p w14:paraId="1AB88E82" w14:textId="77777777" w:rsidR="00102EFB" w:rsidRPr="008C5EF6" w:rsidRDefault="00102EFB" w:rsidP="00BA1453">
      <w:pPr>
        <w:pStyle w:val="Heading2"/>
      </w:pPr>
      <w:bookmarkStart w:id="195" w:name="_Toc142058382"/>
      <w:bookmarkStart w:id="196" w:name="_Toc157594405"/>
      <w:r w:rsidRPr="008C5EF6">
        <w:lastRenderedPageBreak/>
        <w:t>High-Level Architecture</w:t>
      </w:r>
      <w:bookmarkEnd w:id="194"/>
      <w:bookmarkEnd w:id="195"/>
      <w:bookmarkEnd w:id="196"/>
    </w:p>
    <w:p w14:paraId="353FD6C3" w14:textId="77777777" w:rsidR="00102EFB" w:rsidRPr="008C5EF6" w:rsidRDefault="00102EFB" w:rsidP="00102EFB">
      <w:pPr>
        <w:pStyle w:val="Heading3"/>
      </w:pPr>
      <w:bookmarkStart w:id="197" w:name="_Toc130888560"/>
      <w:bookmarkStart w:id="198" w:name="_Toc130996331"/>
      <w:r w:rsidRPr="008C5EF6">
        <w:t>Single Node</w:t>
      </w:r>
      <w:bookmarkEnd w:id="197"/>
      <w:bookmarkEnd w:id="198"/>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199" w:name="_Toc130888561"/>
      <w:bookmarkStart w:id="200" w:name="_Toc130996332"/>
      <w:r w:rsidRPr="008C5EF6">
        <w:lastRenderedPageBreak/>
        <w:t>Multi Node</w:t>
      </w:r>
      <w:bookmarkEnd w:id="199"/>
      <w:bookmarkEnd w:id="200"/>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01" w:name="_Toc130996333"/>
      <w:bookmarkStart w:id="202" w:name="_Toc142058383"/>
      <w:bookmarkStart w:id="203" w:name="_Toc157594406"/>
      <w:r w:rsidRPr="00BE2225">
        <w:lastRenderedPageBreak/>
        <w:t>Setup and Deployment</w:t>
      </w:r>
      <w:bookmarkEnd w:id="201"/>
      <w:bookmarkEnd w:id="202"/>
      <w:bookmarkEnd w:id="203"/>
    </w:p>
    <w:p w14:paraId="7E7378F0" w14:textId="5B1865BE" w:rsidR="00102EFB" w:rsidRPr="00BE2225" w:rsidRDefault="00102EFB" w:rsidP="00102EFB">
      <w:pPr>
        <w:spacing w:line="276" w:lineRule="auto"/>
        <w:jc w:val="both"/>
      </w:pPr>
      <w:r w:rsidRPr="00BE2225">
        <w:t>Detailed steps for deploying the</w:t>
      </w:r>
      <w:del w:id="204" w:author="Louis Preaux" w:date="2024-02-01T09:18:00Z">
        <w:r w:rsidRPr="00BE2225" w:rsidDel="008A14CB">
          <w:delText xml:space="preserve"> </w:delText>
        </w:r>
      </w:del>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205" w:name="_Toc142058384"/>
      <w:bookmarkStart w:id="206" w:name="_Toc157594407"/>
      <w:r>
        <w:t>Pre-Requisites</w:t>
      </w:r>
      <w:bookmarkEnd w:id="205"/>
      <w:bookmarkEnd w:id="206"/>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207" w:name="_Toc130996334"/>
      <w:bookmarkStart w:id="208" w:name="_Toc142058385"/>
      <w:bookmarkStart w:id="209" w:name="_Toc157594408"/>
      <w:r w:rsidRPr="00BE2225">
        <w:t>Deployment Package Preparation</w:t>
      </w:r>
      <w:bookmarkEnd w:id="207"/>
      <w:bookmarkEnd w:id="208"/>
      <w:bookmarkEnd w:id="209"/>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4FED7082"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ins w:id="210" w:author="Louis Preaux" w:date="2024-01-31T11:52:00Z">
        <w:r w:rsidR="00F829FC">
          <w:rPr>
            <w:rStyle w:val="ui-provider"/>
          </w:rPr>
          <w:fldChar w:fldCharType="begin"/>
        </w:r>
        <w:r w:rsidR="00F829FC">
          <w:rPr>
            <w:rStyle w:val="ui-provider"/>
          </w:rPr>
          <w:instrText xml:space="preserve"> DOCPROPERTY  ReleaseVersion  \* MERGEFORMAT </w:instrText>
        </w:r>
      </w:ins>
      <w:r w:rsidR="00F829FC">
        <w:rPr>
          <w:rStyle w:val="ui-provider"/>
        </w:rPr>
        <w:fldChar w:fldCharType="separate"/>
      </w:r>
      <w:ins w:id="211" w:author="Louis Preaux" w:date="2024-01-31T11:53:00Z">
        <w:r w:rsidR="00F829FC">
          <w:rPr>
            <w:rStyle w:val="ui-provider"/>
          </w:rPr>
          <w:t>2024.1</w:t>
        </w:r>
      </w:ins>
      <w:ins w:id="212" w:author="Louis Preaux" w:date="2024-01-31T11:52:00Z">
        <w:r w:rsidR="00F829FC">
          <w:rPr>
            <w:rStyle w:val="ui-provider"/>
          </w:rPr>
          <w:fldChar w:fldCharType="end"/>
        </w:r>
      </w:ins>
      <w:del w:id="213" w:author="Louis Preaux" w:date="2024-01-31T11:52:00Z">
        <w:r w:rsidDel="00F829FC">
          <w:rPr>
            <w:rStyle w:val="ui-provider"/>
          </w:rPr>
          <w:delText>2023.7</w:delText>
        </w:r>
      </w:del>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214" w:name="_Toc130996335"/>
      <w:bookmarkStart w:id="215" w:name="_Toc142058386"/>
      <w:bookmarkStart w:id="216" w:name="_Toc157594409"/>
      <w:proofErr w:type="spellStart"/>
      <w:r w:rsidRPr="00BE2225">
        <w:t>AppGyver</w:t>
      </w:r>
      <w:proofErr w:type="spellEnd"/>
      <w:r w:rsidRPr="00BE2225">
        <w:t xml:space="preserve"> Account Setup</w:t>
      </w:r>
      <w:bookmarkEnd w:id="214"/>
      <w:bookmarkEnd w:id="215"/>
      <w:bookmarkEnd w:id="216"/>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0DCDFD92" w:rsidR="00102EFB" w:rsidRPr="00BE2225"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 </w:t>
      </w:r>
      <w:r w:rsidR="00000000">
        <w:fldChar w:fldCharType="begin"/>
      </w:r>
      <w:r w:rsidR="00000000">
        <w:instrText>HYPERLINK "https://www.appgyver.com/community"</w:instrText>
      </w:r>
      <w:ins w:id="217" w:author="Louis Preaux" w:date="2024-01-31T11:53:00Z"/>
      <w:r w:rsidR="00000000">
        <w:fldChar w:fldCharType="separate"/>
      </w:r>
      <w:r w:rsidR="00E73FA5" w:rsidRPr="00E73FA5">
        <w:rPr>
          <w:rStyle w:val="Hyperlink"/>
          <w:b/>
        </w:rPr>
        <w:t>https://www.appgyver.com/community</w:t>
      </w:r>
      <w:r w:rsidR="00000000">
        <w:rPr>
          <w:rStyle w:val="Hyperlink"/>
          <w:b/>
        </w:rPr>
        <w:fldChar w:fldCharType="end"/>
      </w:r>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218" w:name="_Toc130996336"/>
      <w:bookmarkStart w:id="219" w:name="_Toc142058387"/>
      <w:bookmarkStart w:id="220" w:name="_Toc157594410"/>
      <w:r w:rsidRPr="00BC50B9">
        <w:lastRenderedPageBreak/>
        <w:t>App Variables Setup</w:t>
      </w:r>
      <w:bookmarkEnd w:id="218"/>
      <w:bookmarkEnd w:id="219"/>
      <w:bookmarkEnd w:id="220"/>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 xml:space="preserve">This is contained within the CORTEX Interaction Portal </w:t>
      </w:r>
      <w:proofErr w:type="gramStart"/>
      <w:r>
        <w:t>subfolder</w:t>
      </w:r>
      <w:proofErr w:type="gramEnd"/>
    </w:p>
    <w:p w14:paraId="09782365" w14:textId="2D4AF1DC" w:rsidR="00102EFB" w:rsidRPr="00BC50B9" w:rsidRDefault="00102EFB" w:rsidP="00EC3FBC">
      <w:pPr>
        <w:pStyle w:val="ListParagraph"/>
        <w:numPr>
          <w:ilvl w:val="1"/>
          <w:numId w:val="104"/>
        </w:numPr>
      </w:pPr>
      <w:r>
        <w:t xml:space="preserve">For example, </w:t>
      </w:r>
      <w:r w:rsidRPr="00C06F75">
        <w:t xml:space="preserve">C:\Install\Cortex Innovation </w:t>
      </w:r>
      <w:ins w:id="221" w:author="Louis Preaux" w:date="2024-01-31T11:54:00Z">
        <w:r w:rsidR="00F829FC">
          <w:fldChar w:fldCharType="begin"/>
        </w:r>
        <w:r w:rsidR="00F829FC">
          <w:instrText xml:space="preserve"> DOCPROPERTY  ReleaseVersion  \* MERGEFORMAT </w:instrText>
        </w:r>
      </w:ins>
      <w:r w:rsidR="00F829FC">
        <w:fldChar w:fldCharType="separate"/>
      </w:r>
      <w:ins w:id="222" w:author="Louis Preaux" w:date="2024-01-31T11:54:00Z">
        <w:r w:rsidR="00F829FC">
          <w:t>2024.1</w:t>
        </w:r>
        <w:r w:rsidR="00F829FC">
          <w:fldChar w:fldCharType="end"/>
        </w:r>
      </w:ins>
      <w:del w:id="223" w:author="Louis Preaux" w:date="2024-01-31T11:54:00Z">
        <w:r w:rsidRPr="00C06F75" w:rsidDel="00F829FC">
          <w:delText>2023.</w:delText>
        </w:r>
        <w:r w:rsidDel="00F829FC">
          <w:delText>7</w:delText>
        </w:r>
        <w:r w:rsidRPr="00C06F75" w:rsidDel="00F829FC">
          <w:delText xml:space="preserve"> </w:delText>
        </w:r>
      </w:del>
      <w:ins w:id="224" w:author="Louis Preaux" w:date="2024-01-31T11:54:00Z">
        <w:r w:rsidR="00F829FC">
          <w:t xml:space="preserve"> </w:t>
        </w:r>
      </w:ins>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8"/>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9"/>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0"/>
          <w:footerReference w:type="default" r:id="rId31"/>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commentRangeStart w:id="225"/>
      <w:r>
        <w:t>Note that any elements not mentioned in the table below should be kept with their existing values.</w:t>
      </w:r>
      <w:commentRangeEnd w:id="225"/>
      <w:r>
        <w:rPr>
          <w:rStyle w:val="CommentReference"/>
          <w:rFonts w:ascii="Trebuchet MS" w:eastAsia="Times New Roman" w:hAnsi="Trebuchet MS" w:cs="Times New Roman"/>
          <w:lang w:eastAsia="en-GB"/>
        </w:rPr>
        <w:commentReference w:id="225"/>
      </w:r>
    </w:p>
    <w:tbl>
      <w:tblPr>
        <w:tblStyle w:val="TableProfessional"/>
        <w:tblW w:w="13600" w:type="dxa"/>
        <w:tblLayout w:type="fixed"/>
        <w:tblLook w:val="04A0" w:firstRow="1" w:lastRow="0" w:firstColumn="1" w:lastColumn="0" w:noHBand="0" w:noVBand="1"/>
        <w:tblPrChange w:id="226" w:author="Louis Preaux" w:date="2024-01-31T11:57:00Z">
          <w:tblPr>
            <w:tblStyle w:val="TableProfessional"/>
            <w:tblW w:w="13600" w:type="dxa"/>
            <w:tblLayout w:type="fixed"/>
            <w:tblLook w:val="04A0" w:firstRow="1" w:lastRow="0" w:firstColumn="1" w:lastColumn="0" w:noHBand="0" w:noVBand="1"/>
          </w:tblPr>
        </w:tblPrChange>
      </w:tblPr>
      <w:tblGrid>
        <w:gridCol w:w="2544"/>
        <w:gridCol w:w="3544"/>
        <w:gridCol w:w="3827"/>
        <w:gridCol w:w="3685"/>
        <w:tblGridChange w:id="227">
          <w:tblGrid>
            <w:gridCol w:w="2544"/>
            <w:gridCol w:w="3544"/>
            <w:gridCol w:w="3827"/>
            <w:gridCol w:w="3685"/>
          </w:tblGrid>
        </w:tblGridChange>
      </w:tblGrid>
      <w:tr w:rsidR="00102EFB" w:rsidRPr="00BC50B9" w14:paraId="00AC7139" w14:textId="77777777" w:rsidTr="004255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4" w:type="dxa"/>
            <w:tcPrChange w:id="228" w:author="Louis Preaux" w:date="2024-01-31T11:57:00Z">
              <w:tcPr>
                <w:tcW w:w="2544" w:type="dxa"/>
              </w:tcPr>
            </w:tcPrChange>
          </w:tcPr>
          <w:p w14:paraId="23A88F94" w14:textId="77777777" w:rsidR="00102EFB" w:rsidRPr="00BC1BB7" w:rsidRDefault="00102EFB" w:rsidP="00102EFB">
            <w:pPr>
              <w:cnfStyle w:val="101000000000" w:firstRow="1" w:lastRow="0" w:firstColumn="1" w:lastColumn="0" w:oddVBand="0" w:evenVBand="0" w:oddHBand="0" w:evenHBand="0" w:firstRowFirstColumn="0" w:firstRowLastColumn="0" w:lastRowFirstColumn="0" w:lastRowLastColumn="0"/>
            </w:pPr>
            <w:r w:rsidRPr="00BC1BB7">
              <w:t>Variable Name</w:t>
            </w:r>
          </w:p>
        </w:tc>
        <w:tc>
          <w:tcPr>
            <w:tcW w:w="3544" w:type="dxa"/>
            <w:tcPrChange w:id="229" w:author="Louis Preaux" w:date="2024-01-31T11:57:00Z">
              <w:tcPr>
                <w:tcW w:w="3544" w:type="dxa"/>
              </w:tcPr>
            </w:tcPrChange>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3827" w:type="dxa"/>
            <w:tcPrChange w:id="230" w:author="Louis Preaux" w:date="2024-01-31T11:57:00Z">
              <w:tcPr>
                <w:tcW w:w="3827" w:type="dxa"/>
              </w:tcPr>
            </w:tcPrChange>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3685" w:type="dxa"/>
            <w:tcPrChange w:id="231" w:author="Louis Preaux" w:date="2024-01-31T11:57:00Z">
              <w:tcPr>
                <w:tcW w:w="3685" w:type="dxa"/>
              </w:tcPr>
            </w:tcPrChange>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2"/>
          <w:footerReference w:type="default" r:id="rId33"/>
          <w:headerReference w:type="first" r:id="rId34"/>
          <w:footerReference w:type="first" r:id="rId35"/>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232" w:name="_Toc130996337"/>
      <w:bookmarkStart w:id="233" w:name="_Toc142058388"/>
      <w:bookmarkStart w:id="234" w:name="_Toc157594411"/>
      <w:r w:rsidRPr="006275F5">
        <w:lastRenderedPageBreak/>
        <w:t>Theme Variables</w:t>
      </w:r>
      <w:bookmarkEnd w:id="232"/>
      <w:bookmarkEnd w:id="233"/>
      <w:bookmarkEnd w:id="234"/>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6"/>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7"/>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235" w:name="_Toc130996338"/>
      <w:bookmarkStart w:id="236" w:name="_Toc142058389"/>
      <w:bookmarkStart w:id="237" w:name="_Toc157594412"/>
      <w:r w:rsidRPr="00F90481">
        <w:t xml:space="preserve">Import </w:t>
      </w:r>
      <w:r>
        <w:t>CORTEX</w:t>
      </w:r>
      <w:r w:rsidRPr="00F90481">
        <w:t xml:space="preserve"> Flows</w:t>
      </w:r>
      <w:bookmarkEnd w:id="235"/>
      <w:bookmarkEnd w:id="236"/>
      <w:bookmarkEnd w:id="237"/>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88079D3" w:rsidR="00102EFB" w:rsidRDefault="00102EFB" w:rsidP="00EC3FBC">
      <w:pPr>
        <w:pStyle w:val="ListParagraph"/>
        <w:numPr>
          <w:ilvl w:val="0"/>
          <w:numId w:val="109"/>
        </w:numPr>
      </w:pPr>
      <w:r w:rsidRPr="00F90481">
        <w:t xml:space="preserve">In </w:t>
      </w:r>
      <w:r>
        <w:t xml:space="preserve">CORTEX </w:t>
      </w:r>
      <w:r w:rsidRPr="00F90481">
        <w:t>Gateway, click ‘Settings’,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238" w:name="_Toc130996339"/>
      <w:bookmarkStart w:id="239" w:name="_Toc142058390"/>
      <w:bookmarkStart w:id="240" w:name="_Toc157594413"/>
      <w:r w:rsidRPr="00C675D2">
        <w:lastRenderedPageBreak/>
        <w:t>Config Flow Configuration</w:t>
      </w:r>
      <w:bookmarkEnd w:id="238"/>
      <w:bookmarkEnd w:id="239"/>
      <w:bookmarkEnd w:id="240"/>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575B86AF" w:rsidR="00102EFB" w:rsidRPr="00C675D2" w:rsidRDefault="00093625" w:rsidP="00102EFB">
      <w:r w:rsidRPr="00093625">
        <w:rPr>
          <w:noProof/>
        </w:rPr>
        <w:t xml:space="preserve"> </w:t>
      </w:r>
      <w:r w:rsidRPr="00093625">
        <w:rPr>
          <w:noProof/>
        </w:rPr>
        <w:drawing>
          <wp:inline distT="0" distB="0" distL="0" distR="0" wp14:anchorId="11E1A4BC" wp14:editId="57FF9A02">
            <wp:extent cx="5731510" cy="2707640"/>
            <wp:effectExtent l="0" t="0" r="2540" b="0"/>
            <wp:docPr id="121288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1564" name="Picture 1" descr="A screenshot of a computer&#10;&#10;Description automatically generated"/>
                    <pic:cNvPicPr/>
                  </pic:nvPicPr>
                  <pic:blipFill>
                    <a:blip r:embed="rId38"/>
                    <a:stretch>
                      <a:fillRect/>
                    </a:stretch>
                  </pic:blipFill>
                  <pic:spPr>
                    <a:xfrm>
                      <a:off x="0" y="0"/>
                      <a:ext cx="5731510" cy="2707640"/>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Change w:id="241" w:author="Louis Preaux" w:date="2024-01-31T11:57:00Z">
          <w:tblPr>
            <w:tblStyle w:val="TableProfessional"/>
            <w:tblW w:w="0" w:type="auto"/>
            <w:tblLayout w:type="fixed"/>
            <w:tblLook w:val="04A0" w:firstRow="1" w:lastRow="0" w:firstColumn="1" w:lastColumn="0" w:noHBand="0" w:noVBand="1"/>
          </w:tblPr>
        </w:tblPrChange>
      </w:tblPr>
      <w:tblGrid>
        <w:gridCol w:w="3111"/>
        <w:gridCol w:w="2551"/>
        <w:gridCol w:w="2628"/>
        <w:tblGridChange w:id="242">
          <w:tblGrid>
            <w:gridCol w:w="3111"/>
            <w:gridCol w:w="2551"/>
            <w:gridCol w:w="2628"/>
          </w:tblGrid>
        </w:tblGridChange>
      </w:tblGrid>
      <w:tr w:rsidR="00102EFB" w:rsidRPr="0070781E" w14:paraId="15627353" w14:textId="77777777" w:rsidTr="004255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1" w:type="dxa"/>
            <w:tcPrChange w:id="243" w:author="Louis Preaux" w:date="2024-01-31T11:57:00Z">
              <w:tcPr>
                <w:tcW w:w="3111" w:type="dxa"/>
              </w:tcPr>
            </w:tcPrChange>
          </w:tcPr>
          <w:p w14:paraId="108D1205" w14:textId="77777777" w:rsidR="00102EFB" w:rsidRPr="0008004E" w:rsidRDefault="00102EFB" w:rsidP="00102EFB">
            <w:pPr>
              <w:cnfStyle w:val="101000000000" w:firstRow="1" w:lastRow="0" w:firstColumn="1" w:lastColumn="0" w:oddVBand="0" w:evenVBand="0" w:oddHBand="0" w:evenHBand="0" w:firstRowFirstColumn="0" w:firstRowLastColumn="0" w:lastRowFirstColumn="0" w:lastRowLastColumn="0"/>
            </w:pPr>
            <w:r w:rsidRPr="0008004E">
              <w:t>Parameter</w:t>
            </w:r>
          </w:p>
        </w:tc>
        <w:tc>
          <w:tcPr>
            <w:tcW w:w="2551" w:type="dxa"/>
            <w:tcPrChange w:id="244" w:author="Louis Preaux" w:date="2024-01-31T11:57:00Z">
              <w:tcPr>
                <w:tcW w:w="2551" w:type="dxa"/>
              </w:tcPr>
            </w:tcPrChange>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2628" w:type="dxa"/>
            <w:tcPrChange w:id="245" w:author="Louis Preaux" w:date="2024-01-31T11:57:00Z">
              <w:tcPr>
                <w:tcW w:w="2628" w:type="dxa"/>
              </w:tcPr>
            </w:tcPrChange>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lastRenderedPageBreak/>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246"/>
            <w:r w:rsidRPr="0008004E">
              <w:t>"cortexApp1.myDomain.com"</w:t>
            </w:r>
            <w:commentRangeEnd w:id="246"/>
            <w:r>
              <w:rPr>
                <w:rStyle w:val="CommentReference"/>
                <w:rFonts w:ascii="Trebuchet MS" w:hAnsi="Trebuchet MS"/>
              </w:rPr>
              <w:commentReference w:id="246"/>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42445A70" w14:textId="7812A4F7" w:rsidR="00102EFB" w:rsidRPr="0070781E" w:rsidDel="0042557E" w:rsidRDefault="00102EFB" w:rsidP="00102EFB">
      <w:pPr>
        <w:rPr>
          <w:del w:id="247" w:author="Louis Preaux" w:date="2024-01-31T11:57:00Z"/>
        </w:rPr>
      </w:pPr>
    </w:p>
    <w:p w14:paraId="534E575F" w14:textId="77777777" w:rsidR="00102EFB" w:rsidRDefault="00102EFB" w:rsidP="00EC3FBC">
      <w:pPr>
        <w:pStyle w:val="ListParagraph"/>
        <w:numPr>
          <w:ilvl w:val="0"/>
          <w:numId w:val="111"/>
        </w:numPr>
      </w:pPr>
      <w:r w:rsidRPr="0070781E">
        <w:t>The flow should then be saved and committed.</w:t>
      </w:r>
    </w:p>
    <w:p w14:paraId="7F7ACBCC" w14:textId="5BEAB145" w:rsidR="00102EFB" w:rsidDel="0042557E" w:rsidRDefault="00102EFB" w:rsidP="00102EFB">
      <w:pPr>
        <w:rPr>
          <w:del w:id="248" w:author="Louis Preaux" w:date="2024-01-31T11:57:00Z"/>
        </w:rPr>
      </w:pPr>
    </w:p>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 xml:space="preserve">Edit the final Set Variable block, as directed by the note on the </w:t>
      </w:r>
      <w:proofErr w:type="gramStart"/>
      <w:r>
        <w:t>workspace</w:t>
      </w:r>
      <w:proofErr w:type="gramEnd"/>
    </w:p>
    <w:p w14:paraId="68E747ED" w14:textId="18ED997C" w:rsidR="00102EFB" w:rsidRPr="00C675D2" w:rsidRDefault="00093625" w:rsidP="00093625">
      <w:pPr>
        <w:jc w:val="center"/>
      </w:pPr>
      <w:r w:rsidRPr="00093625">
        <w:rPr>
          <w:noProof/>
        </w:rPr>
        <w:drawing>
          <wp:inline distT="0" distB="0" distL="0" distR="0" wp14:anchorId="6E25F81F" wp14:editId="51B0A355">
            <wp:extent cx="2882743" cy="3190875"/>
            <wp:effectExtent l="0" t="0" r="0" b="0"/>
            <wp:docPr id="18783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392" name="Picture 1" descr="A screenshot of a computer screen&#10;&#10;Description automatically generated"/>
                    <pic:cNvPicPr/>
                  </pic:nvPicPr>
                  <pic:blipFill>
                    <a:blip r:embed="rId39"/>
                    <a:stretch>
                      <a:fillRect/>
                    </a:stretch>
                  </pic:blipFill>
                  <pic:spPr>
                    <a:xfrm>
                      <a:off x="0" y="0"/>
                      <a:ext cx="2884598" cy="3192929"/>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249" w:name="_Toc130996340"/>
      <w:r>
        <w:br w:type="page"/>
      </w:r>
    </w:p>
    <w:p w14:paraId="3A3FB0D5" w14:textId="77777777" w:rsidR="00102EFB" w:rsidRPr="00950A27" w:rsidRDefault="00102EFB" w:rsidP="00555479">
      <w:pPr>
        <w:pStyle w:val="Heading2"/>
      </w:pPr>
      <w:bookmarkStart w:id="250" w:name="_Toc142058391"/>
      <w:bookmarkStart w:id="251" w:name="_Toc157594414"/>
      <w:r w:rsidRPr="00950A27">
        <w:lastRenderedPageBreak/>
        <w:t xml:space="preserve">Publish </w:t>
      </w:r>
      <w:r>
        <w:t xml:space="preserve">CORTEX </w:t>
      </w:r>
      <w:r w:rsidRPr="00950A27">
        <w:t>Flows</w:t>
      </w:r>
      <w:bookmarkEnd w:id="249"/>
      <w:bookmarkEnd w:id="250"/>
      <w:bookmarkEnd w:id="251"/>
    </w:p>
    <w:p w14:paraId="386F9DB1" w14:textId="77777777" w:rsidR="00102EFB" w:rsidRPr="00950A27" w:rsidRDefault="00102EFB" w:rsidP="00102EFB">
      <w:r w:rsidRPr="00950A27">
        <w:t>The flows then need to be added to a package and published to the server.</w:t>
      </w:r>
    </w:p>
    <w:p w14:paraId="2D015FA0" w14:textId="68DC465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 ‘Settings’,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252" w:name="_Toc142058392"/>
      <w:bookmarkStart w:id="253" w:name="_Toc157594415"/>
      <w:r>
        <w:t>Setup OAuth Published for Flows</w:t>
      </w:r>
      <w:bookmarkEnd w:id="252"/>
      <w:bookmarkEnd w:id="253"/>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49C15B03" w:rsidR="00102EFB" w:rsidRDefault="00102EFB" w:rsidP="00C507C2">
      <w:pPr>
        <w:pStyle w:val="ListParagraph"/>
        <w:numPr>
          <w:ilvl w:val="0"/>
          <w:numId w:val="116"/>
        </w:numPr>
      </w:pPr>
      <w:r w:rsidRPr="00950A27">
        <w:t xml:space="preserve">In </w:t>
      </w:r>
      <w:r>
        <w:t xml:space="preserve">CORTEX </w:t>
      </w:r>
      <w:r w:rsidRPr="00950A27">
        <w:t>Gateway, click ‘Settings’,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254" w:name="_Toc142058393"/>
      <w:bookmarkStart w:id="255" w:name="_Toc157594416"/>
      <w:r>
        <w:lastRenderedPageBreak/>
        <w:t>Initialise Shared Data (Reliable Collections)</w:t>
      </w:r>
      <w:bookmarkEnd w:id="254"/>
      <w:bookmarkEnd w:id="255"/>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6711684A" w14:textId="77777777" w:rsidR="00102EFB" w:rsidDel="0042557E" w:rsidRDefault="00102EFB" w:rsidP="00102EFB">
      <w:pPr>
        <w:rPr>
          <w:del w:id="256" w:author="Louis Preaux" w:date="2024-01-31T11:58:00Z"/>
        </w:rPr>
      </w:pPr>
      <w:r>
        <w:t>Based on the above, follow the relevant sections below.</w:t>
      </w:r>
    </w:p>
    <w:p w14:paraId="21DADF2A" w14:textId="77777777" w:rsidR="00102EFB" w:rsidRDefault="00102EFB" w:rsidP="00102EFB"/>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Pr>
        <w:rPr>
          <w:ins w:id="257" w:author="Louis Preaux" w:date="2024-01-31T11:58:00Z"/>
        </w:rPr>
      </w:pPr>
    </w:p>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6F314D3A" w:rsidR="003025A8" w:rsidRPr="002C1170" w:rsidRDefault="003025A8" w:rsidP="003025A8">
      <w:pPr>
        <w:pStyle w:val="Style1"/>
      </w:pPr>
      <w:r w:rsidRPr="008C0F55">
        <w:t>cd "</w:t>
      </w:r>
      <w:r>
        <w:t>C:\Install\</w:t>
      </w:r>
      <w:r w:rsidR="00F7397E" w:rsidRPr="00C06F75">
        <w:t xml:space="preserve">Cortex Innovation </w:t>
      </w:r>
      <w:ins w:id="258" w:author="Louis Preaux" w:date="2024-01-31T11:54:00Z">
        <w:r w:rsidR="00F829FC">
          <w:fldChar w:fldCharType="begin"/>
        </w:r>
        <w:r w:rsidR="00F829FC">
          <w:instrText xml:space="preserve"> DOCPROPERTY  ReleaseVersion  \* MERGEFORMAT </w:instrText>
        </w:r>
      </w:ins>
      <w:r w:rsidR="00F829FC">
        <w:fldChar w:fldCharType="separate"/>
      </w:r>
      <w:ins w:id="259" w:author="Louis Preaux" w:date="2024-01-31T11:54:00Z">
        <w:r w:rsidR="00F829FC">
          <w:t>2024.1</w:t>
        </w:r>
        <w:r w:rsidR="00F829FC">
          <w:fldChar w:fldCharType="end"/>
        </w:r>
      </w:ins>
      <w:del w:id="260" w:author="Louis Preaux" w:date="2024-01-31T11:54:00Z">
        <w:r w:rsidR="00F7397E" w:rsidRPr="00C06F75" w:rsidDel="00F829FC">
          <w:delText>2023.</w:delText>
        </w:r>
        <w:r w:rsidR="00F7397E" w:rsidDel="00F829FC">
          <w:delText>7</w:delText>
        </w:r>
      </w:del>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18357B0C" w14:textId="0C1D5056" w:rsidR="00102EFB" w:rsidDel="0042557E" w:rsidRDefault="00102EFB" w:rsidP="00102EFB">
      <w:pPr>
        <w:rPr>
          <w:del w:id="261" w:author="Louis Preaux" w:date="2024-01-31T11:58:00Z"/>
        </w:rPr>
      </w:pPr>
    </w:p>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w:t>
      </w:r>
      <w:proofErr w:type="gramStart"/>
      <w:r w:rsidR="00D80FF0">
        <w:t>directory</w:t>
      </w:r>
      <w:proofErr w:type="gramEnd"/>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7B2EB0D5" w:rsidR="00102EFB" w:rsidRDefault="00F7397E" w:rsidP="00F7397E">
      <w:pPr>
        <w:pStyle w:val="Style1"/>
      </w:pPr>
      <w:r w:rsidRPr="008C0F55">
        <w:t>cd "</w:t>
      </w:r>
      <w:r>
        <w:t>C:\Install\</w:t>
      </w:r>
      <w:r w:rsidRPr="00C06F75">
        <w:t xml:space="preserve">Cortex Innovation </w:t>
      </w:r>
      <w:ins w:id="262" w:author="Louis Preaux" w:date="2024-01-31T11:54:00Z">
        <w:r w:rsidR="00F829FC">
          <w:fldChar w:fldCharType="begin"/>
        </w:r>
        <w:r w:rsidR="00F829FC">
          <w:instrText xml:space="preserve"> DOCPROPERTY  ReleaseVersion  \* MERGEFORMAT </w:instrText>
        </w:r>
      </w:ins>
      <w:r w:rsidR="00F829FC">
        <w:fldChar w:fldCharType="separate"/>
      </w:r>
      <w:ins w:id="263" w:author="Louis Preaux" w:date="2024-01-31T11:54:00Z">
        <w:r w:rsidR="00F829FC">
          <w:t>2024.1</w:t>
        </w:r>
        <w:r w:rsidR="00F829FC">
          <w:fldChar w:fldCharType="end"/>
        </w:r>
      </w:ins>
      <w:del w:id="264" w:author="Louis Preaux" w:date="2024-01-31T11:54:00Z">
        <w:r w:rsidRPr="00C06F75" w:rsidDel="00F829FC">
          <w:delText>2023.</w:delText>
        </w:r>
        <w:r w:rsidDel="00F829FC">
          <w:delText>7</w:delText>
        </w:r>
      </w:del>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46D6A31E" w14:textId="77777777" w:rsidR="0042557E" w:rsidRDefault="0042557E" w:rsidP="0042557E">
      <w:pPr>
        <w:pStyle w:val="ListParagraph"/>
        <w:rPr>
          <w:ins w:id="265" w:author="Louis Preaux" w:date="2024-01-31T11:58:00Z"/>
        </w:rPr>
      </w:pPr>
    </w:p>
    <w:p w14:paraId="284AA8FC" w14:textId="77777777" w:rsidR="0042557E" w:rsidRDefault="0042557E" w:rsidP="0042557E">
      <w:pPr>
        <w:pStyle w:val="ListParagraph"/>
        <w:rPr>
          <w:ins w:id="266" w:author="Louis Preaux" w:date="2024-01-31T11:59:00Z"/>
        </w:rPr>
      </w:pPr>
    </w:p>
    <w:p w14:paraId="6257BEA1" w14:textId="77777777" w:rsidR="0042557E" w:rsidRDefault="0042557E" w:rsidP="0042557E">
      <w:pPr>
        <w:pStyle w:val="ListParagraph"/>
        <w:rPr>
          <w:ins w:id="267" w:author="Louis Preaux" w:date="2024-01-31T11:59:00Z"/>
        </w:rPr>
      </w:pPr>
    </w:p>
    <w:p w14:paraId="65656F42" w14:textId="77777777" w:rsidR="0042557E" w:rsidRDefault="0042557E" w:rsidP="0042557E">
      <w:pPr>
        <w:pStyle w:val="ListParagraph"/>
        <w:rPr>
          <w:ins w:id="268" w:author="Louis Preaux" w:date="2024-01-31T11:59:00Z"/>
        </w:rPr>
      </w:pPr>
    </w:p>
    <w:p w14:paraId="2A1BEAE5" w14:textId="77777777" w:rsidR="0042557E" w:rsidRDefault="0042557E" w:rsidP="0042557E">
      <w:pPr>
        <w:pStyle w:val="ListParagraph"/>
        <w:rPr>
          <w:ins w:id="269" w:author="Louis Preaux" w:date="2024-01-31T11:58:00Z"/>
        </w:rPr>
        <w:pPrChange w:id="270" w:author="Louis Preaux" w:date="2024-01-31T11:58:00Z">
          <w:pPr>
            <w:pStyle w:val="ListParagraph"/>
            <w:numPr>
              <w:numId w:val="120"/>
            </w:numPr>
            <w:ind w:hanging="360"/>
          </w:pPr>
        </w:pPrChange>
      </w:pPr>
    </w:p>
    <w:p w14:paraId="2F4F58B3" w14:textId="385C452D" w:rsidR="00102EFB" w:rsidRPr="00D2165F" w:rsidRDefault="00102EFB" w:rsidP="00BA1453">
      <w:pPr>
        <w:pStyle w:val="ListParagraph"/>
        <w:numPr>
          <w:ilvl w:val="0"/>
          <w:numId w:val="120"/>
        </w:numPr>
      </w:pPr>
      <w:r w:rsidRPr="00D2165F">
        <w:lastRenderedPageBreak/>
        <w:t>Update any parameters as necessary.</w:t>
      </w:r>
    </w:p>
    <w:tbl>
      <w:tblPr>
        <w:tblStyle w:val="TableProfessional"/>
        <w:tblW w:w="9064" w:type="dxa"/>
        <w:tblLook w:val="04A0" w:firstRow="1" w:lastRow="0" w:firstColumn="1" w:lastColumn="0" w:noHBand="0" w:noVBand="1"/>
        <w:tblPrChange w:id="271" w:author="Louis Preaux" w:date="2024-01-31T11:58:00Z">
          <w:tblPr>
            <w:tblStyle w:val="TableProfessional"/>
            <w:tblW w:w="9064" w:type="dxa"/>
            <w:tblLook w:val="04A0" w:firstRow="1" w:lastRow="0" w:firstColumn="1" w:lastColumn="0" w:noHBand="0" w:noVBand="1"/>
          </w:tblPr>
        </w:tblPrChange>
      </w:tblPr>
      <w:tblGrid>
        <w:gridCol w:w="3147"/>
        <w:gridCol w:w="2512"/>
        <w:gridCol w:w="3405"/>
        <w:tblGridChange w:id="272">
          <w:tblGrid>
            <w:gridCol w:w="3147"/>
            <w:gridCol w:w="2512"/>
            <w:gridCol w:w="3405"/>
          </w:tblGrid>
        </w:tblGridChange>
      </w:tblGrid>
      <w:tr w:rsidR="00102EFB" w:rsidRPr="00DE49CB" w14:paraId="41FB2CBF" w14:textId="77777777" w:rsidTr="004255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51" w:type="dxa"/>
            <w:tcPrChange w:id="273" w:author="Louis Preaux" w:date="2024-01-31T11:58:00Z">
              <w:tcPr>
                <w:tcW w:w="2851" w:type="dxa"/>
              </w:tcPr>
            </w:tcPrChange>
          </w:tcPr>
          <w:p w14:paraId="120A84A6" w14:textId="77777777" w:rsidR="00102EFB" w:rsidRPr="009E55CF" w:rsidRDefault="00102EFB" w:rsidP="00102EFB">
            <w:pPr>
              <w:cnfStyle w:val="101000000000" w:firstRow="1" w:lastRow="0" w:firstColumn="1" w:lastColumn="0" w:oddVBand="0" w:evenVBand="0" w:oddHBand="0" w:evenHBand="0" w:firstRowFirstColumn="0" w:firstRowLastColumn="0" w:lastRowFirstColumn="0" w:lastRowLastColumn="0"/>
            </w:pPr>
            <w:r w:rsidRPr="009E55CF">
              <w:t>Parameter Name</w:t>
            </w:r>
          </w:p>
        </w:tc>
        <w:tc>
          <w:tcPr>
            <w:tcW w:w="2778" w:type="dxa"/>
            <w:tcPrChange w:id="274" w:author="Louis Preaux" w:date="2024-01-31T11:58:00Z">
              <w:tcPr>
                <w:tcW w:w="2778" w:type="dxa"/>
              </w:tcPr>
            </w:tcPrChange>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35" w:type="dxa"/>
            <w:tcPrChange w:id="275" w:author="Louis Preaux" w:date="2024-01-31T11:58:00Z">
              <w:tcPr>
                <w:tcW w:w="3435" w:type="dxa"/>
              </w:tcPr>
            </w:tcPrChange>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lastRenderedPageBreak/>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3D2B29D3" w14:textId="77777777" w:rsidR="00102EFB" w:rsidDel="0042557E" w:rsidRDefault="00102EFB" w:rsidP="00BA1453">
      <w:pPr>
        <w:pStyle w:val="ListParagraph"/>
        <w:numPr>
          <w:ilvl w:val="0"/>
          <w:numId w:val="120"/>
        </w:numPr>
        <w:rPr>
          <w:del w:id="276" w:author="Louis Preaux" w:date="2024-01-31T11:58:00Z"/>
        </w:rPr>
      </w:pPr>
      <w:r>
        <w:t>Run the script and ensure there are no errors</w:t>
      </w:r>
    </w:p>
    <w:p w14:paraId="3BF046A4" w14:textId="77777777" w:rsidR="00102EFB" w:rsidDel="0042557E" w:rsidRDefault="00102EFB" w:rsidP="00102EFB">
      <w:pPr>
        <w:pStyle w:val="ListParagraph"/>
        <w:numPr>
          <w:ilvl w:val="0"/>
          <w:numId w:val="120"/>
        </w:numPr>
        <w:rPr>
          <w:del w:id="277" w:author="Louis Preaux" w:date="2024-01-31T11:58:00Z"/>
        </w:rPr>
        <w:pPrChange w:id="278" w:author="Louis Preaux" w:date="2024-01-31T11:58:00Z">
          <w:pPr/>
        </w:pPrChange>
      </w:pPr>
    </w:p>
    <w:p w14:paraId="0BD2C3E5" w14:textId="77777777" w:rsidR="00102EFB" w:rsidRDefault="00102EFB" w:rsidP="0042557E">
      <w:pPr>
        <w:pStyle w:val="ListParagraph"/>
        <w:numPr>
          <w:ilvl w:val="0"/>
          <w:numId w:val="120"/>
        </w:numPr>
        <w:pPrChange w:id="279" w:author="Louis Preaux" w:date="2024-01-31T11:58:00Z">
          <w:pPr/>
        </w:pPrChange>
      </w:pPr>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6BE2D3E0" w:rsidR="00102EFB" w:rsidRPr="00D2165F" w:rsidRDefault="00F7397E" w:rsidP="00F7397E">
      <w:pPr>
        <w:pStyle w:val="Style1"/>
      </w:pPr>
      <w:r w:rsidRPr="008C0F55">
        <w:t>cd "</w:t>
      </w:r>
      <w:r>
        <w:t>C:\Install\</w:t>
      </w:r>
      <w:r w:rsidRPr="00C06F75">
        <w:t xml:space="preserve">Cortex Innovation </w:t>
      </w:r>
      <w:ins w:id="280" w:author="Louis Preaux" w:date="2024-01-31T11:55:00Z">
        <w:r w:rsidR="00F829FC">
          <w:fldChar w:fldCharType="begin"/>
        </w:r>
        <w:r w:rsidR="00F829FC">
          <w:instrText xml:space="preserve"> DOCPROPERTY  ReleaseVersion  \* MERGEFORMAT </w:instrText>
        </w:r>
      </w:ins>
      <w:r w:rsidR="00F829FC">
        <w:fldChar w:fldCharType="separate"/>
      </w:r>
      <w:ins w:id="281" w:author="Louis Preaux" w:date="2024-01-31T11:55:00Z">
        <w:r w:rsidR="00F829FC">
          <w:t>2024.1</w:t>
        </w:r>
        <w:r w:rsidR="00F829FC">
          <w:fldChar w:fldCharType="end"/>
        </w:r>
      </w:ins>
      <w:del w:id="282" w:author="Louis Preaux" w:date="2024-01-31T11:55:00Z">
        <w:r w:rsidRPr="00C06F75" w:rsidDel="00F829FC">
          <w:delText>2023.</w:delText>
        </w:r>
        <w:r w:rsidDel="00F829FC">
          <w:delText>7</w:delText>
        </w:r>
      </w:del>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p>
    <w:p w14:paraId="54EBB6F1" w14:textId="77777777" w:rsidR="0042557E" w:rsidRDefault="0042557E" w:rsidP="0042557E">
      <w:pPr>
        <w:pStyle w:val="ListParagraph"/>
        <w:rPr>
          <w:ins w:id="283" w:author="Louis Preaux" w:date="2024-01-31T11:59:00Z"/>
        </w:rPr>
      </w:pPr>
    </w:p>
    <w:p w14:paraId="7AB82633" w14:textId="77777777" w:rsidR="0042557E" w:rsidRDefault="0042557E" w:rsidP="0042557E">
      <w:pPr>
        <w:pStyle w:val="ListParagraph"/>
        <w:rPr>
          <w:ins w:id="284" w:author="Louis Preaux" w:date="2024-01-31T11:59:00Z"/>
        </w:rPr>
        <w:pPrChange w:id="285" w:author="Louis Preaux" w:date="2024-01-31T11:59:00Z">
          <w:pPr>
            <w:pStyle w:val="ListParagraph"/>
            <w:numPr>
              <w:numId w:val="123"/>
            </w:numPr>
            <w:ind w:hanging="360"/>
          </w:pPr>
        </w:pPrChange>
      </w:pPr>
    </w:p>
    <w:p w14:paraId="493BC022" w14:textId="7C2C920B" w:rsidR="00102EFB" w:rsidRPr="00D2165F" w:rsidRDefault="00102EFB" w:rsidP="00BA1453">
      <w:pPr>
        <w:pStyle w:val="ListParagraph"/>
        <w:numPr>
          <w:ilvl w:val="0"/>
          <w:numId w:val="123"/>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 xml:space="preserve">Run the script and ensure there are no </w:t>
      </w:r>
      <w:proofErr w:type="gramStart"/>
      <w:r>
        <w:t>errors</w:t>
      </w:r>
      <w:proofErr w:type="gramEnd"/>
    </w:p>
    <w:p w14:paraId="7A68C77D" w14:textId="77777777" w:rsidR="00102EFB" w:rsidRPr="00D2165F" w:rsidRDefault="00102EFB" w:rsidP="00BA1453">
      <w:pPr>
        <w:pStyle w:val="Heading2"/>
      </w:pPr>
      <w:bookmarkStart w:id="286" w:name="_Toc130996341"/>
      <w:bookmarkStart w:id="287" w:name="_Toc142058394"/>
      <w:bookmarkStart w:id="288" w:name="_Toc157594417"/>
      <w:r w:rsidRPr="00D2165F">
        <w:t>Website Deployment</w:t>
      </w:r>
      <w:bookmarkEnd w:id="286"/>
      <w:bookmarkEnd w:id="287"/>
      <w:bookmarkEnd w:id="288"/>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289"/>
      <w:r w:rsidRPr="00D2165F">
        <w:t>To run the script, complete the following steps.</w:t>
      </w:r>
      <w:commentRangeEnd w:id="289"/>
      <w:r>
        <w:rPr>
          <w:rStyle w:val="CommentReference"/>
          <w:rFonts w:ascii="Trebuchet MS" w:eastAsia="Times New Roman" w:hAnsi="Trebuchet MS" w:cs="Times New Roman"/>
          <w:lang w:eastAsia="en-GB"/>
        </w:rPr>
        <w:commentReference w:id="289"/>
      </w:r>
    </w:p>
    <w:p w14:paraId="560403F3" w14:textId="7B874480" w:rsidR="00102EFB" w:rsidRPr="00D2165F" w:rsidRDefault="00102EFB" w:rsidP="00BA1453">
      <w:pPr>
        <w:pStyle w:val="ListParagraph"/>
        <w:numPr>
          <w:ilvl w:val="0"/>
          <w:numId w:val="125"/>
        </w:numPr>
      </w:pPr>
      <w:r w:rsidRPr="00D2165F">
        <w:lastRenderedPageBreak/>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0CFA2AEA" w:rsidR="00102EFB" w:rsidRPr="00D2165F" w:rsidRDefault="00564F2A" w:rsidP="00564F2A">
      <w:pPr>
        <w:pStyle w:val="Style1"/>
      </w:pPr>
      <w:r w:rsidRPr="008C0F55">
        <w:t>cd "</w:t>
      </w:r>
      <w:r>
        <w:t>C:\Install\</w:t>
      </w:r>
      <w:r w:rsidRPr="00C06F75">
        <w:t xml:space="preserve">Cortex Innovation </w:t>
      </w:r>
      <w:ins w:id="290" w:author="Louis Preaux" w:date="2024-01-31T11:55:00Z">
        <w:r w:rsidR="00F829FC">
          <w:fldChar w:fldCharType="begin"/>
        </w:r>
        <w:r w:rsidR="00F829FC">
          <w:instrText xml:space="preserve"> DOCPROPERTY  ReleaseVersion  \* MERGEFORMAT </w:instrText>
        </w:r>
      </w:ins>
      <w:r w:rsidR="00F829FC">
        <w:fldChar w:fldCharType="separate"/>
      </w:r>
      <w:ins w:id="291" w:author="Louis Preaux" w:date="2024-01-31T11:55:00Z">
        <w:r w:rsidR="00F829FC">
          <w:t>2024.1</w:t>
        </w:r>
        <w:r w:rsidR="00F829FC">
          <w:fldChar w:fldCharType="end"/>
        </w:r>
      </w:ins>
      <w:del w:id="292" w:author="Louis Preaux" w:date="2024-01-31T11:55:00Z">
        <w:r w:rsidRPr="00C06F75" w:rsidDel="00F829FC">
          <w:delText>2023.</w:delText>
        </w:r>
        <w:r w:rsidDel="00F829FC">
          <w:delText>7</w:delText>
        </w:r>
      </w:del>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lastRenderedPageBreak/>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0"/>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293" w:name="_Toc130996342"/>
      <w:bookmarkStart w:id="294" w:name="_Toc142058395"/>
      <w:bookmarkStart w:id="295" w:name="_Toc157594418"/>
      <w:r w:rsidRPr="002C49F5">
        <w:t>Web Application Deployment</w:t>
      </w:r>
      <w:bookmarkEnd w:id="293"/>
      <w:bookmarkEnd w:id="294"/>
      <w:bookmarkEnd w:id="295"/>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ins w:id="296" w:author="Louis Preaux" w:date="2024-02-01T09:14:00Z">
        <w:r w:rsidR="005B24A9">
          <w:t>‘</w:t>
        </w:r>
      </w:ins>
      <w:r w:rsidRPr="002C49F5">
        <w:t>Launch</w:t>
      </w:r>
      <w:ins w:id="297" w:author="Louis Preaux" w:date="2024-02-01T09:14:00Z">
        <w:r w:rsidR="005B24A9">
          <w:t>’</w:t>
        </w:r>
      </w:ins>
      <w:r w:rsidRPr="002C49F5">
        <w:t xml:space="preserve"> from the toolbar at the top.</w:t>
      </w:r>
    </w:p>
    <w:p w14:paraId="7A88BC54" w14:textId="43E0183F" w:rsidR="00102EFB" w:rsidRPr="002C49F5" w:rsidRDefault="00016FC0" w:rsidP="00016FC0">
      <w:pPr>
        <w:pStyle w:val="ListParagraph"/>
        <w:numPr>
          <w:ilvl w:val="0"/>
          <w:numId w:val="126"/>
        </w:numPr>
      </w:pPr>
      <w:ins w:id="298" w:author="Louis Preaux" w:date="2024-01-31T16:57:00Z">
        <w:r>
          <w:t xml:space="preserve">From the ‘Launch’ options, </w:t>
        </w:r>
      </w:ins>
      <w:ins w:id="299" w:author="Louis Preaux" w:date="2024-01-31T17:00:00Z">
        <w:r>
          <w:t>select</w:t>
        </w:r>
      </w:ins>
      <w:ins w:id="300" w:author="Louis Preaux" w:date="2024-01-31T16:57:00Z">
        <w:r>
          <w:t xml:space="preserve"> ‘</w:t>
        </w:r>
      </w:ins>
      <w:ins w:id="301" w:author="Louis Preaux" w:date="2024-01-31T16:59:00Z">
        <w:r>
          <w:t>Open build service</w:t>
        </w:r>
      </w:ins>
      <w:ins w:id="302" w:author="Louis Preaux" w:date="2024-01-31T16:57:00Z">
        <w:r>
          <w:t>’</w:t>
        </w:r>
      </w:ins>
      <w:ins w:id="303" w:author="Louis Preaux" w:date="2024-01-31T16:58:00Z">
        <w:r>
          <w:t xml:space="preserve"> under the ‘Build your app’</w:t>
        </w:r>
      </w:ins>
      <w:ins w:id="304" w:author="Louis Preaux" w:date="2024-01-31T16:59:00Z">
        <w:r>
          <w:t xml:space="preserve"> section.</w:t>
        </w:r>
      </w:ins>
      <w:del w:id="305" w:author="Louis Preaux" w:date="2024-01-31T16:59:00Z">
        <w:r w:rsidR="00102EFB" w:rsidRPr="002C49F5" w:rsidDel="00016FC0">
          <w:delText>In the left-hand panel, select ‘Distribute’, then select ‘Open Build Service’.</w:delText>
        </w:r>
      </w:del>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p>
    <w:p w14:paraId="2A83AE51" w14:textId="14AFD8C2" w:rsidR="00102EFB" w:rsidRPr="002C49F5" w:rsidRDefault="00684433" w:rsidP="00BA1453">
      <w:pPr>
        <w:pStyle w:val="ListParagraph"/>
        <w:numPr>
          <w:ilvl w:val="1"/>
          <w:numId w:val="126"/>
        </w:numPr>
      </w:pPr>
      <w:ins w:id="306" w:author="Louis Preaux" w:date="2024-01-31T17:03:00Z">
        <w:r>
          <w:t>In the ‘Build</w:t>
        </w:r>
      </w:ins>
      <w:ins w:id="307" w:author="Louis Preaux" w:date="2024-02-01T09:15:00Z">
        <w:r w:rsidR="005B24A9">
          <w:t>’ section</w:t>
        </w:r>
      </w:ins>
      <w:ins w:id="308" w:author="Louis Preaux" w:date="2024-01-31T17:03:00Z">
        <w:r>
          <w:t xml:space="preserve">, </w:t>
        </w:r>
      </w:ins>
      <w:del w:id="309" w:author="Louis Preaux" w:date="2024-01-31T17:03:00Z">
        <w:r w:rsidR="00102EFB" w:rsidRPr="002C49F5" w:rsidDel="00684433">
          <w:delText>S</w:delText>
        </w:r>
      </w:del>
      <w:ins w:id="310" w:author="Louis Preaux" w:date="2024-01-31T17:03:00Z">
        <w:r>
          <w:t>s</w:t>
        </w:r>
      </w:ins>
      <w:r w:rsidR="00102EFB" w:rsidRPr="002C49F5">
        <w:t>elect ‘Configure’ under the ‘Web App’ option.</w:t>
      </w:r>
    </w:p>
    <w:p w14:paraId="18C31A51" w14:textId="09E46D0C" w:rsidR="00102EFB" w:rsidRPr="002C49F5" w:rsidRDefault="00102EFB" w:rsidP="00BA1453">
      <w:pPr>
        <w:pStyle w:val="ListParagraph"/>
        <w:numPr>
          <w:ilvl w:val="1"/>
          <w:numId w:val="126"/>
        </w:numPr>
      </w:pPr>
      <w:r w:rsidRPr="002C49F5">
        <w:t xml:space="preserve">Select </w:t>
      </w:r>
      <w:ins w:id="311" w:author="Louis Preaux" w:date="2024-01-31T17:01:00Z">
        <w:r w:rsidR="00AC547F">
          <w:t>‘</w:t>
        </w:r>
      </w:ins>
      <w:r w:rsidRPr="002C49F5">
        <w:t>ZIP</w:t>
      </w:r>
      <w:ins w:id="312" w:author="Louis Preaux" w:date="2024-01-31T17:01:00Z">
        <w:r w:rsidR="00AC547F">
          <w:t>’</w:t>
        </w:r>
      </w:ins>
      <w:r w:rsidRPr="002C49F5">
        <w:t xml:space="preserve"> as the </w:t>
      </w:r>
      <w:ins w:id="313" w:author="Louis Preaux" w:date="2024-01-31T17:00:00Z">
        <w:r w:rsidR="00016FC0">
          <w:t>‘</w:t>
        </w:r>
      </w:ins>
      <w:r w:rsidRPr="002C49F5">
        <w:t>Build Scheme</w:t>
      </w:r>
      <w:ins w:id="314" w:author="Louis Preaux" w:date="2024-01-31T17:01:00Z">
        <w:r w:rsidR="00016FC0">
          <w:t>’</w:t>
        </w:r>
      </w:ins>
      <w:r w:rsidRPr="002C49F5">
        <w:t>.</w:t>
      </w:r>
    </w:p>
    <w:p w14:paraId="0FD55472" w14:textId="56E57F40" w:rsidR="00102EFB" w:rsidRPr="002C49F5" w:rsidRDefault="00102EFB" w:rsidP="00BA1453">
      <w:pPr>
        <w:pStyle w:val="ListParagraph"/>
        <w:numPr>
          <w:ilvl w:val="1"/>
          <w:numId w:val="126"/>
        </w:numPr>
      </w:pPr>
      <w:r w:rsidRPr="002C49F5">
        <w:t xml:space="preserve">Select </w:t>
      </w:r>
      <w:ins w:id="315" w:author="Louis Preaux" w:date="2024-02-01T09:17:00Z">
        <w:r w:rsidR="005B24A9" w:rsidRPr="002C49F5">
          <w:t>’</w:t>
        </w:r>
        <w:r w:rsidR="005B24A9">
          <w:t>Next</w:t>
        </w:r>
        <w:r w:rsidR="005B24A9" w:rsidRPr="002C49F5">
          <w:t>’</w:t>
        </w:r>
      </w:ins>
      <w:del w:id="316" w:author="Louis Preaux" w:date="2024-02-01T09:17:00Z">
        <w:r w:rsidRPr="002C49F5" w:rsidDel="005B24A9">
          <w:delText>’</w:delText>
        </w:r>
      </w:del>
      <w:del w:id="317" w:author="Louis Preaux" w:date="2024-01-31T17:01:00Z">
        <w:r w:rsidRPr="002C49F5" w:rsidDel="00016FC0">
          <w:delText>Save &amp; Next</w:delText>
        </w:r>
      </w:del>
      <w:del w:id="318" w:author="Louis Preaux" w:date="2024-02-01T09:17:00Z">
        <w:r w:rsidRPr="002C49F5" w:rsidDel="005B24A9">
          <w:delText>’</w:delText>
        </w:r>
      </w:del>
      <w:r w:rsidRPr="002C49F5">
        <w:t>.</w:t>
      </w:r>
    </w:p>
    <w:p w14:paraId="061543AD" w14:textId="50F580D9" w:rsidR="00102EFB" w:rsidRPr="002C49F5" w:rsidRDefault="00684433" w:rsidP="00BA1453">
      <w:pPr>
        <w:pStyle w:val="ListParagraph"/>
        <w:numPr>
          <w:ilvl w:val="1"/>
          <w:numId w:val="126"/>
        </w:numPr>
      </w:pPr>
      <w:ins w:id="319" w:author="Louis Preaux" w:date="2024-01-31T17:03:00Z">
        <w:r>
          <w:t xml:space="preserve">In the </w:t>
        </w:r>
      </w:ins>
      <w:ins w:id="320" w:author="Louis Preaux" w:date="2024-01-31T17:04:00Z">
        <w:r>
          <w:t xml:space="preserve">‘Image Assets’ tab, </w:t>
        </w:r>
      </w:ins>
      <w:del w:id="321" w:author="Louis Preaux" w:date="2024-01-31T17:04:00Z">
        <w:r w:rsidR="00102EFB" w:rsidRPr="002C49F5" w:rsidDel="00684433">
          <w:delText>U</w:delText>
        </w:r>
      </w:del>
      <w:ins w:id="322" w:author="Louis Preaux" w:date="2024-01-31T17:04:00Z">
        <w:r>
          <w:t>u</w:t>
        </w:r>
      </w:ins>
      <w:r w:rsidR="00102EFB" w:rsidRPr="002C49F5">
        <w:t xml:space="preserve">pload a favicon to act as a logo for the portal if desired, for example, the </w:t>
      </w:r>
      <w:r w:rsidR="00102EFB">
        <w:t xml:space="preserve">CORTEX </w:t>
      </w:r>
      <w:r w:rsidR="00102EFB" w:rsidRPr="002C49F5">
        <w:t>Logo or your company logo.</w:t>
      </w:r>
    </w:p>
    <w:p w14:paraId="78D20867" w14:textId="13B47FE8" w:rsidR="00102EFB" w:rsidRPr="002C49F5" w:rsidRDefault="00102EFB" w:rsidP="00BA1453">
      <w:pPr>
        <w:pStyle w:val="ListParagraph"/>
        <w:numPr>
          <w:ilvl w:val="1"/>
          <w:numId w:val="126"/>
        </w:numPr>
      </w:pPr>
      <w:proofErr w:type="gramStart"/>
      <w:r w:rsidRPr="002C49F5">
        <w:t>Select ’</w:t>
      </w:r>
      <w:proofErr w:type="gramEnd"/>
      <w:del w:id="323" w:author="Louis Preaux" w:date="2024-01-31T17:04:00Z">
        <w:r w:rsidRPr="002C49F5" w:rsidDel="00684433">
          <w:delText>Save &amp; Next</w:delText>
        </w:r>
      </w:del>
      <w:ins w:id="324" w:author="Louis Preaux" w:date="2024-01-31T17:04:00Z">
        <w:r w:rsidR="00684433">
          <w:t>N</w:t>
        </w:r>
      </w:ins>
      <w:ins w:id="325" w:author="Louis Preaux" w:date="2024-02-01T09:17:00Z">
        <w:r w:rsidR="005B24A9">
          <w:t>ext</w:t>
        </w:r>
      </w:ins>
      <w:r w:rsidRPr="002C49F5">
        <w:t>’.</w:t>
      </w:r>
    </w:p>
    <w:p w14:paraId="2C995F57" w14:textId="183DBD2B" w:rsidR="00102EFB" w:rsidRPr="002C49F5" w:rsidRDefault="00102EFB" w:rsidP="00BA1453">
      <w:pPr>
        <w:pStyle w:val="ListParagraph"/>
        <w:numPr>
          <w:ilvl w:val="1"/>
          <w:numId w:val="126"/>
        </w:numPr>
      </w:pPr>
      <w:r w:rsidRPr="002C49F5">
        <w:t xml:space="preserve">Nothing is required </w:t>
      </w:r>
      <w:del w:id="326" w:author="Louis Preaux" w:date="2024-01-31T17:04:00Z">
        <w:r w:rsidRPr="002C49F5" w:rsidDel="003C300E">
          <w:delText>in the</w:delText>
        </w:r>
      </w:del>
      <w:ins w:id="327" w:author="Louis Preaux" w:date="2024-01-31T17:04:00Z">
        <w:r w:rsidR="003C300E">
          <w:t>to be changed in the</w:t>
        </w:r>
      </w:ins>
      <w:r w:rsidRPr="002C49F5">
        <w:t xml:space="preserve"> ‘</w:t>
      </w:r>
      <w:del w:id="328" w:author="Louis Preaux" w:date="2024-01-31T17:06:00Z">
        <w:r w:rsidRPr="002C49F5" w:rsidDel="003C300E">
          <w:delText xml:space="preserve">Permissions’ </w:delText>
        </w:r>
      </w:del>
      <w:ins w:id="329" w:author="Louis Preaux" w:date="2024-01-31T17:06:00Z">
        <w:r w:rsidR="003C300E">
          <w:t>Plugins</w:t>
        </w:r>
        <w:r w:rsidR="003C300E" w:rsidRPr="002C49F5">
          <w:t xml:space="preserve">’ </w:t>
        </w:r>
      </w:ins>
      <w:r w:rsidRPr="002C49F5">
        <w:t>section</w:t>
      </w:r>
      <w:del w:id="330" w:author="Louis Preaux" w:date="2024-01-31T17:06:00Z">
        <w:r w:rsidRPr="002C49F5" w:rsidDel="003C300E">
          <w:delText>s</w:delText>
        </w:r>
      </w:del>
      <w:r w:rsidRPr="002C49F5">
        <w:t>.</w:t>
      </w:r>
    </w:p>
    <w:p w14:paraId="12EB5344" w14:textId="6BA15474" w:rsidR="00102EFB" w:rsidRPr="002C49F5" w:rsidRDefault="00102EFB" w:rsidP="00BA1453">
      <w:pPr>
        <w:pStyle w:val="ListParagraph"/>
        <w:numPr>
          <w:ilvl w:val="1"/>
          <w:numId w:val="126"/>
        </w:numPr>
      </w:pPr>
      <w:r w:rsidRPr="002C49F5">
        <w:t xml:space="preserve">Select </w:t>
      </w:r>
      <w:del w:id="331" w:author="Louis Preaux" w:date="2024-01-31T17:06:00Z">
        <w:r w:rsidRPr="002C49F5" w:rsidDel="003C300E">
          <w:delText>’Save &amp; Next</w:delText>
        </w:r>
      </w:del>
      <w:ins w:id="332" w:author="Louis Preaux" w:date="2024-02-01T09:17:00Z">
        <w:r w:rsidR="005B24A9" w:rsidRPr="002C49F5">
          <w:t>’</w:t>
        </w:r>
        <w:r w:rsidR="005B24A9">
          <w:t>Next</w:t>
        </w:r>
        <w:r w:rsidR="005B24A9" w:rsidRPr="002C49F5">
          <w:t>’</w:t>
        </w:r>
      </w:ins>
      <w:del w:id="333" w:author="Louis Preaux" w:date="2024-02-01T09:17:00Z">
        <w:r w:rsidRPr="002C49F5" w:rsidDel="005B24A9">
          <w:delText>’</w:delText>
        </w:r>
      </w:del>
      <w:r w:rsidRPr="002C49F5">
        <w:t>.</w:t>
      </w:r>
    </w:p>
    <w:p w14:paraId="68E61631" w14:textId="77777777" w:rsidR="00102EFB" w:rsidRPr="002C49F5" w:rsidRDefault="00102EFB" w:rsidP="00BA1453">
      <w:pPr>
        <w:pStyle w:val="ListParagraph"/>
        <w:numPr>
          <w:ilvl w:val="0"/>
          <w:numId w:val="126"/>
        </w:numPr>
      </w:pPr>
      <w:r w:rsidRPr="002C49F5">
        <w:t>Click ‘Build’ under the ‘Web App’ option.</w:t>
      </w:r>
    </w:p>
    <w:p w14:paraId="5DEE425F" w14:textId="6B507FAA" w:rsidR="00102EFB" w:rsidRPr="002C49F5" w:rsidRDefault="00102EFB" w:rsidP="00BA1453">
      <w:pPr>
        <w:pStyle w:val="ListParagraph"/>
        <w:numPr>
          <w:ilvl w:val="1"/>
          <w:numId w:val="126"/>
        </w:numPr>
      </w:pPr>
      <w:r w:rsidRPr="002C49F5">
        <w:t xml:space="preserve">Ensure </w:t>
      </w:r>
      <w:ins w:id="334" w:author="Louis Preaux" w:date="2024-02-01T09:17:00Z">
        <w:r w:rsidR="005B24A9">
          <w:t>‘</w:t>
        </w:r>
      </w:ins>
      <w:r w:rsidRPr="002C49F5">
        <w:t>ZIP</w:t>
      </w:r>
      <w:ins w:id="335" w:author="Louis Preaux" w:date="2024-02-01T09:17:00Z">
        <w:r w:rsidR="005B24A9">
          <w:t>’</w:t>
        </w:r>
      </w:ins>
      <w:r w:rsidRPr="002C49F5">
        <w:t xml:space="preserve"> is selected.</w:t>
      </w:r>
    </w:p>
    <w:p w14:paraId="187517EC" w14:textId="5F0C3396" w:rsidR="00102EFB" w:rsidRPr="002C49F5" w:rsidRDefault="00102EFB" w:rsidP="00BA1453">
      <w:pPr>
        <w:pStyle w:val="ListParagraph"/>
        <w:numPr>
          <w:ilvl w:val="1"/>
          <w:numId w:val="126"/>
        </w:numPr>
      </w:pPr>
      <w:r w:rsidRPr="002C49F5">
        <w:t xml:space="preserve">Select the latest </w:t>
      </w:r>
      <w:ins w:id="336" w:author="Louis Preaux" w:date="2024-02-01T09:17:00Z">
        <w:r w:rsidR="005B24A9">
          <w:t>‘</w:t>
        </w:r>
      </w:ins>
      <w:r w:rsidRPr="002C49F5">
        <w:t>Client runtime version</w:t>
      </w:r>
      <w:ins w:id="337" w:author="Louis Preaux" w:date="2024-02-01T09:17:00Z">
        <w:r w:rsidR="005B24A9">
          <w:t>’</w:t>
        </w:r>
      </w:ins>
      <w:r w:rsidRPr="002C49F5">
        <w:t>.</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4F722332" w:rsidR="00102EFB" w:rsidRPr="002C49F5" w:rsidRDefault="00102EFB" w:rsidP="00555479">
      <w:pPr>
        <w:pStyle w:val="ListParagraph"/>
        <w:numPr>
          <w:ilvl w:val="1"/>
          <w:numId w:val="126"/>
        </w:numPr>
      </w:pPr>
      <w:r w:rsidRPr="002C49F5">
        <w:t xml:space="preserve">Click </w:t>
      </w:r>
      <w:ins w:id="338" w:author="Louis Preaux" w:date="2024-02-01T09:17:00Z">
        <w:r w:rsidR="005B24A9">
          <w:t>‘</w:t>
        </w:r>
      </w:ins>
      <w:r w:rsidRPr="002C49F5">
        <w:t>Build</w:t>
      </w:r>
      <w:ins w:id="339" w:author="Louis Preaux" w:date="2024-02-01T09:17:00Z">
        <w:r w:rsidR="005B24A9">
          <w:t>’</w:t>
        </w:r>
      </w:ins>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lastRenderedPageBreak/>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 xml:space="preserve">If required, repeat this file copy operation on any other servers hosting the </w:t>
      </w:r>
      <w:proofErr w:type="gramStart"/>
      <w:r>
        <w:t>application</w:t>
      </w:r>
      <w:proofErr w:type="gramEnd"/>
    </w:p>
    <w:p w14:paraId="54E3B5B8" w14:textId="4688FE7D" w:rsidR="00102EFB" w:rsidRDefault="00102EFB" w:rsidP="00102EFB">
      <w:pPr>
        <w:rPr>
          <w:b/>
          <w:bCs/>
        </w:rPr>
      </w:pPr>
      <w:r w:rsidRPr="002C49F5">
        <w:t xml:space="preserve">Once this has been completed, the Web Application is accessible from your server directly, for example: </w:t>
      </w:r>
      <w:r w:rsidR="00000000">
        <w:fldChar w:fldCharType="begin"/>
      </w:r>
      <w:r w:rsidR="00000000">
        <w:instrText>HYPERLINK "https://www.myserver.myDomain.com/CortexInteractionPortal"</w:instrText>
      </w:r>
      <w:ins w:id="340" w:author="Louis Preaux" w:date="2024-01-31T11:53:00Z"/>
      <w:r w:rsidR="00000000">
        <w:fldChar w:fldCharType="separate"/>
      </w:r>
      <w:r w:rsidR="004D0D95" w:rsidRPr="00F33E3C">
        <w:rPr>
          <w:rStyle w:val="Hyperlink"/>
          <w:b/>
          <w:bCs/>
        </w:rPr>
        <w:t>https://www.myserver.myDomain.com/CortexInteractionPortal</w:t>
      </w:r>
      <w:r w:rsidR="00000000">
        <w:rPr>
          <w:rStyle w:val="Hyperlink"/>
          <w:b/>
          <w:bCs/>
        </w:rPr>
        <w:fldChar w:fldCharType="end"/>
      </w:r>
      <w:r w:rsidRPr="00E94952">
        <w:rPr>
          <w:b/>
          <w:bCs/>
        </w:rPr>
        <w:t>.</w:t>
      </w:r>
    </w:p>
    <w:p w14:paraId="729F99A5" w14:textId="52CC52B4" w:rsidR="00102EFB" w:rsidRPr="00BA1453" w:rsidRDefault="00102EFB" w:rsidP="00BA1453">
      <w:pPr>
        <w:pStyle w:val="Heading2"/>
      </w:pPr>
      <w:bookmarkStart w:id="341" w:name="_Toc142058396"/>
      <w:bookmarkStart w:id="342" w:name="_Toc157594419"/>
      <w:r>
        <w:t>Web App Redirect Rule</w:t>
      </w:r>
      <w:bookmarkEnd w:id="341"/>
      <w:bookmarkEnd w:id="342"/>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 xml:space="preserve">You should see subdirectories for both the Interaction Portal and Gateway </w:t>
      </w:r>
      <w:proofErr w:type="gramStart"/>
      <w:r>
        <w:t>here</w:t>
      </w:r>
      <w:proofErr w:type="gramEnd"/>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343" w:name="_Toc130996343"/>
      <w:r>
        <w:t>Save and exit the file.</w:t>
      </w:r>
    </w:p>
    <w:p w14:paraId="1AA6E08B" w14:textId="77777777" w:rsidR="00102EFB" w:rsidRPr="00626A45" w:rsidRDefault="00102EFB" w:rsidP="00BA1453">
      <w:pPr>
        <w:pStyle w:val="Heading2"/>
      </w:pPr>
      <w:bookmarkStart w:id="344" w:name="_Toc142058397"/>
      <w:bookmarkStart w:id="345" w:name="_Toc157594420"/>
      <w:commentRangeStart w:id="346"/>
      <w:r w:rsidRPr="00626A45">
        <w:t>CORS Configuration</w:t>
      </w:r>
      <w:bookmarkEnd w:id="343"/>
      <w:commentRangeEnd w:id="346"/>
      <w:r>
        <w:rPr>
          <w:rStyle w:val="CommentReference"/>
          <w:rFonts w:ascii="Trebuchet MS" w:eastAsia="Times New Roman" w:hAnsi="Trebuchet MS" w:cs="Times New Roman"/>
          <w:b w:val="0"/>
          <w:color w:val="auto"/>
          <w:lang w:eastAsia="en-GB"/>
        </w:rPr>
        <w:commentReference w:id="346"/>
      </w:r>
      <w:bookmarkEnd w:id="344"/>
      <w:bookmarkEnd w:id="345"/>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lastRenderedPageBreak/>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174689BC" w14:textId="75E16A34" w:rsidR="00BA1453" w:rsidDel="0042557E" w:rsidRDefault="00BA1453" w:rsidP="00102EFB">
      <w:pPr>
        <w:rPr>
          <w:del w:id="347" w:author="Louis Preaux" w:date="2024-01-31T11:59:00Z"/>
        </w:rPr>
      </w:pPr>
    </w:p>
    <w:p w14:paraId="24ED6CFA" w14:textId="77777777" w:rsidR="0042557E" w:rsidRDefault="0042557E" w:rsidP="00102EFB">
      <w:pPr>
        <w:rPr>
          <w:ins w:id="348" w:author="Louis Preaux" w:date="2024-01-31T11:59:00Z"/>
        </w:rPr>
      </w:pPr>
    </w:p>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2A2DD5AB" w:rsidR="00102EFB" w:rsidRPr="00626A45" w:rsidRDefault="00102EFB" w:rsidP="00102EFB">
      <w:pPr>
        <w:pStyle w:val="ListParagraph"/>
        <w:numPr>
          <w:ilvl w:val="1"/>
          <w:numId w:val="132"/>
        </w:numPr>
      </w:pPr>
      <w:r w:rsidRPr="00626A45">
        <w:t xml:space="preserve">For example, </w:t>
      </w:r>
      <w:r w:rsidR="00000000">
        <w:fldChar w:fldCharType="begin"/>
      </w:r>
      <w:r w:rsidR="00000000">
        <w:instrText>HYPERLINK "https://cortexApp1.myDomain.com:9080/Explorer/"</w:instrText>
      </w:r>
      <w:ins w:id="349" w:author="Louis Preaux" w:date="2024-01-31T11:53:00Z"/>
      <w:r w:rsidR="00000000">
        <w:fldChar w:fldCharType="separate"/>
      </w:r>
      <w:r w:rsidRPr="00626A45">
        <w:rPr>
          <w:rStyle w:val="Hyperlink"/>
        </w:rPr>
        <w:t>https://cortexApp1.myDomain.com:9080/Explorer/</w:t>
      </w:r>
      <w:r w:rsidR="00000000">
        <w:rPr>
          <w:rStyle w:val="Hyperlink"/>
        </w:rPr>
        <w:fldChar w:fldCharType="end"/>
      </w:r>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350" w:name="_Toc130996344"/>
      <w:bookmarkStart w:id="351" w:name="_Toc142058398"/>
      <w:bookmarkStart w:id="352" w:name="_Toc157594421"/>
      <w:r w:rsidRPr="0065690F">
        <w:t>Housekeeping Tasks</w:t>
      </w:r>
      <w:bookmarkEnd w:id="350"/>
      <w:bookmarkEnd w:id="351"/>
      <w:bookmarkEnd w:id="352"/>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pPr>
        <w:rPr>
          <w:ins w:id="353" w:author="Louis Preaux" w:date="2024-01-31T11:59:00Z"/>
        </w:rPr>
      </w:pPr>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354" w:name="_Toc142058399"/>
      <w:bookmarkStart w:id="355" w:name="_Toc157594422"/>
      <w:r>
        <w:lastRenderedPageBreak/>
        <w:t>Testing</w:t>
      </w:r>
      <w:bookmarkEnd w:id="354"/>
      <w:bookmarkEnd w:id="355"/>
    </w:p>
    <w:p w14:paraId="50815E47" w14:textId="77777777" w:rsidR="00102EFB" w:rsidRPr="00EA155C" w:rsidRDefault="00102EFB" w:rsidP="00BA1453">
      <w:pPr>
        <w:pStyle w:val="Heading2"/>
      </w:pPr>
      <w:bookmarkStart w:id="356" w:name="_Toc130996346"/>
      <w:bookmarkStart w:id="357" w:name="_Toc142058400"/>
      <w:bookmarkStart w:id="358" w:name="_Toc157594423"/>
      <w:r w:rsidRPr="00EA155C">
        <w:t>Testing User Access Management Flows</w:t>
      </w:r>
      <w:bookmarkEnd w:id="356"/>
      <w:bookmarkEnd w:id="357"/>
      <w:bookmarkEnd w:id="358"/>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0B9E7538" w:rsidR="004765CA" w:rsidRDefault="00102EFB" w:rsidP="00102EFB">
      <w:pPr>
        <w:pStyle w:val="ListParagraph"/>
        <w:numPr>
          <w:ilvl w:val="0"/>
          <w:numId w:val="134"/>
        </w:numPr>
      </w:pPr>
      <w:r w:rsidRPr="00EA155C">
        <w:t xml:space="preserve">Import the collection to Postman, which if required can be downloaded and installed from </w:t>
      </w:r>
      <w:r w:rsidR="00000000">
        <w:fldChar w:fldCharType="begin"/>
      </w:r>
      <w:r w:rsidR="00000000">
        <w:instrText>HYPERLINK "https://www.postman.com/"</w:instrText>
      </w:r>
      <w:ins w:id="359" w:author="Louis Preaux" w:date="2024-01-31T11:53:00Z"/>
      <w:r w:rsidR="00000000">
        <w:fldChar w:fldCharType="separate"/>
      </w:r>
      <w:r w:rsidRPr="004765CA">
        <w:rPr>
          <w:rStyle w:val="Hyperlink"/>
          <w:b/>
        </w:rPr>
        <w:t>https://www.postman.com/</w:t>
      </w:r>
      <w:r w:rsidR="00000000">
        <w:rPr>
          <w:rStyle w:val="Hyperlink"/>
          <w:b/>
        </w:rPr>
        <w:fldChar w:fldCharType="end"/>
      </w:r>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1"/>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2"/>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360" w:name="_Toc130996347"/>
      <w:bookmarkStart w:id="361" w:name="_Toc142058401"/>
      <w:bookmarkStart w:id="362" w:name="_Toc157594424"/>
      <w:r w:rsidRPr="005E758D">
        <w:lastRenderedPageBreak/>
        <w:t>Testing the Web Application</w:t>
      </w:r>
      <w:bookmarkEnd w:id="360"/>
      <w:bookmarkEnd w:id="361"/>
      <w:bookmarkEnd w:id="362"/>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363" w:name="_Toc130996348"/>
      <w:bookmarkStart w:id="364" w:name="_Toc142058402"/>
      <w:bookmarkStart w:id="365" w:name="_Toc157594425"/>
      <w:r w:rsidRPr="001A0D08">
        <w:t>Testing UI-Driven Process (Service Requests)</w:t>
      </w:r>
      <w:bookmarkEnd w:id="363"/>
      <w:bookmarkEnd w:id="364"/>
      <w:bookmarkEnd w:id="365"/>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4A3ED06C" w14:textId="0F56CE69" w:rsidR="00102EFB" w:rsidRPr="001A0D08" w:rsidRDefault="00102EFB" w:rsidP="00555479">
      <w:pPr>
        <w:pStyle w:val="ListParagraph"/>
        <w:numPr>
          <w:ilvl w:val="1"/>
          <w:numId w:val="139"/>
        </w:numPr>
      </w:pPr>
      <w:r w:rsidRPr="001A0D08">
        <w:t xml:space="preserve">For example: </w:t>
      </w:r>
      <w:r w:rsidR="00000000">
        <w:fldChar w:fldCharType="begin"/>
      </w:r>
      <w:r w:rsidR="00000000">
        <w:instrText>HYPERLINK</w:instrText>
      </w:r>
      <w:r w:rsidR="00000000">
        <w:fldChar w:fldCharType="separate"/>
      </w:r>
      <w:ins w:id="366" w:author="Louis Preaux" w:date="2024-01-31T11:53:00Z">
        <w:r w:rsidR="00F829FC">
          <w:rPr>
            <w:b/>
            <w:bCs/>
            <w:lang w:val="en-US"/>
          </w:rPr>
          <w:t>Error! Hyperlink reference not valid.</w:t>
        </w:r>
      </w:ins>
      <w:r w:rsidR="00000000">
        <w:fldChar w:fldCharType="end"/>
      </w:r>
      <w:r w:rsidRPr="001A0D08">
        <w:t>https://www.cortexApp1.myDomain.com/CortexInteractionPortal</w:t>
      </w:r>
      <w:r w:rsidRPr="001A0D08" w:rsidDel="00655B78">
        <w:t xml:space="preserve"> </w:t>
      </w:r>
      <w:r w:rsidRPr="001A0D08">
        <w:t xml:space="preserve"> </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5CB147E2" w:rsidR="00102EFB" w:rsidRPr="001A0D08" w:rsidRDefault="00102EFB" w:rsidP="00EA2446">
      <w:pPr>
        <w:pStyle w:val="ListParagraph"/>
        <w:numPr>
          <w:ilvl w:val="0"/>
          <w:numId w:val="139"/>
        </w:numPr>
      </w:pPr>
      <w:r w:rsidRPr="001A0D08">
        <w:t>Select ‘</w:t>
      </w:r>
      <w:commentRangeStart w:id="367"/>
      <w:commentRangeStart w:id="368"/>
      <w:r w:rsidRPr="001A0D08">
        <w:t xml:space="preserve">Add Numbers’ </w:t>
      </w:r>
      <w:commentRangeEnd w:id="367"/>
      <w:r w:rsidRPr="001A0D08">
        <w:commentReference w:id="367"/>
      </w:r>
      <w:commentRangeEnd w:id="368"/>
      <w:r w:rsidRPr="001A0D08">
        <w:commentReference w:id="368"/>
      </w:r>
      <w:r w:rsidRPr="001A0D08">
        <w:t>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369" w:name="_Toc130996349"/>
      <w:bookmarkStart w:id="370" w:name="_Toc142058403"/>
      <w:bookmarkStart w:id="371" w:name="_Toc157594426"/>
      <w:r w:rsidRPr="00192B1C">
        <w:lastRenderedPageBreak/>
        <w:t>Testing Process-Driven UI (Process Dashboard)</w:t>
      </w:r>
      <w:bookmarkEnd w:id="369"/>
      <w:bookmarkEnd w:id="370"/>
      <w:bookmarkEnd w:id="371"/>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 xml:space="preserve">Ensure there are no exceptions after it starts </w:t>
      </w:r>
      <w:proofErr w:type="gramStart"/>
      <w:r w:rsidRPr="00192B1C">
        <w:t>running</w:t>
      </w:r>
      <w:proofErr w:type="gramEnd"/>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w:t>
      </w:r>
      <w:proofErr w:type="gramStart"/>
      <w:r w:rsidRPr="00192B1C">
        <w:t>filter</w:t>
      </w:r>
      <w:proofErr w:type="gramEnd"/>
      <w:r w:rsidRPr="00192B1C">
        <w:t xml:space="preserve">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372" w:name="_Toc130996350"/>
      <w:bookmarkStart w:id="373" w:name="_Toc142058404"/>
      <w:bookmarkStart w:id="374" w:name="_Toc157594427"/>
      <w:r w:rsidRPr="0042747B">
        <w:lastRenderedPageBreak/>
        <w:t>Appendix A: Renaming Web App Title</w:t>
      </w:r>
      <w:bookmarkEnd w:id="372"/>
      <w:bookmarkEnd w:id="373"/>
      <w:bookmarkEnd w:id="374"/>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375" w:name="_Toc130996356"/>
      <w:bookmarkStart w:id="376" w:name="_Toc142058405"/>
      <w:bookmarkStart w:id="377" w:name="_Toc157594428"/>
      <w:r w:rsidRPr="00214F5B">
        <w:lastRenderedPageBreak/>
        <w:t xml:space="preserve">Appendix </w:t>
      </w:r>
      <w:r w:rsidR="00C77365">
        <w:t>B</w:t>
      </w:r>
      <w:r w:rsidRPr="00214F5B">
        <w:t>: Issues with Self Signed Certificates</w:t>
      </w:r>
      <w:bookmarkEnd w:id="375"/>
      <w:bookmarkEnd w:id="376"/>
      <w:bookmarkEnd w:id="377"/>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378" w:name="_Toc142058406"/>
      <w:bookmarkStart w:id="379" w:name="_Toc157594429"/>
      <w:r>
        <w:lastRenderedPageBreak/>
        <w:t xml:space="preserve">Appendix </w:t>
      </w:r>
      <w:r w:rsidR="00C77365">
        <w:t>C</w:t>
      </w:r>
      <w:r>
        <w:t>: Load Balancer Configurations</w:t>
      </w:r>
      <w:bookmarkEnd w:id="378"/>
      <w:bookmarkEnd w:id="379"/>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380" w:name="_Toc142058407"/>
      <w:bookmarkStart w:id="381" w:name="_Toc157594430"/>
      <w:r>
        <w:t>Single-Portal Setup</w:t>
      </w:r>
      <w:bookmarkEnd w:id="380"/>
      <w:bookmarkEnd w:id="381"/>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382" w:name="_Toc142058408"/>
      <w:bookmarkStart w:id="383" w:name="_Toc157594431"/>
      <w:r>
        <w:t>Multi-Portal Setup</w:t>
      </w:r>
      <w:bookmarkEnd w:id="382"/>
      <w:bookmarkEnd w:id="383"/>
    </w:p>
    <w:p w14:paraId="021DA61E" w14:textId="77777777" w:rsidR="00102EFB" w:rsidRDefault="00102EFB" w:rsidP="00102EFB">
      <w:r>
        <w:t>The ‘</w:t>
      </w:r>
      <w:proofErr w:type="gramStart"/>
      <w:r>
        <w:t>Multi-Portal</w:t>
      </w:r>
      <w:proofErr w:type="gramEnd"/>
      <w:r>
        <w:t>’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384" w:name="_Hlk139367522"/>
      <w:r>
        <w:t>node1.domain.com</w:t>
      </w:r>
      <w:bookmarkEnd w:id="384"/>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89"/>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4"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225"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246"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289"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346"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367"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368"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7F67E4" w15:done="0"/>
  <w15:commentEx w15:paraId="21FE0783" w15:done="0"/>
  <w15:commentEx w15:paraId="08DFA14C" w15:done="0"/>
  <w15:commentEx w15:paraId="35DC2BD7" w15:done="0"/>
  <w15:commentEx w15:paraId="08AD65FA" w15:done="0"/>
  <w15:commentEx w15:paraId="3912133A" w15:done="0"/>
  <w15:commentEx w15:paraId="05786447" w15:paraIdParent="39121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D23C" w16cex:dateUtc="2023-08-14T14:55:00Z"/>
  <w16cex:commentExtensible w16cex:durableId="282088C2" w16cex:dateUtc="2023-05-30T13:37:00Z"/>
  <w16cex:commentExtensible w16cex:durableId="284E6816" w16cex:dateUtc="2023-07-04T08:42:00Z"/>
  <w16cex:commentExtensible w16cex:durableId="284D2131" w16cex:dateUtc="2023-07-03T09:28:00Z"/>
  <w16cex:commentExtensible w16cex:durableId="284D21F1" w16cex:dateUtc="2023-07-03T09:31:00Z"/>
  <w16cex:commentExtensible w16cex:durableId="27C2C60F" w16cex:dateUtc="2023-03-20T11:46:00Z"/>
  <w16cex:commentExtensible w16cex:durableId="27C559B8" w16cex:dateUtc="2023-03-22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F67E4" w16cid:durableId="2884D23C"/>
  <w16cid:commentId w16cid:paraId="21FE0783" w16cid:durableId="282088C2"/>
  <w16cid:commentId w16cid:paraId="08DFA14C" w16cid:durableId="284E6816"/>
  <w16cid:commentId w16cid:paraId="35DC2BD7" w16cid:durableId="284D2131"/>
  <w16cid:commentId w16cid:paraId="08AD65FA" w16cid:durableId="284D21F1"/>
  <w16cid:commentId w16cid:paraId="3912133A" w16cid:durableId="27C2C60F"/>
  <w16cid:commentId w16cid:paraId="05786447" w16cid:durableId="27C55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8BE11" w14:textId="77777777" w:rsidR="000656F0" w:rsidRDefault="000656F0" w:rsidP="00A77EE2">
      <w:pPr>
        <w:spacing w:after="0" w:line="240" w:lineRule="auto"/>
      </w:pPr>
      <w:r>
        <w:separator/>
      </w:r>
    </w:p>
  </w:endnote>
  <w:endnote w:type="continuationSeparator" w:id="0">
    <w:p w14:paraId="455449BA" w14:textId="77777777" w:rsidR="000656F0" w:rsidRDefault="000656F0" w:rsidP="00A77EE2">
      <w:pPr>
        <w:spacing w:after="0" w:line="240" w:lineRule="auto"/>
      </w:pPr>
      <w:r>
        <w:continuationSeparator/>
      </w:r>
    </w:p>
  </w:endnote>
  <w:endnote w:type="continuationNotice" w:id="1">
    <w:p w14:paraId="26391F41" w14:textId="77777777" w:rsidR="000656F0" w:rsidRDefault="000656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9A435" w14:textId="77777777" w:rsidR="000656F0" w:rsidRDefault="000656F0" w:rsidP="00A77EE2">
      <w:pPr>
        <w:spacing w:after="0" w:line="240" w:lineRule="auto"/>
      </w:pPr>
      <w:r>
        <w:separator/>
      </w:r>
    </w:p>
  </w:footnote>
  <w:footnote w:type="continuationSeparator" w:id="0">
    <w:p w14:paraId="78BEFAB9" w14:textId="77777777" w:rsidR="000656F0" w:rsidRDefault="000656F0" w:rsidP="00A77EE2">
      <w:pPr>
        <w:spacing w:after="0" w:line="240" w:lineRule="auto"/>
      </w:pPr>
      <w:r>
        <w:continuationSeparator/>
      </w:r>
    </w:p>
  </w:footnote>
  <w:footnote w:type="continuationNotice" w:id="1">
    <w:p w14:paraId="582F7DE3" w14:textId="77777777" w:rsidR="000656F0" w:rsidRDefault="000656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884918379" name="Picture 8849183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38056371" name="Picture 138056371"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2094376583" name="Picture 20943765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1607067069" name="Picture 16070670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746379624" name="Picture 7463796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728244943" name="Picture 7282449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21185003" name="Picture 172118500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uis Preaux">
    <w15:presenceInfo w15:providerId="AD" w15:userId="S::louis.preaux@wearecortex.com::fe8f57ca-9ed8-4958-bb7d-3f2d36dec693"/>
  </w15:person>
  <w15:person w15:author="Joe Lees">
    <w15:presenceInfo w15:providerId="AD" w15:userId="S::joe.lees@wearecortex.com::6f6ce6a8-b06a-43fe-9d28-9db738f4bc93"/>
  </w15:person>
  <w15:person w15:author="Joe Lees [2]">
    <w15:presenceInfo w15:providerId="AD" w15:userId="S::joe.lees@cortex.co.uk::6f6ce6a8-b06a-43fe-9d28-9db738f4bc93"/>
  </w15:person>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3005F"/>
    <w:rsid w:val="00032B8B"/>
    <w:rsid w:val="00035B61"/>
    <w:rsid w:val="000422B7"/>
    <w:rsid w:val="00060CAB"/>
    <w:rsid w:val="000656F0"/>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B1625"/>
    <w:rsid w:val="003C300E"/>
    <w:rsid w:val="003D7E47"/>
    <w:rsid w:val="003E216D"/>
    <w:rsid w:val="004050E2"/>
    <w:rsid w:val="00405E23"/>
    <w:rsid w:val="00416DE2"/>
    <w:rsid w:val="0042557E"/>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5479"/>
    <w:rsid w:val="00556C0F"/>
    <w:rsid w:val="00561A3C"/>
    <w:rsid w:val="00563FD3"/>
    <w:rsid w:val="00564F2A"/>
    <w:rsid w:val="005737F2"/>
    <w:rsid w:val="00585E1C"/>
    <w:rsid w:val="005B0FEF"/>
    <w:rsid w:val="005B20FB"/>
    <w:rsid w:val="005B2368"/>
    <w:rsid w:val="005B24A9"/>
    <w:rsid w:val="005B40D2"/>
    <w:rsid w:val="005B53E2"/>
    <w:rsid w:val="005C1822"/>
    <w:rsid w:val="006146F4"/>
    <w:rsid w:val="006200B6"/>
    <w:rsid w:val="0062718F"/>
    <w:rsid w:val="00635BA4"/>
    <w:rsid w:val="00656E75"/>
    <w:rsid w:val="00684433"/>
    <w:rsid w:val="00693BF4"/>
    <w:rsid w:val="006A229F"/>
    <w:rsid w:val="006A2BEB"/>
    <w:rsid w:val="006A470C"/>
    <w:rsid w:val="006B4510"/>
    <w:rsid w:val="006B60FE"/>
    <w:rsid w:val="006C1586"/>
    <w:rsid w:val="006D2D60"/>
    <w:rsid w:val="006D64EE"/>
    <w:rsid w:val="006E491B"/>
    <w:rsid w:val="006E60FF"/>
    <w:rsid w:val="00700EF6"/>
    <w:rsid w:val="00700F10"/>
    <w:rsid w:val="007141A3"/>
    <w:rsid w:val="00716388"/>
    <w:rsid w:val="00755B30"/>
    <w:rsid w:val="00764924"/>
    <w:rsid w:val="00770E96"/>
    <w:rsid w:val="0079539F"/>
    <w:rsid w:val="007A4CEF"/>
    <w:rsid w:val="007C6F2E"/>
    <w:rsid w:val="007D0EFC"/>
    <w:rsid w:val="007F0201"/>
    <w:rsid w:val="0081519D"/>
    <w:rsid w:val="008353FC"/>
    <w:rsid w:val="00852F6C"/>
    <w:rsid w:val="00855B0A"/>
    <w:rsid w:val="0085702A"/>
    <w:rsid w:val="00894F44"/>
    <w:rsid w:val="008A14CB"/>
    <w:rsid w:val="008B796F"/>
    <w:rsid w:val="008C7F80"/>
    <w:rsid w:val="008D141B"/>
    <w:rsid w:val="008F381F"/>
    <w:rsid w:val="008F666D"/>
    <w:rsid w:val="009031FE"/>
    <w:rsid w:val="00907523"/>
    <w:rsid w:val="00933B37"/>
    <w:rsid w:val="00937894"/>
    <w:rsid w:val="00961180"/>
    <w:rsid w:val="0096607E"/>
    <w:rsid w:val="00973F0F"/>
    <w:rsid w:val="0099754D"/>
    <w:rsid w:val="009D3C0D"/>
    <w:rsid w:val="009D3D33"/>
    <w:rsid w:val="009D661B"/>
    <w:rsid w:val="009E09E7"/>
    <w:rsid w:val="00A032B0"/>
    <w:rsid w:val="00A151FA"/>
    <w:rsid w:val="00A22789"/>
    <w:rsid w:val="00A313B2"/>
    <w:rsid w:val="00A51887"/>
    <w:rsid w:val="00A77EE2"/>
    <w:rsid w:val="00A91BEB"/>
    <w:rsid w:val="00A97A34"/>
    <w:rsid w:val="00AA2967"/>
    <w:rsid w:val="00AA2BD0"/>
    <w:rsid w:val="00AB1405"/>
    <w:rsid w:val="00AB1616"/>
    <w:rsid w:val="00AC547F"/>
    <w:rsid w:val="00AD160A"/>
    <w:rsid w:val="00AE19E5"/>
    <w:rsid w:val="00AE21A0"/>
    <w:rsid w:val="00AE2517"/>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D0CC5"/>
    <w:rsid w:val="00BD170D"/>
    <w:rsid w:val="00BD53A1"/>
    <w:rsid w:val="00C01831"/>
    <w:rsid w:val="00C119AF"/>
    <w:rsid w:val="00C158E3"/>
    <w:rsid w:val="00C507C2"/>
    <w:rsid w:val="00C77365"/>
    <w:rsid w:val="00C86CD8"/>
    <w:rsid w:val="00CB2C9D"/>
    <w:rsid w:val="00CB3C6B"/>
    <w:rsid w:val="00CB6B4E"/>
    <w:rsid w:val="00CC7416"/>
    <w:rsid w:val="00CE457D"/>
    <w:rsid w:val="00D0214E"/>
    <w:rsid w:val="00D022AE"/>
    <w:rsid w:val="00D143BC"/>
    <w:rsid w:val="00D23693"/>
    <w:rsid w:val="00D30C72"/>
    <w:rsid w:val="00D405F0"/>
    <w:rsid w:val="00D5469B"/>
    <w:rsid w:val="00D55CF8"/>
    <w:rsid w:val="00D57FF2"/>
    <w:rsid w:val="00D6005B"/>
    <w:rsid w:val="00D80FF0"/>
    <w:rsid w:val="00D901A7"/>
    <w:rsid w:val="00D903F3"/>
    <w:rsid w:val="00DC5E44"/>
    <w:rsid w:val="00DD36D2"/>
    <w:rsid w:val="00DE567A"/>
    <w:rsid w:val="00E02808"/>
    <w:rsid w:val="00E03542"/>
    <w:rsid w:val="00E3381C"/>
    <w:rsid w:val="00E41259"/>
    <w:rsid w:val="00E47D23"/>
    <w:rsid w:val="00E62C8C"/>
    <w:rsid w:val="00E73FA5"/>
    <w:rsid w:val="00E81E74"/>
    <w:rsid w:val="00E94320"/>
    <w:rsid w:val="00EA2446"/>
    <w:rsid w:val="00EC2297"/>
    <w:rsid w:val="00EC3FBC"/>
    <w:rsid w:val="00ED24E8"/>
    <w:rsid w:val="00EE4786"/>
    <w:rsid w:val="00EE76FC"/>
    <w:rsid w:val="00EF15C1"/>
    <w:rsid w:val="00EF668F"/>
    <w:rsid w:val="00F051C9"/>
    <w:rsid w:val="00F11EB1"/>
    <w:rsid w:val="00F32EFC"/>
    <w:rsid w:val="00F364E9"/>
    <w:rsid w:val="00F41DA7"/>
    <w:rsid w:val="00F4326D"/>
    <w:rsid w:val="00F67C00"/>
    <w:rsid w:val="00F7397E"/>
    <w:rsid w:val="00F829FC"/>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4.xml"/><Relationship Id="rId37" Type="http://schemas.openxmlformats.org/officeDocument/2006/relationships/image" Target="media/image16.png"/><Relationship Id="rId40" Type="http://schemas.openxmlformats.org/officeDocument/2006/relationships/image" Target="media/image19.png"/><Relationship Id="rId45"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 Id="rId35" Type="http://schemas.openxmlformats.org/officeDocument/2006/relationships/footer" Target="footer4.xml"/><Relationship Id="rId43"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footer" Target="footer3.xml"/><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5.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2936</TotalTime>
  <Pages>46</Pages>
  <Words>8543</Words>
  <Characters>41694</Characters>
  <Application>Microsoft Office Word</Application>
  <DocSecurity>0</DocSecurity>
  <Lines>1302</Lines>
  <Paragraphs>761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49476</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73</cp:revision>
  <cp:lastPrinted>2023-11-15T11:25:00Z</cp:lastPrinted>
  <dcterms:created xsi:type="dcterms:W3CDTF">2023-08-14T14:40:00Z</dcterms:created>
  <dcterms:modified xsi:type="dcterms:W3CDTF">2024-02-01T09:18:00Z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2024.1</vt:lpwstr>
  </property>
</Properties>
</file>