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3BBB" w14:textId="77777777" w:rsidR="00CB2C9D" w:rsidRDefault="007A4CEF">
      <w:bookmarkStart w:id="0" w:name="_Hlk181274002"/>
      <w:r>
        <w:rPr>
          <w:noProof/>
        </w:rPr>
        <w:drawing>
          <wp:anchor distT="0" distB="0" distL="114300" distR="114300" simplePos="0" relativeHeight="251658241" behindDoc="1" locked="0" layoutInCell="1" allowOverlap="1" wp14:anchorId="3F32A6FB" wp14:editId="6DCB4D13">
            <wp:simplePos x="0" y="0"/>
            <wp:positionH relativeFrom="page">
              <wp:posOffset>-7620</wp:posOffset>
            </wp:positionH>
            <wp:positionV relativeFrom="paragraph">
              <wp:posOffset>-950595</wp:posOffset>
            </wp:positionV>
            <wp:extent cx="7563600" cy="10692000"/>
            <wp:effectExtent l="0" t="0" r="0" b="0"/>
            <wp:wrapNone/>
            <wp:docPr id="1" name="Picture 1" descr="A blue and grey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grey circl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63600" cy="10692000"/>
                    </a:xfrm>
                    <a:prstGeom prst="rect">
                      <a:avLst/>
                    </a:prstGeom>
                  </pic:spPr>
                </pic:pic>
              </a:graphicData>
            </a:graphic>
            <wp14:sizeRelH relativeFrom="page">
              <wp14:pctWidth>0</wp14:pctWidth>
            </wp14:sizeRelH>
            <wp14:sizeRelV relativeFrom="page">
              <wp14:pctHeight>0</wp14:pctHeight>
            </wp14:sizeRelV>
          </wp:anchor>
        </w:drawing>
      </w:r>
      <w:r w:rsidR="00454DE4">
        <w:rPr>
          <w:noProof/>
        </w:rPr>
        <mc:AlternateContent>
          <mc:Choice Requires="wps">
            <w:drawing>
              <wp:anchor distT="0" distB="0" distL="114300" distR="114300" simplePos="0" relativeHeight="251658240" behindDoc="0" locked="0" layoutInCell="1" allowOverlap="1" wp14:anchorId="55E999AA" wp14:editId="7DB8E6CC">
                <wp:simplePos x="0" y="0"/>
                <wp:positionH relativeFrom="margin">
                  <wp:align>right</wp:align>
                </wp:positionH>
                <wp:positionV relativeFrom="page">
                  <wp:posOffset>6927215</wp:posOffset>
                </wp:positionV>
                <wp:extent cx="5742000" cy="1076325"/>
                <wp:effectExtent l="0" t="0" r="0" b="0"/>
                <wp:wrapNone/>
                <wp:docPr id="2" name="Text Box 2"/>
                <wp:cNvGraphicFramePr/>
                <a:graphic xmlns:a="http://schemas.openxmlformats.org/drawingml/2006/main">
                  <a:graphicData uri="http://schemas.microsoft.com/office/word/2010/wordprocessingShape">
                    <wps:wsp>
                      <wps:cNvSpPr txBox="1"/>
                      <wps:spPr>
                        <a:xfrm>
                          <a:off x="0" y="0"/>
                          <a:ext cx="5742000" cy="1076325"/>
                        </a:xfrm>
                        <a:prstGeom prst="rect">
                          <a:avLst/>
                        </a:prstGeom>
                        <a:noFill/>
                        <a:ln w="6350">
                          <a:noFill/>
                        </a:ln>
                      </wps:spPr>
                      <wps:txbx>
                        <w:txbxContent>
                          <w:p w14:paraId="2260E55F" w14:textId="0A5AD042" w:rsidR="00356853" w:rsidRPr="00356853" w:rsidRDefault="00700EF6" w:rsidP="00356853">
                            <w:pPr>
                              <w:pStyle w:val="Title"/>
                            </w:pPr>
                            <w:r>
                              <w:t>CORTEX Interaction Portal</w:t>
                            </w:r>
                            <w:r w:rsidR="00356853" w:rsidRPr="00356853">
                              <w:br/>
                            </w:r>
                            <w:r>
                              <w:rPr>
                                <w:rStyle w:val="SubtitleChar"/>
                              </w:rPr>
                              <w:t>Deployment Guide</w:t>
                            </w:r>
                            <w:r w:rsidR="00356853" w:rsidRPr="00356853">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E999AA" id="_x0000_t202" coordsize="21600,21600" o:spt="202" path="m,l,21600r21600,l21600,xe">
                <v:stroke joinstyle="miter"/>
                <v:path gradientshapeok="t" o:connecttype="rect"/>
              </v:shapetype>
              <v:shape id="Text Box 2" o:spid="_x0000_s1026" type="#_x0000_t202" style="position:absolute;margin-left:400.95pt;margin-top:545.45pt;width:452.15pt;height:84.7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" filled="f" stroked="f" strokeweight=".5pt">
                <v:textbox>
                  <w:txbxContent>
                    <w:p w14:paraId="2260E55F" w14:textId="0A5AD042" w:rsidR="00356853" w:rsidRPr="00356853" w:rsidRDefault="00700EF6" w:rsidP="00356853">
                      <w:pPr>
                        <w:pStyle w:val="Title"/>
                      </w:pPr>
                      <w:r>
                        <w:t>CORTEX Interaction Portal</w:t>
                      </w:r>
                      <w:r w:rsidR="00356853" w:rsidRPr="00356853">
                        <w:br/>
                      </w:r>
                      <w:r>
                        <w:rPr>
                          <w:rStyle w:val="SubtitleChar"/>
                        </w:rPr>
                        <w:t>Deployment Guide</w:t>
                      </w:r>
                      <w:r w:rsidR="00356853" w:rsidRPr="00356853">
                        <w:t xml:space="preserve"> </w:t>
                      </w:r>
                    </w:p>
                  </w:txbxContent>
                </v:textbox>
                <w10:wrap anchorx="margin" anchory="page"/>
              </v:shape>
            </w:pict>
          </mc:Fallback>
        </mc:AlternateContent>
      </w:r>
      <w:r w:rsidR="00CB2C9D">
        <w:br w:type="page"/>
      </w:r>
    </w:p>
    <w:bookmarkStart w:id="1" w:name="_Toc130977178" w:displacedByCustomXml="next"/>
    <w:sdt>
      <w:sdtPr>
        <w:rPr>
          <w:rFonts w:asciiTheme="minorHAnsi" w:eastAsiaTheme="minorHAnsi" w:hAnsiTheme="minorHAnsi" w:cstheme="minorBidi"/>
          <w:b w:val="0"/>
          <w:color w:val="auto"/>
          <w:sz w:val="20"/>
          <w:szCs w:val="22"/>
        </w:rPr>
        <w:id w:val="-1193069657"/>
        <w:docPartObj>
          <w:docPartGallery w:val="Table of Contents"/>
          <w:docPartUnique/>
        </w:docPartObj>
      </w:sdtPr>
      <w:sdtEndPr>
        <w:rPr>
          <w:rFonts w:ascii="Poppins" w:hAnsi="Poppins"/>
          <w:bCs/>
          <w:noProof/>
        </w:rPr>
      </w:sdtEndPr>
      <w:sdtContent>
        <w:p w14:paraId="4F456F4A" w14:textId="77777777" w:rsidR="00FA4596" w:rsidRPr="004406BF" w:rsidRDefault="00FA4596" w:rsidP="00BA1453">
          <w:pPr>
            <w:pStyle w:val="TOCHeading"/>
            <w:rPr>
              <w:rStyle w:val="Heading2Char"/>
              <w:b/>
              <w:bCs/>
            </w:rPr>
          </w:pPr>
          <w:r w:rsidRPr="005B2368">
            <w:rPr>
              <w:rStyle w:val="Heading2Char"/>
              <w:b/>
              <w:sz w:val="48"/>
              <w:szCs w:val="32"/>
            </w:rPr>
            <w:t>Contents</w:t>
          </w:r>
        </w:p>
        <w:p w14:paraId="3DF9CC5D" w14:textId="054FAD8D" w:rsidR="008A0530" w:rsidRDefault="006A2BEB">
          <w:pPr>
            <w:pStyle w:val="TOC1"/>
            <w:tabs>
              <w:tab w:val="right" w:leader="dot" w:pos="10456"/>
            </w:tabs>
            <w:rPr>
              <w:ins w:id="2" w:author="Sebastian Rudawski" w:date="2026-04-08T11:48:00Z" w16du:dateUtc="2026-04-08T10:48:00Z"/>
              <w:rFonts w:asciiTheme="minorHAnsi" w:eastAsiaTheme="minorEastAsia" w:hAnsiTheme="minorHAnsi"/>
              <w:noProof/>
              <w:kern w:val="2"/>
              <w:sz w:val="24"/>
              <w:szCs w:val="24"/>
              <w:lang w:eastAsia="en-GB"/>
              <w14:ligatures w14:val="standardContextual"/>
            </w:rPr>
          </w:pPr>
          <w:r>
            <w:fldChar w:fldCharType="begin"/>
          </w:r>
          <w:r>
            <w:instrText xml:space="preserve"> TOC \o "1-2" \h \z \u </w:instrText>
          </w:r>
          <w:r>
            <w:fldChar w:fldCharType="separate"/>
          </w:r>
          <w:ins w:id="3" w:author="Sebastian Rudawski" w:date="2026-04-08T11:48:00Z" w16du:dateUtc="2026-04-08T10:48:00Z">
            <w:r w:rsidR="008A0530" w:rsidRPr="00A87648">
              <w:rPr>
                <w:rStyle w:val="Hyperlink"/>
                <w:noProof/>
              </w:rPr>
              <w:fldChar w:fldCharType="begin"/>
            </w:r>
            <w:r w:rsidR="008A0530" w:rsidRPr="00A87648">
              <w:rPr>
                <w:rStyle w:val="Hyperlink"/>
                <w:noProof/>
              </w:rPr>
              <w:instrText xml:space="preserve"> </w:instrText>
            </w:r>
            <w:r w:rsidR="008A0530">
              <w:rPr>
                <w:noProof/>
              </w:rPr>
              <w:instrText>HYPERLINK \l "_Toc226541307"</w:instrText>
            </w:r>
            <w:r w:rsidR="008A0530" w:rsidRPr="00A87648">
              <w:rPr>
                <w:rStyle w:val="Hyperlink"/>
                <w:noProof/>
              </w:rPr>
              <w:instrText xml:space="preserve"> </w:instrText>
            </w:r>
            <w:r w:rsidR="008A0530" w:rsidRPr="00A87648">
              <w:rPr>
                <w:rStyle w:val="Hyperlink"/>
                <w:noProof/>
              </w:rPr>
            </w:r>
            <w:r w:rsidR="008A0530" w:rsidRPr="00A87648">
              <w:rPr>
                <w:rStyle w:val="Hyperlink"/>
                <w:noProof/>
              </w:rPr>
              <w:fldChar w:fldCharType="separate"/>
            </w:r>
            <w:r w:rsidR="008A0530" w:rsidRPr="00A87648">
              <w:rPr>
                <w:rStyle w:val="Hyperlink"/>
                <w:noProof/>
              </w:rPr>
              <w:t>1 Introduction</w:t>
            </w:r>
            <w:r w:rsidR="008A0530">
              <w:rPr>
                <w:noProof/>
                <w:webHidden/>
              </w:rPr>
              <w:tab/>
            </w:r>
            <w:r w:rsidR="008A0530">
              <w:rPr>
                <w:noProof/>
                <w:webHidden/>
              </w:rPr>
              <w:fldChar w:fldCharType="begin"/>
            </w:r>
            <w:r w:rsidR="008A0530">
              <w:rPr>
                <w:noProof/>
                <w:webHidden/>
              </w:rPr>
              <w:instrText xml:space="preserve"> PAGEREF _Toc226541307 \h </w:instrText>
            </w:r>
            <w:r w:rsidR="008A0530">
              <w:rPr>
                <w:noProof/>
                <w:webHidden/>
              </w:rPr>
            </w:r>
            <w:r w:rsidR="008A0530">
              <w:rPr>
                <w:noProof/>
                <w:webHidden/>
              </w:rPr>
              <w:fldChar w:fldCharType="separate"/>
            </w:r>
            <w:r w:rsidR="008A0530">
              <w:rPr>
                <w:noProof/>
                <w:webHidden/>
              </w:rPr>
              <w:t>5</w:t>
            </w:r>
            <w:r w:rsidR="008A0530">
              <w:rPr>
                <w:noProof/>
                <w:webHidden/>
              </w:rPr>
              <w:fldChar w:fldCharType="end"/>
            </w:r>
            <w:r w:rsidR="008A0530" w:rsidRPr="00A87648">
              <w:rPr>
                <w:rStyle w:val="Hyperlink"/>
                <w:noProof/>
              </w:rPr>
              <w:fldChar w:fldCharType="end"/>
            </w:r>
          </w:ins>
        </w:p>
        <w:p w14:paraId="3321D451" w14:textId="0CA783E9" w:rsidR="008A0530" w:rsidRDefault="008A0530">
          <w:pPr>
            <w:pStyle w:val="TOC2"/>
            <w:tabs>
              <w:tab w:val="right" w:leader="dot" w:pos="10456"/>
            </w:tabs>
            <w:rPr>
              <w:ins w:id="4" w:author="Sebastian Rudawski" w:date="2026-04-08T11:48:00Z" w16du:dateUtc="2026-04-08T10:48:00Z"/>
              <w:rFonts w:asciiTheme="minorHAnsi" w:eastAsiaTheme="minorEastAsia" w:hAnsiTheme="minorHAnsi"/>
              <w:noProof/>
              <w:kern w:val="2"/>
              <w:sz w:val="24"/>
              <w:szCs w:val="24"/>
              <w:lang w:eastAsia="en-GB"/>
              <w14:ligatures w14:val="standardContextual"/>
            </w:rPr>
          </w:pPr>
          <w:ins w:id="5"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"_Toc226541308"</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1.1 AppGyver Overview</w:t>
            </w:r>
            <w:r>
              <w:rPr>
                <w:noProof/>
                <w:webHidden/>
              </w:rPr>
              <w:tab/>
            </w:r>
            <w:r>
              <w:rPr>
                <w:noProof/>
                <w:webHidden/>
              </w:rPr>
              <w:fldChar w:fldCharType="begin"/>
            </w:r>
            <w:r>
              <w:rPr>
                <w:noProof/>
                <w:webHidden/>
              </w:rPr>
              <w:instrText xml:space="preserve"> PAGEREF _Toc226541308 \h </w:instrText>
            </w:r>
            <w:r>
              <w:rPr>
                <w:noProof/>
                <w:webHidden/>
              </w:rPr>
            </w:r>
            <w:r>
              <w:rPr>
                <w:noProof/>
                <w:webHidden/>
              </w:rPr>
              <w:fldChar w:fldCharType="separate"/>
            </w:r>
            <w:r>
              <w:rPr>
                <w:noProof/>
                <w:webHidden/>
              </w:rPr>
              <w:t>5</w:t>
            </w:r>
            <w:r>
              <w:rPr>
                <w:noProof/>
                <w:webHidden/>
              </w:rPr>
              <w:fldChar w:fldCharType="end"/>
            </w:r>
            <w:r w:rsidRPr="00A87648">
              <w:rPr>
                <w:rStyle w:val="Hyperlink"/>
                <w:noProof/>
              </w:rPr>
              <w:fldChar w:fldCharType="end"/>
            </w:r>
          </w:ins>
        </w:p>
        <w:p w14:paraId="33DAFAAC" w14:textId="65E36E5D" w:rsidR="008A0530" w:rsidRDefault="008A0530">
          <w:pPr>
            <w:pStyle w:val="TOC2"/>
            <w:tabs>
              <w:tab w:val="right" w:leader="dot" w:pos="10456"/>
            </w:tabs>
            <w:rPr>
              <w:ins w:id="6" w:author="Sebastian Rudawski" w:date="2026-04-08T11:48:00Z" w16du:dateUtc="2026-04-08T10:48:00Z"/>
              <w:rFonts w:asciiTheme="minorHAnsi" w:eastAsiaTheme="minorEastAsia" w:hAnsiTheme="minorHAnsi"/>
              <w:noProof/>
              <w:kern w:val="2"/>
              <w:sz w:val="24"/>
              <w:szCs w:val="24"/>
              <w:lang w:eastAsia="en-GB"/>
              <w14:ligatures w14:val="standardContextual"/>
            </w:rPr>
          </w:pPr>
          <w:ins w:id="7"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"_Toc226541309"</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1.2 High-Level Architecture</w:t>
            </w:r>
            <w:r>
              <w:rPr>
                <w:noProof/>
                <w:webHidden/>
              </w:rPr>
              <w:tab/>
            </w:r>
            <w:r>
              <w:rPr>
                <w:noProof/>
                <w:webHidden/>
              </w:rPr>
              <w:fldChar w:fldCharType="begin"/>
            </w:r>
            <w:r>
              <w:rPr>
                <w:noProof/>
                <w:webHidden/>
              </w:rPr>
              <w:instrText xml:space="preserve"> PAGEREF _Toc226541309 \h </w:instrText>
            </w:r>
            <w:r>
              <w:rPr>
                <w:noProof/>
                <w:webHidden/>
              </w:rPr>
            </w:r>
            <w:r>
              <w:rPr>
                <w:noProof/>
                <w:webHidden/>
              </w:rPr>
              <w:fldChar w:fldCharType="separate"/>
            </w:r>
            <w:r>
              <w:rPr>
                <w:noProof/>
                <w:webHidden/>
              </w:rPr>
              <w:t>6</w:t>
            </w:r>
            <w:r>
              <w:rPr>
                <w:noProof/>
                <w:webHidden/>
              </w:rPr>
              <w:fldChar w:fldCharType="end"/>
            </w:r>
            <w:r w:rsidRPr="00A87648">
              <w:rPr>
                <w:rStyle w:val="Hyperlink"/>
                <w:noProof/>
              </w:rPr>
              <w:fldChar w:fldCharType="end"/>
            </w:r>
          </w:ins>
        </w:p>
        <w:p w14:paraId="72CF6AC1" w14:textId="67B6AC35" w:rsidR="008A0530" w:rsidRDefault="008A0530">
          <w:pPr>
            <w:pStyle w:val="TOC1"/>
            <w:tabs>
              <w:tab w:val="right" w:leader="dot" w:pos="10456"/>
            </w:tabs>
            <w:rPr>
              <w:ins w:id="8" w:author="Sebastian Rudawski" w:date="2026-04-08T11:48:00Z" w16du:dateUtc="2026-04-08T10:48:00Z"/>
              <w:rFonts w:asciiTheme="minorHAnsi" w:eastAsiaTheme="minorEastAsia" w:hAnsiTheme="minorHAnsi"/>
              <w:noProof/>
              <w:kern w:val="2"/>
              <w:sz w:val="24"/>
              <w:szCs w:val="24"/>
              <w:lang w:eastAsia="en-GB"/>
              <w14:ligatures w14:val="standardContextual"/>
            </w:rPr>
          </w:pPr>
          <w:ins w:id="9"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"_Toc226541310"</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 Setup and Deployment</w:t>
            </w:r>
            <w:r>
              <w:rPr>
                <w:noProof/>
                <w:webHidden/>
              </w:rPr>
              <w:tab/>
            </w:r>
            <w:r>
              <w:rPr>
                <w:noProof/>
                <w:webHidden/>
              </w:rPr>
              <w:fldChar w:fldCharType="begin"/>
            </w:r>
            <w:r>
              <w:rPr>
                <w:noProof/>
                <w:webHidden/>
              </w:rPr>
              <w:instrText xml:space="preserve"> PAGEREF _Toc226541310 \h </w:instrText>
            </w:r>
            <w:r>
              <w:rPr>
                <w:noProof/>
                <w:webHidden/>
              </w:rPr>
            </w:r>
            <w:r>
              <w:rPr>
                <w:noProof/>
                <w:webHidden/>
              </w:rPr>
              <w:fldChar w:fldCharType="separate"/>
            </w:r>
            <w:r>
              <w:rPr>
                <w:noProof/>
                <w:webHidden/>
              </w:rPr>
              <w:t>11</w:t>
            </w:r>
            <w:r>
              <w:rPr>
                <w:noProof/>
                <w:webHidden/>
              </w:rPr>
              <w:fldChar w:fldCharType="end"/>
            </w:r>
            <w:r w:rsidRPr="00A87648">
              <w:rPr>
                <w:rStyle w:val="Hyperlink"/>
                <w:noProof/>
              </w:rPr>
              <w:fldChar w:fldCharType="end"/>
            </w:r>
          </w:ins>
        </w:p>
        <w:p w14:paraId="1A3F58E4" w14:textId="2BFD3DC8" w:rsidR="008A0530" w:rsidRDefault="008A0530">
          <w:pPr>
            <w:pStyle w:val="TOC2"/>
            <w:tabs>
              <w:tab w:val="right" w:leader="dot" w:pos="10456"/>
            </w:tabs>
            <w:rPr>
              <w:ins w:id="10" w:author="Sebastian Rudawski" w:date="2026-04-08T11:48:00Z" w16du:dateUtc="2026-04-08T10:48:00Z"/>
              <w:rFonts w:asciiTheme="minorHAnsi" w:eastAsiaTheme="minorEastAsia" w:hAnsiTheme="minorHAnsi"/>
              <w:noProof/>
              <w:kern w:val="2"/>
              <w:sz w:val="24"/>
              <w:szCs w:val="24"/>
              <w:lang w:eastAsia="en-GB"/>
              <w14:ligatures w14:val="standardContextual"/>
            </w:rPr>
          </w:pPr>
          <w:ins w:id="11"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"_Toc226541311"</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2.1 Pre-Requisites</w:t>
            </w:r>
            <w:r>
              <w:rPr>
                <w:noProof/>
                <w:webHidden/>
              </w:rPr>
              <w:tab/>
            </w:r>
            <w:r>
              <w:rPr>
                <w:noProof/>
                <w:webHidden/>
              </w:rPr>
              <w:fldChar w:fldCharType="begin"/>
            </w:r>
            <w:r>
              <w:rPr>
                <w:noProof/>
                <w:webHidden/>
              </w:rPr>
              <w:instrText xml:space="preserve"> PAGEREF _Toc226541311 \h </w:instrText>
            </w:r>
            <w:r>
              <w:rPr>
                <w:noProof/>
                <w:webHidden/>
              </w:rPr>
            </w:r>
            <w:r>
              <w:rPr>
                <w:noProof/>
                <w:webHidden/>
              </w:rPr>
              <w:fldChar w:fldCharType="separate"/>
            </w:r>
            <w:r>
              <w:rPr>
                <w:noProof/>
                <w:webHidden/>
              </w:rPr>
              <w:t>11</w:t>
            </w:r>
            <w:r>
              <w:rPr>
                <w:noProof/>
                <w:webHidden/>
              </w:rPr>
              <w:fldChar w:fldCharType="end"/>
            </w:r>
            <w:r w:rsidRPr="00A87648">
              <w:rPr>
                <w:rStyle w:val="Hyperlink"/>
                <w:noProof/>
              </w:rPr>
              <w:fldChar w:fldCharType="end"/>
            </w:r>
          </w:ins>
        </w:p>
        <w:p w14:paraId="0B41D02A" w14:textId="568D1642" w:rsidR="008A0530" w:rsidRDefault="008A0530">
          <w:pPr>
            <w:pStyle w:val="TOC2"/>
            <w:tabs>
              <w:tab w:val="right" w:leader="dot" w:pos="10456"/>
            </w:tabs>
            <w:rPr>
              <w:ins w:id="12" w:author="Sebastian Rudawski" w:date="2026-04-08T11:48:00Z" w16du:dateUtc="2026-04-08T10:48:00Z"/>
              <w:rFonts w:asciiTheme="minorHAnsi" w:eastAsiaTheme="minorEastAsia" w:hAnsiTheme="minorHAnsi"/>
              <w:noProof/>
              <w:kern w:val="2"/>
              <w:sz w:val="24"/>
              <w:szCs w:val="24"/>
              <w:lang w:eastAsia="en-GB"/>
              <w14:ligatures w14:val="standardContextual"/>
            </w:rPr>
          </w:pPr>
          <w:ins w:id="13"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"_Toc226541312"</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2.2 Deployment Package Preparation</w:t>
            </w:r>
            <w:r>
              <w:rPr>
                <w:noProof/>
                <w:webHidden/>
              </w:rPr>
              <w:tab/>
            </w:r>
            <w:r>
              <w:rPr>
                <w:noProof/>
                <w:webHidden/>
              </w:rPr>
              <w:fldChar w:fldCharType="begin"/>
            </w:r>
            <w:r>
              <w:rPr>
                <w:noProof/>
                <w:webHidden/>
              </w:rPr>
              <w:instrText xml:space="preserve"> PAGEREF _Toc226541312 \h </w:instrText>
            </w:r>
            <w:r>
              <w:rPr>
                <w:noProof/>
                <w:webHidden/>
              </w:rPr>
            </w:r>
            <w:r>
              <w:rPr>
                <w:noProof/>
                <w:webHidden/>
              </w:rPr>
              <w:fldChar w:fldCharType="separate"/>
            </w:r>
            <w:r>
              <w:rPr>
                <w:noProof/>
                <w:webHidden/>
              </w:rPr>
              <w:t>11</w:t>
            </w:r>
            <w:r>
              <w:rPr>
                <w:noProof/>
                <w:webHidden/>
              </w:rPr>
              <w:fldChar w:fldCharType="end"/>
            </w:r>
            <w:r w:rsidRPr="00A87648">
              <w:rPr>
                <w:rStyle w:val="Hyperlink"/>
                <w:noProof/>
              </w:rPr>
              <w:fldChar w:fldCharType="end"/>
            </w:r>
          </w:ins>
        </w:p>
        <w:p w14:paraId="76DB8A9C" w14:textId="5B6CC7FE" w:rsidR="008A0530" w:rsidRDefault="008A0530">
          <w:pPr>
            <w:pStyle w:val="TOC2"/>
            <w:tabs>
              <w:tab w:val="right" w:leader="dot" w:pos="10456"/>
            </w:tabs>
            <w:rPr>
              <w:ins w:id="14" w:author="Sebastian Rudawski" w:date="2026-04-08T11:48:00Z" w16du:dateUtc="2026-04-08T10:48:00Z"/>
              <w:rFonts w:asciiTheme="minorHAnsi" w:eastAsiaTheme="minorEastAsia" w:hAnsiTheme="minorHAnsi"/>
              <w:noProof/>
              <w:kern w:val="2"/>
              <w:sz w:val="24"/>
              <w:szCs w:val="24"/>
              <w:lang w:eastAsia="en-GB"/>
              <w14:ligatures w14:val="standardContextual"/>
            </w:rPr>
          </w:pPr>
          <w:ins w:id="15"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"_Toc226541313"</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2.3 AppGyver Account Setup</w:t>
            </w:r>
            <w:r>
              <w:rPr>
                <w:noProof/>
                <w:webHidden/>
              </w:rPr>
              <w:tab/>
            </w:r>
            <w:r>
              <w:rPr>
                <w:noProof/>
                <w:webHidden/>
              </w:rPr>
              <w:fldChar w:fldCharType="begin"/>
            </w:r>
            <w:r>
              <w:rPr>
                <w:noProof/>
                <w:webHidden/>
              </w:rPr>
              <w:instrText xml:space="preserve"> PAGEREF _Toc226541313 \h </w:instrText>
            </w:r>
            <w:r>
              <w:rPr>
                <w:noProof/>
                <w:webHidden/>
              </w:rPr>
            </w:r>
            <w:r>
              <w:rPr>
                <w:noProof/>
                <w:webHidden/>
              </w:rPr>
              <w:fldChar w:fldCharType="separate"/>
            </w:r>
            <w:r>
              <w:rPr>
                <w:noProof/>
                <w:webHidden/>
              </w:rPr>
              <w:t>12</w:t>
            </w:r>
            <w:r>
              <w:rPr>
                <w:noProof/>
                <w:webHidden/>
              </w:rPr>
              <w:fldChar w:fldCharType="end"/>
            </w:r>
            <w:r w:rsidRPr="00A87648">
              <w:rPr>
                <w:rStyle w:val="Hyperlink"/>
                <w:noProof/>
              </w:rPr>
              <w:fldChar w:fldCharType="end"/>
            </w:r>
          </w:ins>
        </w:p>
        <w:p w14:paraId="5F617B14" w14:textId="1CA7DF50" w:rsidR="008A0530" w:rsidRDefault="008A0530">
          <w:pPr>
            <w:pStyle w:val="TOC2"/>
            <w:tabs>
              <w:tab w:val="right" w:leader="dot" w:pos="10456"/>
            </w:tabs>
            <w:rPr>
              <w:ins w:id="16" w:author="Sebastian Rudawski" w:date="2026-04-08T11:48:00Z" w16du:dateUtc="2026-04-08T10:48:00Z"/>
              <w:rFonts w:asciiTheme="minorHAnsi" w:eastAsiaTheme="minorEastAsia" w:hAnsiTheme="minorHAnsi"/>
              <w:noProof/>
              <w:kern w:val="2"/>
              <w:sz w:val="24"/>
              <w:szCs w:val="24"/>
              <w:lang w:eastAsia="en-GB"/>
              <w14:ligatures w14:val="standardContextual"/>
            </w:rPr>
          </w:pPr>
          <w:ins w:id="17"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"_Toc226541314"</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2.4 App Variables Setup</w:t>
            </w:r>
            <w:r>
              <w:rPr>
                <w:noProof/>
                <w:webHidden/>
              </w:rPr>
              <w:tab/>
            </w:r>
            <w:r>
              <w:rPr>
                <w:noProof/>
                <w:webHidden/>
              </w:rPr>
              <w:fldChar w:fldCharType="begin"/>
            </w:r>
            <w:r>
              <w:rPr>
                <w:noProof/>
                <w:webHidden/>
              </w:rPr>
              <w:instrText xml:space="preserve"> PAGEREF _Toc226541314 \h </w:instrText>
            </w:r>
            <w:r>
              <w:rPr>
                <w:noProof/>
                <w:webHidden/>
              </w:rPr>
            </w:r>
            <w:r>
              <w:rPr>
                <w:noProof/>
                <w:webHidden/>
              </w:rPr>
              <w:fldChar w:fldCharType="separate"/>
            </w:r>
            <w:r>
              <w:rPr>
                <w:noProof/>
                <w:webHidden/>
              </w:rPr>
              <w:t>13</w:t>
            </w:r>
            <w:r>
              <w:rPr>
                <w:noProof/>
                <w:webHidden/>
              </w:rPr>
              <w:fldChar w:fldCharType="end"/>
            </w:r>
            <w:r w:rsidRPr="00A87648">
              <w:rPr>
                <w:rStyle w:val="Hyperlink"/>
                <w:noProof/>
              </w:rPr>
              <w:fldChar w:fldCharType="end"/>
            </w:r>
          </w:ins>
        </w:p>
        <w:p w14:paraId="39BBAA93" w14:textId="6E4B7F8F" w:rsidR="008A0530" w:rsidRDefault="008A0530">
          <w:pPr>
            <w:pStyle w:val="TOC2"/>
            <w:tabs>
              <w:tab w:val="right" w:leader="dot" w:pos="10456"/>
            </w:tabs>
            <w:rPr>
              <w:ins w:id="18" w:author="Sebastian Rudawski" w:date="2026-04-08T11:48:00Z" w16du:dateUtc="2026-04-08T10:48:00Z"/>
              <w:rFonts w:asciiTheme="minorHAnsi" w:eastAsiaTheme="minorEastAsia" w:hAnsiTheme="minorHAnsi"/>
              <w:noProof/>
              <w:kern w:val="2"/>
              <w:sz w:val="24"/>
              <w:szCs w:val="24"/>
              <w:lang w:eastAsia="en-GB"/>
              <w14:ligatures w14:val="standardContextual"/>
            </w:rPr>
          </w:pPr>
          <w:ins w:id="19"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"_Toc226541315"</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2.5 Theme Variables</w:t>
            </w:r>
            <w:r>
              <w:rPr>
                <w:noProof/>
                <w:webHidden/>
              </w:rPr>
              <w:tab/>
            </w:r>
            <w:r>
              <w:rPr>
                <w:noProof/>
                <w:webHidden/>
              </w:rPr>
              <w:fldChar w:fldCharType="begin"/>
            </w:r>
            <w:r>
              <w:rPr>
                <w:noProof/>
                <w:webHidden/>
              </w:rPr>
              <w:instrText xml:space="preserve"> PAGEREF _Toc226541315 \h </w:instrText>
            </w:r>
            <w:r>
              <w:rPr>
                <w:noProof/>
                <w:webHidden/>
              </w:rPr>
            </w:r>
            <w:r>
              <w:rPr>
                <w:noProof/>
                <w:webHidden/>
              </w:rPr>
              <w:fldChar w:fldCharType="separate"/>
            </w:r>
            <w:r>
              <w:rPr>
                <w:noProof/>
                <w:webHidden/>
              </w:rPr>
              <w:t>18</w:t>
            </w:r>
            <w:r>
              <w:rPr>
                <w:noProof/>
                <w:webHidden/>
              </w:rPr>
              <w:fldChar w:fldCharType="end"/>
            </w:r>
            <w:r w:rsidRPr="00A87648">
              <w:rPr>
                <w:rStyle w:val="Hyperlink"/>
                <w:noProof/>
              </w:rPr>
              <w:fldChar w:fldCharType="end"/>
            </w:r>
          </w:ins>
        </w:p>
        <w:p w14:paraId="6F8B89FD" w14:textId="29CFD878" w:rsidR="008A0530" w:rsidRDefault="008A0530">
          <w:pPr>
            <w:pStyle w:val="TOC2"/>
            <w:tabs>
              <w:tab w:val="right" w:leader="dot" w:pos="10456"/>
            </w:tabs>
            <w:rPr>
              <w:ins w:id="20" w:author="Sebastian Rudawski" w:date="2026-04-08T11:48:00Z" w16du:dateUtc="2026-04-08T10:48:00Z"/>
              <w:rFonts w:asciiTheme="minorHAnsi" w:eastAsiaTheme="minorEastAsia" w:hAnsiTheme="minorHAnsi"/>
              <w:noProof/>
              <w:kern w:val="2"/>
              <w:sz w:val="24"/>
              <w:szCs w:val="24"/>
              <w:lang w:eastAsia="en-GB"/>
              <w14:ligatures w14:val="standardContextual"/>
            </w:rPr>
          </w:pPr>
          <w:ins w:id="21"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"_Toc226541316"</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2.6 Import CORTEX Flows</w:t>
            </w:r>
            <w:r>
              <w:rPr>
                <w:noProof/>
                <w:webHidden/>
              </w:rPr>
              <w:tab/>
            </w:r>
            <w:r>
              <w:rPr>
                <w:noProof/>
                <w:webHidden/>
              </w:rPr>
              <w:fldChar w:fldCharType="begin"/>
            </w:r>
            <w:r>
              <w:rPr>
                <w:noProof/>
                <w:webHidden/>
              </w:rPr>
              <w:instrText xml:space="preserve"> PAGEREF _Toc226541316 \h </w:instrText>
            </w:r>
            <w:r>
              <w:rPr>
                <w:noProof/>
                <w:webHidden/>
              </w:rPr>
            </w:r>
            <w:r>
              <w:rPr>
                <w:noProof/>
                <w:webHidden/>
              </w:rPr>
              <w:fldChar w:fldCharType="separate"/>
            </w:r>
            <w:r>
              <w:rPr>
                <w:noProof/>
                <w:webHidden/>
              </w:rPr>
              <w:t>19</w:t>
            </w:r>
            <w:r>
              <w:rPr>
                <w:noProof/>
                <w:webHidden/>
              </w:rPr>
              <w:fldChar w:fldCharType="end"/>
            </w:r>
            <w:r w:rsidRPr="00A87648">
              <w:rPr>
                <w:rStyle w:val="Hyperlink"/>
                <w:noProof/>
              </w:rPr>
              <w:fldChar w:fldCharType="end"/>
            </w:r>
          </w:ins>
        </w:p>
        <w:p w14:paraId="57399EC7" w14:textId="747B30D1" w:rsidR="008A0530" w:rsidRDefault="008A0530">
          <w:pPr>
            <w:pStyle w:val="TOC2"/>
            <w:tabs>
              <w:tab w:val="right" w:leader="dot" w:pos="10456"/>
            </w:tabs>
            <w:rPr>
              <w:ins w:id="22" w:author="Sebastian Rudawski" w:date="2026-04-08T11:48:00Z" w16du:dateUtc="2026-04-08T10:48:00Z"/>
              <w:rFonts w:asciiTheme="minorHAnsi" w:eastAsiaTheme="minorEastAsia" w:hAnsiTheme="minorHAnsi"/>
              <w:noProof/>
              <w:kern w:val="2"/>
              <w:sz w:val="24"/>
              <w:szCs w:val="24"/>
              <w:lang w:eastAsia="en-GB"/>
              <w14:ligatures w14:val="standardContextual"/>
            </w:rPr>
          </w:pPr>
          <w:ins w:id="23"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"_Toc226541317"</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2.7 Config Flow Configuration</w:t>
            </w:r>
            <w:r>
              <w:rPr>
                <w:noProof/>
                <w:webHidden/>
              </w:rPr>
              <w:tab/>
            </w:r>
            <w:r>
              <w:rPr>
                <w:noProof/>
                <w:webHidden/>
              </w:rPr>
              <w:fldChar w:fldCharType="begin"/>
            </w:r>
            <w:r>
              <w:rPr>
                <w:noProof/>
                <w:webHidden/>
              </w:rPr>
              <w:instrText xml:space="preserve"> PAGEREF _Toc226541317 \h </w:instrText>
            </w:r>
            <w:r>
              <w:rPr>
                <w:noProof/>
                <w:webHidden/>
              </w:rPr>
            </w:r>
            <w:r>
              <w:rPr>
                <w:noProof/>
                <w:webHidden/>
              </w:rPr>
              <w:fldChar w:fldCharType="separate"/>
            </w:r>
            <w:r>
              <w:rPr>
                <w:noProof/>
                <w:webHidden/>
              </w:rPr>
              <w:t>20</w:t>
            </w:r>
            <w:r>
              <w:rPr>
                <w:noProof/>
                <w:webHidden/>
              </w:rPr>
              <w:fldChar w:fldCharType="end"/>
            </w:r>
            <w:r w:rsidRPr="00A87648">
              <w:rPr>
                <w:rStyle w:val="Hyperlink"/>
                <w:noProof/>
              </w:rPr>
              <w:fldChar w:fldCharType="end"/>
            </w:r>
          </w:ins>
        </w:p>
        <w:p w14:paraId="588D1979" w14:textId="4407AE9A" w:rsidR="008A0530" w:rsidRDefault="008A0530">
          <w:pPr>
            <w:pStyle w:val="TOC2"/>
            <w:tabs>
              <w:tab w:val="right" w:leader="dot" w:pos="10456"/>
            </w:tabs>
            <w:rPr>
              <w:ins w:id="24" w:author="Sebastian Rudawski" w:date="2026-04-08T11:48:00Z" w16du:dateUtc="2026-04-08T10:48:00Z"/>
              <w:rFonts w:asciiTheme="minorHAnsi" w:eastAsiaTheme="minorEastAsia" w:hAnsiTheme="minorHAnsi"/>
              <w:noProof/>
              <w:kern w:val="2"/>
              <w:sz w:val="24"/>
              <w:szCs w:val="24"/>
              <w:lang w:eastAsia="en-GB"/>
              <w14:ligatures w14:val="standardContextual"/>
            </w:rPr>
          </w:pPr>
          <w:ins w:id="25"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"_Toc226541318"</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2.8 Publish CORTEX Flows</w:t>
            </w:r>
            <w:r>
              <w:rPr>
                <w:noProof/>
                <w:webHidden/>
              </w:rPr>
              <w:tab/>
            </w:r>
            <w:r>
              <w:rPr>
                <w:noProof/>
                <w:webHidden/>
              </w:rPr>
              <w:fldChar w:fldCharType="begin"/>
            </w:r>
            <w:r>
              <w:rPr>
                <w:noProof/>
                <w:webHidden/>
              </w:rPr>
              <w:instrText xml:space="preserve"> PAGEREF _Toc226541318 \h </w:instrText>
            </w:r>
            <w:r>
              <w:rPr>
                <w:noProof/>
                <w:webHidden/>
              </w:rPr>
            </w:r>
            <w:r>
              <w:rPr>
                <w:noProof/>
                <w:webHidden/>
              </w:rPr>
              <w:fldChar w:fldCharType="separate"/>
            </w:r>
            <w:r>
              <w:rPr>
                <w:noProof/>
                <w:webHidden/>
              </w:rPr>
              <w:t>24</w:t>
            </w:r>
            <w:r>
              <w:rPr>
                <w:noProof/>
                <w:webHidden/>
              </w:rPr>
              <w:fldChar w:fldCharType="end"/>
            </w:r>
            <w:r w:rsidRPr="00A87648">
              <w:rPr>
                <w:rStyle w:val="Hyperlink"/>
                <w:noProof/>
              </w:rPr>
              <w:fldChar w:fldCharType="end"/>
            </w:r>
          </w:ins>
        </w:p>
        <w:p w14:paraId="3817275A" w14:textId="343CC3AF" w:rsidR="008A0530" w:rsidRDefault="008A0530">
          <w:pPr>
            <w:pStyle w:val="TOC2"/>
            <w:tabs>
              <w:tab w:val="right" w:leader="dot" w:pos="10456"/>
            </w:tabs>
            <w:rPr>
              <w:ins w:id="26" w:author="Sebastian Rudawski" w:date="2026-04-08T11:48:00Z" w16du:dateUtc="2026-04-08T10:48:00Z"/>
              <w:rFonts w:asciiTheme="minorHAnsi" w:eastAsiaTheme="minorEastAsia" w:hAnsiTheme="minorHAnsi"/>
              <w:noProof/>
              <w:kern w:val="2"/>
              <w:sz w:val="24"/>
              <w:szCs w:val="24"/>
              <w:lang w:eastAsia="en-GB"/>
              <w14:ligatures w14:val="standardContextual"/>
            </w:rPr>
          </w:pPr>
          <w:ins w:id="27"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"_Toc226541319"</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2.9 Setup OAuth Published for Flows</w:t>
            </w:r>
            <w:r>
              <w:rPr>
                <w:noProof/>
                <w:webHidden/>
              </w:rPr>
              <w:tab/>
            </w:r>
            <w:r>
              <w:rPr>
                <w:noProof/>
                <w:webHidden/>
              </w:rPr>
              <w:fldChar w:fldCharType="begin"/>
            </w:r>
            <w:r>
              <w:rPr>
                <w:noProof/>
                <w:webHidden/>
              </w:rPr>
              <w:instrText xml:space="preserve"> PAGEREF _Toc226541319 \h </w:instrText>
            </w:r>
            <w:r>
              <w:rPr>
                <w:noProof/>
                <w:webHidden/>
              </w:rPr>
            </w:r>
            <w:r>
              <w:rPr>
                <w:noProof/>
                <w:webHidden/>
              </w:rPr>
              <w:fldChar w:fldCharType="separate"/>
            </w:r>
            <w:r>
              <w:rPr>
                <w:noProof/>
                <w:webHidden/>
              </w:rPr>
              <w:t>24</w:t>
            </w:r>
            <w:r>
              <w:rPr>
                <w:noProof/>
                <w:webHidden/>
              </w:rPr>
              <w:fldChar w:fldCharType="end"/>
            </w:r>
            <w:r w:rsidRPr="00A87648">
              <w:rPr>
                <w:rStyle w:val="Hyperlink"/>
                <w:noProof/>
              </w:rPr>
              <w:fldChar w:fldCharType="end"/>
            </w:r>
          </w:ins>
        </w:p>
        <w:p w14:paraId="6B4D6CDA" w14:textId="1FD88CAF" w:rsidR="008A0530" w:rsidRDefault="008A0530">
          <w:pPr>
            <w:pStyle w:val="TOC2"/>
            <w:tabs>
              <w:tab w:val="right" w:leader="dot" w:pos="10456"/>
            </w:tabs>
            <w:rPr>
              <w:ins w:id="28" w:author="Sebastian Rudawski" w:date="2026-04-08T11:48:00Z" w16du:dateUtc="2026-04-08T10:48:00Z"/>
              <w:rFonts w:asciiTheme="minorHAnsi" w:eastAsiaTheme="minorEastAsia" w:hAnsiTheme="minorHAnsi"/>
              <w:noProof/>
              <w:kern w:val="2"/>
              <w:sz w:val="24"/>
              <w:szCs w:val="24"/>
              <w:lang w:eastAsia="en-GB"/>
              <w14:ligatures w14:val="standardContextual"/>
            </w:rPr>
          </w:pPr>
          <w:ins w:id="29"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"_Toc226541320"</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2.10 Initialise Shared Data (Reliable Collections)</w:t>
            </w:r>
            <w:r>
              <w:rPr>
                <w:noProof/>
                <w:webHidden/>
              </w:rPr>
              <w:tab/>
            </w:r>
            <w:r>
              <w:rPr>
                <w:noProof/>
                <w:webHidden/>
              </w:rPr>
              <w:fldChar w:fldCharType="begin"/>
            </w:r>
            <w:r>
              <w:rPr>
                <w:noProof/>
                <w:webHidden/>
              </w:rPr>
              <w:instrText xml:space="preserve"> PAGEREF _Toc226541320 \h </w:instrText>
            </w:r>
            <w:r>
              <w:rPr>
                <w:noProof/>
                <w:webHidden/>
              </w:rPr>
            </w:r>
            <w:r>
              <w:rPr>
                <w:noProof/>
                <w:webHidden/>
              </w:rPr>
              <w:fldChar w:fldCharType="separate"/>
            </w:r>
            <w:r>
              <w:rPr>
                <w:noProof/>
                <w:webHidden/>
              </w:rPr>
              <w:t>25</w:t>
            </w:r>
            <w:r>
              <w:rPr>
                <w:noProof/>
                <w:webHidden/>
              </w:rPr>
              <w:fldChar w:fldCharType="end"/>
            </w:r>
            <w:r w:rsidRPr="00A87648">
              <w:rPr>
                <w:rStyle w:val="Hyperlink"/>
                <w:noProof/>
              </w:rPr>
              <w:fldChar w:fldCharType="end"/>
            </w:r>
          </w:ins>
        </w:p>
        <w:p w14:paraId="1455DA23" w14:textId="17AB1C64" w:rsidR="008A0530" w:rsidRDefault="008A0530">
          <w:pPr>
            <w:pStyle w:val="TOC2"/>
            <w:tabs>
              <w:tab w:val="right" w:leader="dot" w:pos="10456"/>
            </w:tabs>
            <w:rPr>
              <w:ins w:id="30" w:author="Sebastian Rudawski" w:date="2026-04-08T11:48:00Z" w16du:dateUtc="2026-04-08T10:48:00Z"/>
              <w:rFonts w:asciiTheme="minorHAnsi" w:eastAsiaTheme="minorEastAsia" w:hAnsiTheme="minorHAnsi"/>
              <w:noProof/>
              <w:kern w:val="2"/>
              <w:sz w:val="24"/>
              <w:szCs w:val="24"/>
              <w:lang w:eastAsia="en-GB"/>
              <w14:ligatures w14:val="standardContextual"/>
            </w:rPr>
          </w:pPr>
          <w:ins w:id="31"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"_Toc226541321"</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2.11 Website Deployment</w:t>
            </w:r>
            <w:r>
              <w:rPr>
                <w:noProof/>
                <w:webHidden/>
              </w:rPr>
              <w:tab/>
            </w:r>
            <w:r>
              <w:rPr>
                <w:noProof/>
                <w:webHidden/>
              </w:rPr>
              <w:fldChar w:fldCharType="begin"/>
            </w:r>
            <w:r>
              <w:rPr>
                <w:noProof/>
                <w:webHidden/>
              </w:rPr>
              <w:instrText xml:space="preserve"> PAGEREF _Toc226541321 \h </w:instrText>
            </w:r>
            <w:r>
              <w:rPr>
                <w:noProof/>
                <w:webHidden/>
              </w:rPr>
            </w:r>
            <w:r>
              <w:rPr>
                <w:noProof/>
                <w:webHidden/>
              </w:rPr>
              <w:fldChar w:fldCharType="separate"/>
            </w:r>
            <w:r>
              <w:rPr>
                <w:noProof/>
                <w:webHidden/>
              </w:rPr>
              <w:t>31</w:t>
            </w:r>
            <w:r>
              <w:rPr>
                <w:noProof/>
                <w:webHidden/>
              </w:rPr>
              <w:fldChar w:fldCharType="end"/>
            </w:r>
            <w:r w:rsidRPr="00A87648">
              <w:rPr>
                <w:rStyle w:val="Hyperlink"/>
                <w:noProof/>
              </w:rPr>
              <w:fldChar w:fldCharType="end"/>
            </w:r>
          </w:ins>
        </w:p>
        <w:p w14:paraId="3C9E3CC5" w14:textId="60B4576A" w:rsidR="008A0530" w:rsidRDefault="008A0530">
          <w:pPr>
            <w:pStyle w:val="TOC2"/>
            <w:tabs>
              <w:tab w:val="right" w:leader="dot" w:pos="10456"/>
            </w:tabs>
            <w:rPr>
              <w:ins w:id="32" w:author="Sebastian Rudawski" w:date="2026-04-08T11:48:00Z" w16du:dateUtc="2026-04-08T10:48:00Z"/>
              <w:rFonts w:asciiTheme="minorHAnsi" w:eastAsiaTheme="minorEastAsia" w:hAnsiTheme="minorHAnsi"/>
              <w:noProof/>
              <w:kern w:val="2"/>
              <w:sz w:val="24"/>
              <w:szCs w:val="24"/>
              <w:lang w:eastAsia="en-GB"/>
              <w14:ligatures w14:val="standardContextual"/>
            </w:rPr>
          </w:pPr>
          <w:ins w:id="33"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"_Toc226541322"</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2.12 Web Application Deployment</w:t>
            </w:r>
            <w:r>
              <w:rPr>
                <w:noProof/>
                <w:webHidden/>
              </w:rPr>
              <w:tab/>
            </w:r>
            <w:r>
              <w:rPr>
                <w:noProof/>
                <w:webHidden/>
              </w:rPr>
              <w:fldChar w:fldCharType="begin"/>
            </w:r>
            <w:r>
              <w:rPr>
                <w:noProof/>
                <w:webHidden/>
              </w:rPr>
              <w:instrText xml:space="preserve"> PAGEREF _Toc226541322 \h </w:instrText>
            </w:r>
            <w:r>
              <w:rPr>
                <w:noProof/>
                <w:webHidden/>
              </w:rPr>
            </w:r>
            <w:r>
              <w:rPr>
                <w:noProof/>
                <w:webHidden/>
              </w:rPr>
              <w:fldChar w:fldCharType="separate"/>
            </w:r>
            <w:r>
              <w:rPr>
                <w:noProof/>
                <w:webHidden/>
              </w:rPr>
              <w:t>32</w:t>
            </w:r>
            <w:r>
              <w:rPr>
                <w:noProof/>
                <w:webHidden/>
              </w:rPr>
              <w:fldChar w:fldCharType="end"/>
            </w:r>
            <w:r w:rsidRPr="00A87648">
              <w:rPr>
                <w:rStyle w:val="Hyperlink"/>
                <w:noProof/>
              </w:rPr>
              <w:fldChar w:fldCharType="end"/>
            </w:r>
          </w:ins>
        </w:p>
        <w:p w14:paraId="1D8E130E" w14:textId="3739957B" w:rsidR="008A0530" w:rsidRDefault="008A0530">
          <w:pPr>
            <w:pStyle w:val="TOC2"/>
            <w:tabs>
              <w:tab w:val="right" w:leader="dot" w:pos="10456"/>
            </w:tabs>
            <w:rPr>
              <w:ins w:id="34" w:author="Sebastian Rudawski" w:date="2026-04-08T11:48:00Z" w16du:dateUtc="2026-04-08T10:48:00Z"/>
              <w:rFonts w:asciiTheme="minorHAnsi" w:eastAsiaTheme="minorEastAsia" w:hAnsiTheme="minorHAnsi"/>
              <w:noProof/>
              <w:kern w:val="2"/>
              <w:sz w:val="24"/>
              <w:szCs w:val="24"/>
              <w:lang w:eastAsia="en-GB"/>
              <w14:ligatures w14:val="standardContextual"/>
            </w:rPr>
          </w:pPr>
          <w:ins w:id="35"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"_Toc226541323"</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2.13 Deploy web.config for CORTEX Interaction Portal</w:t>
            </w:r>
            <w:r>
              <w:rPr>
                <w:noProof/>
                <w:webHidden/>
              </w:rPr>
              <w:tab/>
            </w:r>
            <w:r>
              <w:rPr>
                <w:noProof/>
                <w:webHidden/>
              </w:rPr>
              <w:fldChar w:fldCharType="begin"/>
            </w:r>
            <w:r>
              <w:rPr>
                <w:noProof/>
                <w:webHidden/>
              </w:rPr>
              <w:instrText xml:space="preserve"> PAGEREF _Toc226541323 \h </w:instrText>
            </w:r>
            <w:r>
              <w:rPr>
                <w:noProof/>
                <w:webHidden/>
              </w:rPr>
            </w:r>
            <w:r>
              <w:rPr>
                <w:noProof/>
                <w:webHidden/>
              </w:rPr>
              <w:fldChar w:fldCharType="separate"/>
            </w:r>
            <w:r>
              <w:rPr>
                <w:noProof/>
                <w:webHidden/>
              </w:rPr>
              <w:t>33</w:t>
            </w:r>
            <w:r>
              <w:rPr>
                <w:noProof/>
                <w:webHidden/>
              </w:rPr>
              <w:fldChar w:fldCharType="end"/>
            </w:r>
            <w:r w:rsidRPr="00A87648">
              <w:rPr>
                <w:rStyle w:val="Hyperlink"/>
                <w:noProof/>
              </w:rPr>
              <w:fldChar w:fldCharType="end"/>
            </w:r>
          </w:ins>
        </w:p>
        <w:p w14:paraId="6E7DD07B" w14:textId="2567CB2E" w:rsidR="008A0530" w:rsidRDefault="008A0530">
          <w:pPr>
            <w:pStyle w:val="TOC2"/>
            <w:tabs>
              <w:tab w:val="right" w:leader="dot" w:pos="10456"/>
            </w:tabs>
            <w:rPr>
              <w:ins w:id="36" w:author="Sebastian Rudawski" w:date="2026-04-08T11:48:00Z" w16du:dateUtc="2026-04-08T10:48:00Z"/>
              <w:rFonts w:asciiTheme="minorHAnsi" w:eastAsiaTheme="minorEastAsia" w:hAnsiTheme="minorHAnsi"/>
              <w:noProof/>
              <w:kern w:val="2"/>
              <w:sz w:val="24"/>
              <w:szCs w:val="24"/>
              <w:lang w:eastAsia="en-GB"/>
              <w14:ligatures w14:val="standardContextual"/>
            </w:rPr>
          </w:pPr>
          <w:ins w:id="37"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"_Toc226541324"</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2.14 Copy robots.txt file</w:t>
            </w:r>
            <w:r>
              <w:rPr>
                <w:noProof/>
                <w:webHidden/>
              </w:rPr>
              <w:tab/>
            </w:r>
            <w:r>
              <w:rPr>
                <w:noProof/>
                <w:webHidden/>
              </w:rPr>
              <w:fldChar w:fldCharType="begin"/>
            </w:r>
            <w:r>
              <w:rPr>
                <w:noProof/>
                <w:webHidden/>
              </w:rPr>
              <w:instrText xml:space="preserve"> PAGEREF _Toc226541324 \h </w:instrText>
            </w:r>
            <w:r>
              <w:rPr>
                <w:noProof/>
                <w:webHidden/>
              </w:rPr>
            </w:r>
            <w:r>
              <w:rPr>
                <w:noProof/>
                <w:webHidden/>
              </w:rPr>
              <w:fldChar w:fldCharType="separate"/>
            </w:r>
            <w:r>
              <w:rPr>
                <w:noProof/>
                <w:webHidden/>
              </w:rPr>
              <w:t>34</w:t>
            </w:r>
            <w:r>
              <w:rPr>
                <w:noProof/>
                <w:webHidden/>
              </w:rPr>
              <w:fldChar w:fldCharType="end"/>
            </w:r>
            <w:r w:rsidRPr="00A87648">
              <w:rPr>
                <w:rStyle w:val="Hyperlink"/>
                <w:noProof/>
              </w:rPr>
              <w:fldChar w:fldCharType="end"/>
            </w:r>
          </w:ins>
        </w:p>
        <w:p w14:paraId="6BB3FB10" w14:textId="4EC376BD" w:rsidR="008A0530" w:rsidRDefault="008A0530">
          <w:pPr>
            <w:pStyle w:val="TOC2"/>
            <w:tabs>
              <w:tab w:val="right" w:leader="dot" w:pos="10456"/>
            </w:tabs>
            <w:rPr>
              <w:ins w:id="38" w:author="Sebastian Rudawski" w:date="2026-04-08T11:48:00Z" w16du:dateUtc="2026-04-08T10:48:00Z"/>
              <w:rFonts w:asciiTheme="minorHAnsi" w:eastAsiaTheme="minorEastAsia" w:hAnsiTheme="minorHAnsi"/>
              <w:noProof/>
              <w:kern w:val="2"/>
              <w:sz w:val="24"/>
              <w:szCs w:val="24"/>
              <w:lang w:eastAsia="en-GB"/>
              <w14:ligatures w14:val="standardContextual"/>
            </w:rPr>
          </w:pPr>
          <w:ins w:id="39"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"_Toc226541325"</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2.15 Web App Redirect Rule</w:t>
            </w:r>
            <w:r>
              <w:rPr>
                <w:noProof/>
                <w:webHidden/>
              </w:rPr>
              <w:tab/>
            </w:r>
            <w:r>
              <w:rPr>
                <w:noProof/>
                <w:webHidden/>
              </w:rPr>
              <w:fldChar w:fldCharType="begin"/>
            </w:r>
            <w:r>
              <w:rPr>
                <w:noProof/>
                <w:webHidden/>
              </w:rPr>
              <w:instrText xml:space="preserve"> PAGEREF _Toc226541325 \h </w:instrText>
            </w:r>
            <w:r>
              <w:rPr>
                <w:noProof/>
                <w:webHidden/>
              </w:rPr>
            </w:r>
            <w:r>
              <w:rPr>
                <w:noProof/>
                <w:webHidden/>
              </w:rPr>
              <w:fldChar w:fldCharType="separate"/>
            </w:r>
            <w:r>
              <w:rPr>
                <w:noProof/>
                <w:webHidden/>
              </w:rPr>
              <w:t>34</w:t>
            </w:r>
            <w:r>
              <w:rPr>
                <w:noProof/>
                <w:webHidden/>
              </w:rPr>
              <w:fldChar w:fldCharType="end"/>
            </w:r>
            <w:r w:rsidRPr="00A87648">
              <w:rPr>
                <w:rStyle w:val="Hyperlink"/>
                <w:noProof/>
              </w:rPr>
              <w:fldChar w:fldCharType="end"/>
            </w:r>
          </w:ins>
        </w:p>
        <w:p w14:paraId="72B382BB" w14:textId="446C4B18" w:rsidR="008A0530" w:rsidRDefault="008A0530">
          <w:pPr>
            <w:pStyle w:val="TOC2"/>
            <w:tabs>
              <w:tab w:val="right" w:leader="dot" w:pos="10456"/>
            </w:tabs>
            <w:rPr>
              <w:ins w:id="40" w:author="Sebastian Rudawski" w:date="2026-04-08T11:48:00Z" w16du:dateUtc="2026-04-08T10:48:00Z"/>
              <w:rFonts w:asciiTheme="minorHAnsi" w:eastAsiaTheme="minorEastAsia" w:hAnsiTheme="minorHAnsi"/>
              <w:noProof/>
              <w:kern w:val="2"/>
              <w:sz w:val="24"/>
              <w:szCs w:val="24"/>
              <w:lang w:eastAsia="en-GB"/>
              <w14:ligatures w14:val="standardContextual"/>
            </w:rPr>
          </w:pPr>
          <w:ins w:id="41"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"_Toc226541326"</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2.16 CORS Configuration</w:t>
            </w:r>
            <w:r>
              <w:rPr>
                <w:noProof/>
                <w:webHidden/>
              </w:rPr>
              <w:tab/>
            </w:r>
            <w:r>
              <w:rPr>
                <w:noProof/>
                <w:webHidden/>
              </w:rPr>
              <w:fldChar w:fldCharType="begin"/>
            </w:r>
            <w:r>
              <w:rPr>
                <w:noProof/>
                <w:webHidden/>
              </w:rPr>
              <w:instrText xml:space="preserve"> PAGEREF _Toc226541326 \h </w:instrText>
            </w:r>
            <w:r>
              <w:rPr>
                <w:noProof/>
                <w:webHidden/>
              </w:rPr>
            </w:r>
            <w:r>
              <w:rPr>
                <w:noProof/>
                <w:webHidden/>
              </w:rPr>
              <w:fldChar w:fldCharType="separate"/>
            </w:r>
            <w:r>
              <w:rPr>
                <w:noProof/>
                <w:webHidden/>
              </w:rPr>
              <w:t>35</w:t>
            </w:r>
            <w:r>
              <w:rPr>
                <w:noProof/>
                <w:webHidden/>
              </w:rPr>
              <w:fldChar w:fldCharType="end"/>
            </w:r>
            <w:r w:rsidRPr="00A87648">
              <w:rPr>
                <w:rStyle w:val="Hyperlink"/>
                <w:noProof/>
              </w:rPr>
              <w:fldChar w:fldCharType="end"/>
            </w:r>
          </w:ins>
        </w:p>
        <w:p w14:paraId="6BAB2BC1" w14:textId="04BAD21D" w:rsidR="008A0530" w:rsidRDefault="008A0530">
          <w:pPr>
            <w:pStyle w:val="TOC2"/>
            <w:tabs>
              <w:tab w:val="right" w:leader="dot" w:pos="10456"/>
            </w:tabs>
            <w:rPr>
              <w:ins w:id="42" w:author="Sebastian Rudawski" w:date="2026-04-08T11:48:00Z" w16du:dateUtc="2026-04-08T10:48:00Z"/>
              <w:rFonts w:asciiTheme="minorHAnsi" w:eastAsiaTheme="minorEastAsia" w:hAnsiTheme="minorHAnsi"/>
              <w:noProof/>
              <w:kern w:val="2"/>
              <w:sz w:val="24"/>
              <w:szCs w:val="24"/>
              <w:lang w:eastAsia="en-GB"/>
              <w14:ligatures w14:val="standardContextual"/>
            </w:rPr>
          </w:pPr>
          <w:ins w:id="43"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"_Toc226541327"</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2.17 Housekeeping Tasks</w:t>
            </w:r>
            <w:r>
              <w:rPr>
                <w:noProof/>
                <w:webHidden/>
              </w:rPr>
              <w:tab/>
            </w:r>
            <w:r>
              <w:rPr>
                <w:noProof/>
                <w:webHidden/>
              </w:rPr>
              <w:fldChar w:fldCharType="begin"/>
            </w:r>
            <w:r>
              <w:rPr>
                <w:noProof/>
                <w:webHidden/>
              </w:rPr>
              <w:instrText xml:space="preserve"> PAGEREF _Toc226541327 \h </w:instrText>
            </w:r>
            <w:r>
              <w:rPr>
                <w:noProof/>
                <w:webHidden/>
              </w:rPr>
            </w:r>
            <w:r>
              <w:rPr>
                <w:noProof/>
                <w:webHidden/>
              </w:rPr>
              <w:fldChar w:fldCharType="separate"/>
            </w:r>
            <w:r>
              <w:rPr>
                <w:noProof/>
                <w:webHidden/>
              </w:rPr>
              <w:t>36</w:t>
            </w:r>
            <w:r>
              <w:rPr>
                <w:noProof/>
                <w:webHidden/>
              </w:rPr>
              <w:fldChar w:fldCharType="end"/>
            </w:r>
            <w:r w:rsidRPr="00A87648">
              <w:rPr>
                <w:rStyle w:val="Hyperlink"/>
                <w:noProof/>
              </w:rPr>
              <w:fldChar w:fldCharType="end"/>
            </w:r>
          </w:ins>
        </w:p>
        <w:p w14:paraId="20BA73A4" w14:textId="498EA4F6" w:rsidR="008A0530" w:rsidRDefault="008A0530">
          <w:pPr>
            <w:pStyle w:val="TOC1"/>
            <w:tabs>
              <w:tab w:val="right" w:leader="dot" w:pos="10456"/>
            </w:tabs>
            <w:rPr>
              <w:ins w:id="44" w:author="Sebastian Rudawski" w:date="2026-04-08T11:48:00Z" w16du:dateUtc="2026-04-08T10:48:00Z"/>
              <w:rFonts w:asciiTheme="minorHAnsi" w:eastAsiaTheme="minorEastAsia" w:hAnsiTheme="minorHAnsi"/>
              <w:noProof/>
              <w:kern w:val="2"/>
              <w:sz w:val="24"/>
              <w:szCs w:val="24"/>
              <w:lang w:eastAsia="en-GB"/>
              <w14:ligatures w14:val="standardContextual"/>
            </w:rPr>
          </w:pPr>
          <w:ins w:id="45"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"_Toc226541328"</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3 Testing</w:t>
            </w:r>
            <w:r>
              <w:rPr>
                <w:noProof/>
                <w:webHidden/>
              </w:rPr>
              <w:tab/>
            </w:r>
            <w:r>
              <w:rPr>
                <w:noProof/>
                <w:webHidden/>
              </w:rPr>
              <w:fldChar w:fldCharType="begin"/>
            </w:r>
            <w:r>
              <w:rPr>
                <w:noProof/>
                <w:webHidden/>
              </w:rPr>
              <w:instrText xml:space="preserve"> PAGEREF _Toc226541328 \h </w:instrText>
            </w:r>
            <w:r>
              <w:rPr>
                <w:noProof/>
                <w:webHidden/>
              </w:rPr>
            </w:r>
            <w:r>
              <w:rPr>
                <w:noProof/>
                <w:webHidden/>
              </w:rPr>
              <w:fldChar w:fldCharType="separate"/>
            </w:r>
            <w:r>
              <w:rPr>
                <w:noProof/>
                <w:webHidden/>
              </w:rPr>
              <w:t>37</w:t>
            </w:r>
            <w:r>
              <w:rPr>
                <w:noProof/>
                <w:webHidden/>
              </w:rPr>
              <w:fldChar w:fldCharType="end"/>
            </w:r>
            <w:r w:rsidRPr="00A87648">
              <w:rPr>
                <w:rStyle w:val="Hyperlink"/>
                <w:noProof/>
              </w:rPr>
              <w:fldChar w:fldCharType="end"/>
            </w:r>
          </w:ins>
        </w:p>
        <w:p w14:paraId="2BF31D0B" w14:textId="484FEE36" w:rsidR="008A0530" w:rsidRDefault="008A0530">
          <w:pPr>
            <w:pStyle w:val="TOC2"/>
            <w:tabs>
              <w:tab w:val="right" w:leader="dot" w:pos="10456"/>
            </w:tabs>
            <w:rPr>
              <w:ins w:id="46" w:author="Sebastian Rudawski" w:date="2026-04-08T11:48:00Z" w16du:dateUtc="2026-04-08T10:48:00Z"/>
              <w:rFonts w:asciiTheme="minorHAnsi" w:eastAsiaTheme="minorEastAsia" w:hAnsiTheme="minorHAnsi"/>
              <w:noProof/>
              <w:kern w:val="2"/>
              <w:sz w:val="24"/>
              <w:szCs w:val="24"/>
              <w:lang w:eastAsia="en-GB"/>
              <w14:ligatures w14:val="standardContextual"/>
            </w:rPr>
          </w:pPr>
          <w:ins w:id="47"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"_Toc226541329"</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3.1 Testing User Access Management Flows</w:t>
            </w:r>
            <w:r>
              <w:rPr>
                <w:noProof/>
                <w:webHidden/>
              </w:rPr>
              <w:tab/>
            </w:r>
            <w:r>
              <w:rPr>
                <w:noProof/>
                <w:webHidden/>
              </w:rPr>
              <w:fldChar w:fldCharType="begin"/>
            </w:r>
            <w:r>
              <w:rPr>
                <w:noProof/>
                <w:webHidden/>
              </w:rPr>
              <w:instrText xml:space="preserve"> PAGEREF _Toc226541329 \h </w:instrText>
            </w:r>
            <w:r>
              <w:rPr>
                <w:noProof/>
                <w:webHidden/>
              </w:rPr>
            </w:r>
            <w:r>
              <w:rPr>
                <w:noProof/>
                <w:webHidden/>
              </w:rPr>
              <w:fldChar w:fldCharType="separate"/>
            </w:r>
            <w:r>
              <w:rPr>
                <w:noProof/>
                <w:webHidden/>
              </w:rPr>
              <w:t>37</w:t>
            </w:r>
            <w:r>
              <w:rPr>
                <w:noProof/>
                <w:webHidden/>
              </w:rPr>
              <w:fldChar w:fldCharType="end"/>
            </w:r>
            <w:r w:rsidRPr="00A87648">
              <w:rPr>
                <w:rStyle w:val="Hyperlink"/>
                <w:noProof/>
              </w:rPr>
              <w:fldChar w:fldCharType="end"/>
            </w:r>
          </w:ins>
        </w:p>
        <w:p w14:paraId="28ADE6E5" w14:textId="6A1466C2" w:rsidR="008A0530" w:rsidRDefault="008A0530">
          <w:pPr>
            <w:pStyle w:val="TOC2"/>
            <w:tabs>
              <w:tab w:val="right" w:leader="dot" w:pos="10456"/>
            </w:tabs>
            <w:rPr>
              <w:ins w:id="48" w:author="Sebastian Rudawski" w:date="2026-04-08T11:48:00Z" w16du:dateUtc="2026-04-08T10:48:00Z"/>
              <w:rFonts w:asciiTheme="minorHAnsi" w:eastAsiaTheme="minorEastAsia" w:hAnsiTheme="minorHAnsi"/>
              <w:noProof/>
              <w:kern w:val="2"/>
              <w:sz w:val="24"/>
              <w:szCs w:val="24"/>
              <w:lang w:eastAsia="en-GB"/>
              <w14:ligatures w14:val="standardContextual"/>
            </w:rPr>
          </w:pPr>
          <w:ins w:id="49"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"_Toc226541330"</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3.2 Testing the Web Application</w:t>
            </w:r>
            <w:r>
              <w:rPr>
                <w:noProof/>
                <w:webHidden/>
              </w:rPr>
              <w:tab/>
            </w:r>
            <w:r>
              <w:rPr>
                <w:noProof/>
                <w:webHidden/>
              </w:rPr>
              <w:fldChar w:fldCharType="begin"/>
            </w:r>
            <w:r>
              <w:rPr>
                <w:noProof/>
                <w:webHidden/>
              </w:rPr>
              <w:instrText xml:space="preserve"> PAGEREF _Toc226541330 \h </w:instrText>
            </w:r>
            <w:r>
              <w:rPr>
                <w:noProof/>
                <w:webHidden/>
              </w:rPr>
            </w:r>
            <w:r>
              <w:rPr>
                <w:noProof/>
                <w:webHidden/>
              </w:rPr>
              <w:fldChar w:fldCharType="separate"/>
            </w:r>
            <w:r>
              <w:rPr>
                <w:noProof/>
                <w:webHidden/>
              </w:rPr>
              <w:t>40</w:t>
            </w:r>
            <w:r>
              <w:rPr>
                <w:noProof/>
                <w:webHidden/>
              </w:rPr>
              <w:fldChar w:fldCharType="end"/>
            </w:r>
            <w:r w:rsidRPr="00A87648">
              <w:rPr>
                <w:rStyle w:val="Hyperlink"/>
                <w:noProof/>
              </w:rPr>
              <w:fldChar w:fldCharType="end"/>
            </w:r>
          </w:ins>
        </w:p>
        <w:p w14:paraId="327FA600" w14:textId="26FE17F8" w:rsidR="008A0530" w:rsidRDefault="008A0530">
          <w:pPr>
            <w:pStyle w:val="TOC2"/>
            <w:tabs>
              <w:tab w:val="right" w:leader="dot" w:pos="10456"/>
            </w:tabs>
            <w:rPr>
              <w:ins w:id="50" w:author="Sebastian Rudawski" w:date="2026-04-08T11:48:00Z" w16du:dateUtc="2026-04-08T10:48:00Z"/>
              <w:rFonts w:asciiTheme="minorHAnsi" w:eastAsiaTheme="minorEastAsia" w:hAnsiTheme="minorHAnsi"/>
              <w:noProof/>
              <w:kern w:val="2"/>
              <w:sz w:val="24"/>
              <w:szCs w:val="24"/>
              <w:lang w:eastAsia="en-GB"/>
              <w14:ligatures w14:val="standardContextual"/>
            </w:rPr>
          </w:pPr>
          <w:ins w:id="51"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"_Toc226541331"</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3.3 Testing UI-Driven Process (Service Requests)</w:t>
            </w:r>
            <w:r>
              <w:rPr>
                <w:noProof/>
                <w:webHidden/>
              </w:rPr>
              <w:tab/>
            </w:r>
            <w:r>
              <w:rPr>
                <w:noProof/>
                <w:webHidden/>
              </w:rPr>
              <w:fldChar w:fldCharType="begin"/>
            </w:r>
            <w:r>
              <w:rPr>
                <w:noProof/>
                <w:webHidden/>
              </w:rPr>
              <w:instrText xml:space="preserve"> PAGEREF _Toc226541331 \h </w:instrText>
            </w:r>
            <w:r>
              <w:rPr>
                <w:noProof/>
                <w:webHidden/>
              </w:rPr>
            </w:r>
            <w:r>
              <w:rPr>
                <w:noProof/>
                <w:webHidden/>
              </w:rPr>
              <w:fldChar w:fldCharType="separate"/>
            </w:r>
            <w:r>
              <w:rPr>
                <w:noProof/>
                <w:webHidden/>
              </w:rPr>
              <w:t>40</w:t>
            </w:r>
            <w:r>
              <w:rPr>
                <w:noProof/>
                <w:webHidden/>
              </w:rPr>
              <w:fldChar w:fldCharType="end"/>
            </w:r>
            <w:r w:rsidRPr="00A87648">
              <w:rPr>
                <w:rStyle w:val="Hyperlink"/>
                <w:noProof/>
              </w:rPr>
              <w:fldChar w:fldCharType="end"/>
            </w:r>
          </w:ins>
        </w:p>
        <w:p w14:paraId="66101A6D" w14:textId="42F30EE8" w:rsidR="008A0530" w:rsidRDefault="008A0530">
          <w:pPr>
            <w:pStyle w:val="TOC2"/>
            <w:tabs>
              <w:tab w:val="right" w:leader="dot" w:pos="10456"/>
            </w:tabs>
            <w:rPr>
              <w:ins w:id="52" w:author="Sebastian Rudawski" w:date="2026-04-08T11:48:00Z" w16du:dateUtc="2026-04-08T10:48:00Z"/>
              <w:rFonts w:asciiTheme="minorHAnsi" w:eastAsiaTheme="minorEastAsia" w:hAnsiTheme="minorHAnsi"/>
              <w:noProof/>
              <w:kern w:val="2"/>
              <w:sz w:val="24"/>
              <w:szCs w:val="24"/>
              <w:lang w:eastAsia="en-GB"/>
              <w14:ligatures w14:val="standardContextual"/>
            </w:rPr>
          </w:pPr>
          <w:ins w:id="53"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"_Toc226541332"</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3.4 Testing Process-Driven UI (Process Dashboard)</w:t>
            </w:r>
            <w:r>
              <w:rPr>
                <w:noProof/>
                <w:webHidden/>
              </w:rPr>
              <w:tab/>
            </w:r>
            <w:r>
              <w:rPr>
                <w:noProof/>
                <w:webHidden/>
              </w:rPr>
              <w:fldChar w:fldCharType="begin"/>
            </w:r>
            <w:r>
              <w:rPr>
                <w:noProof/>
                <w:webHidden/>
              </w:rPr>
              <w:instrText xml:space="preserve"> PAGEREF _Toc226541332 \h </w:instrText>
            </w:r>
            <w:r>
              <w:rPr>
                <w:noProof/>
                <w:webHidden/>
              </w:rPr>
            </w:r>
            <w:r>
              <w:rPr>
                <w:noProof/>
                <w:webHidden/>
              </w:rPr>
              <w:fldChar w:fldCharType="separate"/>
            </w:r>
            <w:r>
              <w:rPr>
                <w:noProof/>
                <w:webHidden/>
              </w:rPr>
              <w:t>41</w:t>
            </w:r>
            <w:r>
              <w:rPr>
                <w:noProof/>
                <w:webHidden/>
              </w:rPr>
              <w:fldChar w:fldCharType="end"/>
            </w:r>
            <w:r w:rsidRPr="00A87648">
              <w:rPr>
                <w:rStyle w:val="Hyperlink"/>
                <w:noProof/>
              </w:rPr>
              <w:fldChar w:fldCharType="end"/>
            </w:r>
          </w:ins>
        </w:p>
        <w:p w14:paraId="12D2ABEE" w14:textId="0062A1EC" w:rsidR="008A0530" w:rsidRDefault="008A0530">
          <w:pPr>
            <w:pStyle w:val="TOC1"/>
            <w:tabs>
              <w:tab w:val="right" w:leader="dot" w:pos="10456"/>
            </w:tabs>
            <w:rPr>
              <w:ins w:id="54" w:author="Sebastian Rudawski" w:date="2026-04-08T11:48:00Z" w16du:dateUtc="2026-04-08T10:48:00Z"/>
              <w:rFonts w:asciiTheme="minorHAnsi" w:eastAsiaTheme="minorEastAsia" w:hAnsiTheme="minorHAnsi"/>
              <w:noProof/>
              <w:kern w:val="2"/>
              <w:sz w:val="24"/>
              <w:szCs w:val="24"/>
              <w:lang w:eastAsia="en-GB"/>
              <w14:ligatures w14:val="standardContextual"/>
            </w:rPr>
          </w:pPr>
          <w:ins w:id="55"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"_Toc226541333"</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4 Appendix A: Renaming Web App Title</w:t>
            </w:r>
            <w:r>
              <w:rPr>
                <w:noProof/>
                <w:webHidden/>
              </w:rPr>
              <w:tab/>
            </w:r>
            <w:r>
              <w:rPr>
                <w:noProof/>
                <w:webHidden/>
              </w:rPr>
              <w:fldChar w:fldCharType="begin"/>
            </w:r>
            <w:r>
              <w:rPr>
                <w:noProof/>
                <w:webHidden/>
              </w:rPr>
              <w:instrText xml:space="preserve"> PAGEREF _Toc226541333 \h </w:instrText>
            </w:r>
            <w:r>
              <w:rPr>
                <w:noProof/>
                <w:webHidden/>
              </w:rPr>
            </w:r>
            <w:r>
              <w:rPr>
                <w:noProof/>
                <w:webHidden/>
              </w:rPr>
              <w:fldChar w:fldCharType="separate"/>
            </w:r>
            <w:r>
              <w:rPr>
                <w:noProof/>
                <w:webHidden/>
              </w:rPr>
              <w:t>43</w:t>
            </w:r>
            <w:r>
              <w:rPr>
                <w:noProof/>
                <w:webHidden/>
              </w:rPr>
              <w:fldChar w:fldCharType="end"/>
            </w:r>
            <w:r w:rsidRPr="00A87648">
              <w:rPr>
                <w:rStyle w:val="Hyperlink"/>
                <w:noProof/>
              </w:rPr>
              <w:fldChar w:fldCharType="end"/>
            </w:r>
          </w:ins>
        </w:p>
        <w:p w14:paraId="371A8541" w14:textId="5A2818C1" w:rsidR="008A0530" w:rsidRDefault="008A0530">
          <w:pPr>
            <w:pStyle w:val="TOC1"/>
            <w:tabs>
              <w:tab w:val="right" w:leader="dot" w:pos="10456"/>
            </w:tabs>
            <w:rPr>
              <w:ins w:id="56" w:author="Sebastian Rudawski" w:date="2026-04-08T11:48:00Z" w16du:dateUtc="2026-04-08T10:48:00Z"/>
              <w:rFonts w:asciiTheme="minorHAnsi" w:eastAsiaTheme="minorEastAsia" w:hAnsiTheme="minorHAnsi"/>
              <w:noProof/>
              <w:kern w:val="2"/>
              <w:sz w:val="24"/>
              <w:szCs w:val="24"/>
              <w:lang w:eastAsia="en-GB"/>
              <w14:ligatures w14:val="standardContextual"/>
            </w:rPr>
          </w:pPr>
          <w:ins w:id="57"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"_Toc226541334"</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5 Appendix B: Issues with Self Signed Certificates</w:t>
            </w:r>
            <w:r>
              <w:rPr>
                <w:noProof/>
                <w:webHidden/>
              </w:rPr>
              <w:tab/>
            </w:r>
            <w:r>
              <w:rPr>
                <w:noProof/>
                <w:webHidden/>
              </w:rPr>
              <w:fldChar w:fldCharType="begin"/>
            </w:r>
            <w:r>
              <w:rPr>
                <w:noProof/>
                <w:webHidden/>
              </w:rPr>
              <w:instrText xml:space="preserve"> PAGEREF _Toc226541334 \h </w:instrText>
            </w:r>
            <w:r>
              <w:rPr>
                <w:noProof/>
                <w:webHidden/>
              </w:rPr>
            </w:r>
            <w:r>
              <w:rPr>
                <w:noProof/>
                <w:webHidden/>
              </w:rPr>
              <w:fldChar w:fldCharType="separate"/>
            </w:r>
            <w:r>
              <w:rPr>
                <w:noProof/>
                <w:webHidden/>
              </w:rPr>
              <w:t>44</w:t>
            </w:r>
            <w:r>
              <w:rPr>
                <w:noProof/>
                <w:webHidden/>
              </w:rPr>
              <w:fldChar w:fldCharType="end"/>
            </w:r>
            <w:r w:rsidRPr="00A87648">
              <w:rPr>
                <w:rStyle w:val="Hyperlink"/>
                <w:noProof/>
              </w:rPr>
              <w:fldChar w:fldCharType="end"/>
            </w:r>
          </w:ins>
        </w:p>
        <w:p w14:paraId="0F76E682" w14:textId="7A610DB2" w:rsidR="008A0530" w:rsidRDefault="008A0530">
          <w:pPr>
            <w:pStyle w:val="TOC1"/>
            <w:tabs>
              <w:tab w:val="right" w:leader="dot" w:pos="10456"/>
            </w:tabs>
            <w:rPr>
              <w:ins w:id="58" w:author="Sebastian Rudawski" w:date="2026-04-08T11:48:00Z" w16du:dateUtc="2026-04-08T10:48:00Z"/>
              <w:rFonts w:asciiTheme="minorHAnsi" w:eastAsiaTheme="minorEastAsia" w:hAnsiTheme="minorHAnsi"/>
              <w:noProof/>
              <w:kern w:val="2"/>
              <w:sz w:val="24"/>
              <w:szCs w:val="24"/>
              <w:lang w:eastAsia="en-GB"/>
              <w14:ligatures w14:val="standardContextual"/>
            </w:rPr>
          </w:pPr>
          <w:ins w:id="59"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"_Toc226541335"</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6 Appendix C: Load Balancer Configurations</w:t>
            </w:r>
            <w:r>
              <w:rPr>
                <w:noProof/>
                <w:webHidden/>
              </w:rPr>
              <w:tab/>
            </w:r>
            <w:r>
              <w:rPr>
                <w:noProof/>
                <w:webHidden/>
              </w:rPr>
              <w:fldChar w:fldCharType="begin"/>
            </w:r>
            <w:r>
              <w:rPr>
                <w:noProof/>
                <w:webHidden/>
              </w:rPr>
              <w:instrText xml:space="preserve"> PAGEREF _Toc226541335 \h </w:instrText>
            </w:r>
            <w:r>
              <w:rPr>
                <w:noProof/>
                <w:webHidden/>
              </w:rPr>
            </w:r>
            <w:r>
              <w:rPr>
                <w:noProof/>
                <w:webHidden/>
              </w:rPr>
              <w:fldChar w:fldCharType="separate"/>
            </w:r>
            <w:r>
              <w:rPr>
                <w:noProof/>
                <w:webHidden/>
              </w:rPr>
              <w:t>45</w:t>
            </w:r>
            <w:r>
              <w:rPr>
                <w:noProof/>
                <w:webHidden/>
              </w:rPr>
              <w:fldChar w:fldCharType="end"/>
            </w:r>
            <w:r w:rsidRPr="00A87648">
              <w:rPr>
                <w:rStyle w:val="Hyperlink"/>
                <w:noProof/>
              </w:rPr>
              <w:fldChar w:fldCharType="end"/>
            </w:r>
          </w:ins>
        </w:p>
        <w:p w14:paraId="5F75BF2C" w14:textId="48680FF3" w:rsidR="008A0530" w:rsidRDefault="008A0530">
          <w:pPr>
            <w:pStyle w:val="TOC2"/>
            <w:tabs>
              <w:tab w:val="right" w:leader="dot" w:pos="10456"/>
            </w:tabs>
            <w:rPr>
              <w:ins w:id="60" w:author="Sebastian Rudawski" w:date="2026-04-08T11:48:00Z" w16du:dateUtc="2026-04-08T10:48:00Z"/>
              <w:rFonts w:asciiTheme="minorHAnsi" w:eastAsiaTheme="minorEastAsia" w:hAnsiTheme="minorHAnsi"/>
              <w:noProof/>
              <w:kern w:val="2"/>
              <w:sz w:val="24"/>
              <w:szCs w:val="24"/>
              <w:lang w:eastAsia="en-GB"/>
              <w14:ligatures w14:val="standardContextual"/>
            </w:rPr>
          </w:pPr>
          <w:ins w:id="61"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"_Toc226541336"</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6.1 Single-Portal Setup</w:t>
            </w:r>
            <w:r>
              <w:rPr>
                <w:noProof/>
                <w:webHidden/>
              </w:rPr>
              <w:tab/>
            </w:r>
            <w:r>
              <w:rPr>
                <w:noProof/>
                <w:webHidden/>
              </w:rPr>
              <w:fldChar w:fldCharType="begin"/>
            </w:r>
            <w:r>
              <w:rPr>
                <w:noProof/>
                <w:webHidden/>
              </w:rPr>
              <w:instrText xml:space="preserve"> PAGEREF _Toc226541336 \h </w:instrText>
            </w:r>
            <w:r>
              <w:rPr>
                <w:noProof/>
                <w:webHidden/>
              </w:rPr>
            </w:r>
            <w:r>
              <w:rPr>
                <w:noProof/>
                <w:webHidden/>
              </w:rPr>
              <w:fldChar w:fldCharType="separate"/>
            </w:r>
            <w:r>
              <w:rPr>
                <w:noProof/>
                <w:webHidden/>
              </w:rPr>
              <w:t>45</w:t>
            </w:r>
            <w:r>
              <w:rPr>
                <w:noProof/>
                <w:webHidden/>
              </w:rPr>
              <w:fldChar w:fldCharType="end"/>
            </w:r>
            <w:r w:rsidRPr="00A87648">
              <w:rPr>
                <w:rStyle w:val="Hyperlink"/>
                <w:noProof/>
              </w:rPr>
              <w:fldChar w:fldCharType="end"/>
            </w:r>
          </w:ins>
        </w:p>
        <w:p w14:paraId="4333F2CB" w14:textId="29B34D20" w:rsidR="008A0530" w:rsidRDefault="008A0530">
          <w:pPr>
            <w:pStyle w:val="TOC2"/>
            <w:tabs>
              <w:tab w:val="right" w:leader="dot" w:pos="10456"/>
            </w:tabs>
            <w:rPr>
              <w:ins w:id="62" w:author="Sebastian Rudawski" w:date="2026-04-08T11:48:00Z" w16du:dateUtc="2026-04-08T10:48:00Z"/>
              <w:rFonts w:asciiTheme="minorHAnsi" w:eastAsiaTheme="minorEastAsia" w:hAnsiTheme="minorHAnsi"/>
              <w:noProof/>
              <w:kern w:val="2"/>
              <w:sz w:val="24"/>
              <w:szCs w:val="24"/>
              <w:lang w:eastAsia="en-GB"/>
              <w14:ligatures w14:val="standardContextual"/>
            </w:rPr>
          </w:pPr>
          <w:ins w:id="63" w:author="Sebastian Rudawski" w:date="2026-04-08T11:48:00Z" w16du:dateUtc="2026-04-08T10:48:00Z">
            <w:r w:rsidRPr="00A87648">
              <w:rPr>
                <w:rStyle w:val="Hyperlink"/>
                <w:noProof/>
              </w:rPr>
              <w:fldChar w:fldCharType="begin"/>
            </w:r>
            <w:r w:rsidRPr="00A87648">
              <w:rPr>
                <w:rStyle w:val="Hyperlink"/>
                <w:noProof/>
              </w:rPr>
              <w:instrText xml:space="preserve"> </w:instrText>
            </w:r>
            <w:r>
              <w:rPr>
                <w:noProof/>
              </w:rPr>
              <w:instrText>HYPERLINK \l "_Toc226541337"</w:instrText>
            </w:r>
            <w:r w:rsidRPr="00A87648">
              <w:rPr>
                <w:rStyle w:val="Hyperlink"/>
                <w:noProof/>
              </w:rPr>
              <w:instrText xml:space="preserve"> </w:instrText>
            </w:r>
            <w:r w:rsidRPr="00A87648">
              <w:rPr>
                <w:rStyle w:val="Hyperlink"/>
                <w:noProof/>
              </w:rPr>
            </w:r>
            <w:r w:rsidRPr="00A87648">
              <w:rPr>
                <w:rStyle w:val="Hyperlink"/>
                <w:noProof/>
              </w:rPr>
              <w:fldChar w:fldCharType="separate"/>
            </w:r>
            <w:r w:rsidRPr="00A87648">
              <w:rPr>
                <w:rStyle w:val="Hyperlink"/>
                <w:noProof/>
              </w:rPr>
              <w:t>6.2 Multi-Portal Setup</w:t>
            </w:r>
            <w:r>
              <w:rPr>
                <w:noProof/>
                <w:webHidden/>
              </w:rPr>
              <w:tab/>
            </w:r>
            <w:r>
              <w:rPr>
                <w:noProof/>
                <w:webHidden/>
              </w:rPr>
              <w:fldChar w:fldCharType="begin"/>
            </w:r>
            <w:r>
              <w:rPr>
                <w:noProof/>
                <w:webHidden/>
              </w:rPr>
              <w:instrText xml:space="preserve"> PAGEREF _Toc226541337 \h </w:instrText>
            </w:r>
            <w:r>
              <w:rPr>
                <w:noProof/>
                <w:webHidden/>
              </w:rPr>
            </w:r>
            <w:r>
              <w:rPr>
                <w:noProof/>
                <w:webHidden/>
              </w:rPr>
              <w:fldChar w:fldCharType="separate"/>
            </w:r>
            <w:r>
              <w:rPr>
                <w:noProof/>
                <w:webHidden/>
              </w:rPr>
              <w:t>47</w:t>
            </w:r>
            <w:r>
              <w:rPr>
                <w:noProof/>
                <w:webHidden/>
              </w:rPr>
              <w:fldChar w:fldCharType="end"/>
            </w:r>
            <w:r w:rsidRPr="00A87648">
              <w:rPr>
                <w:rStyle w:val="Hyperlink"/>
                <w:noProof/>
              </w:rPr>
              <w:fldChar w:fldCharType="end"/>
            </w:r>
          </w:ins>
        </w:p>
        <w:p w14:paraId="2E5E179E" w14:textId="3AF64098" w:rsidR="00547FE2" w:rsidDel="008A0530" w:rsidRDefault="00547FE2">
          <w:pPr>
            <w:pStyle w:val="TOC1"/>
            <w:tabs>
              <w:tab w:val="right" w:leader="dot" w:pos="10456"/>
            </w:tabs>
            <w:rPr>
              <w:del w:id="64" w:author="Sebastian Rudawski" w:date="2026-04-08T11:48:00Z" w16du:dateUtc="2026-04-08T10:48:00Z"/>
              <w:rFonts w:asciiTheme="minorHAnsi" w:eastAsiaTheme="minorEastAsia" w:hAnsiTheme="minorHAnsi"/>
              <w:noProof/>
              <w:kern w:val="2"/>
              <w:sz w:val="24"/>
              <w:szCs w:val="24"/>
              <w:lang w:eastAsia="en-GB"/>
              <w14:ligatures w14:val="standardContextual"/>
            </w:rPr>
          </w:pPr>
          <w:del w:id="65" w:author="Sebastian Rudawski" w:date="2026-04-08T11:48:00Z" w16du:dateUtc="2026-04-08T10:48:00Z">
            <w:r w:rsidRPr="008A0530" w:rsidDel="008A0530">
              <w:rPr>
                <w:noProof/>
                <w:rPrChange w:id="66" w:author="Sebastian Rudawski" w:date="2026-04-08T11:48:00Z" w16du:dateUtc="2026-04-08T10:48:00Z">
                  <w:rPr>
                    <w:rStyle w:val="Hyperlink"/>
                    <w:noProof/>
                  </w:rPr>
                </w:rPrChange>
              </w:rPr>
              <w:delText>1 Introduction</w:delText>
            </w:r>
            <w:r w:rsidDel="008A0530">
              <w:rPr>
                <w:noProof/>
                <w:webHidden/>
              </w:rPr>
              <w:tab/>
            </w:r>
            <w:r w:rsidR="00B24FA2" w:rsidDel="008A0530">
              <w:rPr>
                <w:noProof/>
                <w:webHidden/>
              </w:rPr>
              <w:delText>4</w:delText>
            </w:r>
          </w:del>
        </w:p>
        <w:p w14:paraId="6ABCCC0E" w14:textId="23FC25BD" w:rsidR="00547FE2" w:rsidDel="008A0530" w:rsidRDefault="00547FE2">
          <w:pPr>
            <w:pStyle w:val="TOC2"/>
            <w:tabs>
              <w:tab w:val="right" w:leader="dot" w:pos="10456"/>
            </w:tabs>
            <w:rPr>
              <w:del w:id="67" w:author="Sebastian Rudawski" w:date="2026-04-08T11:48:00Z" w16du:dateUtc="2026-04-08T10:48:00Z"/>
              <w:rFonts w:asciiTheme="minorHAnsi" w:eastAsiaTheme="minorEastAsia" w:hAnsiTheme="minorHAnsi"/>
              <w:noProof/>
              <w:kern w:val="2"/>
              <w:sz w:val="24"/>
              <w:szCs w:val="24"/>
              <w:lang w:eastAsia="en-GB"/>
              <w14:ligatures w14:val="standardContextual"/>
            </w:rPr>
          </w:pPr>
          <w:del w:id="68" w:author="Sebastian Rudawski" w:date="2026-04-08T11:48:00Z" w16du:dateUtc="2026-04-08T10:48:00Z">
            <w:r w:rsidRPr="008A0530" w:rsidDel="008A0530">
              <w:rPr>
                <w:noProof/>
                <w:rPrChange w:id="69" w:author="Sebastian Rudawski" w:date="2026-04-08T11:48:00Z" w16du:dateUtc="2026-04-08T10:48:00Z">
                  <w:rPr>
                    <w:rStyle w:val="Hyperlink"/>
                    <w:noProof/>
                  </w:rPr>
                </w:rPrChange>
              </w:rPr>
              <w:delText>1.1 AppGyver Overview</w:delText>
            </w:r>
            <w:r w:rsidDel="008A0530">
              <w:rPr>
                <w:noProof/>
                <w:webHidden/>
              </w:rPr>
              <w:tab/>
            </w:r>
            <w:r w:rsidR="00B24FA2" w:rsidDel="008A0530">
              <w:rPr>
                <w:noProof/>
                <w:webHidden/>
              </w:rPr>
              <w:delText>4</w:delText>
            </w:r>
          </w:del>
        </w:p>
        <w:p w14:paraId="67ED361C" w14:textId="6FAADECE" w:rsidR="00547FE2" w:rsidDel="008A0530" w:rsidRDefault="00547FE2">
          <w:pPr>
            <w:pStyle w:val="TOC2"/>
            <w:tabs>
              <w:tab w:val="right" w:leader="dot" w:pos="10456"/>
            </w:tabs>
            <w:rPr>
              <w:del w:id="70" w:author="Sebastian Rudawski" w:date="2026-04-08T11:48:00Z" w16du:dateUtc="2026-04-08T10:48:00Z"/>
              <w:rFonts w:asciiTheme="minorHAnsi" w:eastAsiaTheme="minorEastAsia" w:hAnsiTheme="minorHAnsi"/>
              <w:noProof/>
              <w:kern w:val="2"/>
              <w:sz w:val="24"/>
              <w:szCs w:val="24"/>
              <w:lang w:eastAsia="en-GB"/>
              <w14:ligatures w14:val="standardContextual"/>
            </w:rPr>
          </w:pPr>
          <w:del w:id="71" w:author="Sebastian Rudawski" w:date="2026-04-08T11:48:00Z" w16du:dateUtc="2026-04-08T10:48:00Z">
            <w:r w:rsidRPr="008A0530" w:rsidDel="008A0530">
              <w:rPr>
                <w:noProof/>
                <w:rPrChange w:id="72" w:author="Sebastian Rudawski" w:date="2026-04-08T11:48:00Z" w16du:dateUtc="2026-04-08T10:48:00Z">
                  <w:rPr>
                    <w:rStyle w:val="Hyperlink"/>
                    <w:noProof/>
                  </w:rPr>
                </w:rPrChange>
              </w:rPr>
              <w:delText>1.2 High-Level Architecture</w:delText>
            </w:r>
            <w:r w:rsidDel="008A0530">
              <w:rPr>
                <w:noProof/>
                <w:webHidden/>
              </w:rPr>
              <w:tab/>
            </w:r>
            <w:r w:rsidR="00B24FA2" w:rsidDel="008A0530">
              <w:rPr>
                <w:noProof/>
                <w:webHidden/>
              </w:rPr>
              <w:delText>5</w:delText>
            </w:r>
          </w:del>
        </w:p>
        <w:p w14:paraId="1241C823" w14:textId="7EB627CC" w:rsidR="00547FE2" w:rsidDel="008A0530" w:rsidRDefault="00547FE2">
          <w:pPr>
            <w:pStyle w:val="TOC1"/>
            <w:tabs>
              <w:tab w:val="right" w:leader="dot" w:pos="10456"/>
            </w:tabs>
            <w:rPr>
              <w:del w:id="73" w:author="Sebastian Rudawski" w:date="2026-04-08T11:48:00Z" w16du:dateUtc="2026-04-08T10:48:00Z"/>
              <w:rFonts w:asciiTheme="minorHAnsi" w:eastAsiaTheme="minorEastAsia" w:hAnsiTheme="minorHAnsi"/>
              <w:noProof/>
              <w:kern w:val="2"/>
              <w:sz w:val="24"/>
              <w:szCs w:val="24"/>
              <w:lang w:eastAsia="en-GB"/>
              <w14:ligatures w14:val="standardContextual"/>
            </w:rPr>
          </w:pPr>
          <w:del w:id="74" w:author="Sebastian Rudawski" w:date="2026-04-08T11:48:00Z" w16du:dateUtc="2026-04-08T10:48:00Z">
            <w:r w:rsidRPr="008A0530" w:rsidDel="008A0530">
              <w:rPr>
                <w:noProof/>
                <w:rPrChange w:id="75" w:author="Sebastian Rudawski" w:date="2026-04-08T11:48:00Z" w16du:dateUtc="2026-04-08T10:48:00Z">
                  <w:rPr>
                    <w:rStyle w:val="Hyperlink"/>
                    <w:noProof/>
                  </w:rPr>
                </w:rPrChange>
              </w:rPr>
              <w:delText>2 Setup and Deployment</w:delText>
            </w:r>
            <w:r w:rsidDel="008A0530">
              <w:rPr>
                <w:noProof/>
                <w:webHidden/>
              </w:rPr>
              <w:tab/>
            </w:r>
            <w:r w:rsidR="00B24FA2" w:rsidDel="008A0530">
              <w:rPr>
                <w:noProof/>
                <w:webHidden/>
              </w:rPr>
              <w:delText>10</w:delText>
            </w:r>
          </w:del>
        </w:p>
        <w:p w14:paraId="00A792C7" w14:textId="516905D8" w:rsidR="00547FE2" w:rsidDel="008A0530" w:rsidRDefault="00547FE2">
          <w:pPr>
            <w:pStyle w:val="TOC2"/>
            <w:tabs>
              <w:tab w:val="right" w:leader="dot" w:pos="10456"/>
            </w:tabs>
            <w:rPr>
              <w:del w:id="76" w:author="Sebastian Rudawski" w:date="2026-04-08T11:48:00Z" w16du:dateUtc="2026-04-08T10:48:00Z"/>
              <w:rFonts w:asciiTheme="minorHAnsi" w:eastAsiaTheme="minorEastAsia" w:hAnsiTheme="minorHAnsi"/>
              <w:noProof/>
              <w:kern w:val="2"/>
              <w:sz w:val="24"/>
              <w:szCs w:val="24"/>
              <w:lang w:eastAsia="en-GB"/>
              <w14:ligatures w14:val="standardContextual"/>
            </w:rPr>
          </w:pPr>
          <w:del w:id="77" w:author="Sebastian Rudawski" w:date="2026-04-08T11:48:00Z" w16du:dateUtc="2026-04-08T10:48:00Z">
            <w:r w:rsidRPr="008A0530" w:rsidDel="008A0530">
              <w:rPr>
                <w:noProof/>
                <w:rPrChange w:id="78" w:author="Sebastian Rudawski" w:date="2026-04-08T11:48:00Z" w16du:dateUtc="2026-04-08T10:48:00Z">
                  <w:rPr>
                    <w:rStyle w:val="Hyperlink"/>
                    <w:noProof/>
                  </w:rPr>
                </w:rPrChange>
              </w:rPr>
              <w:delText>2.1 Pre-Requisites</w:delText>
            </w:r>
            <w:r w:rsidDel="008A0530">
              <w:rPr>
                <w:noProof/>
                <w:webHidden/>
              </w:rPr>
              <w:tab/>
            </w:r>
            <w:r w:rsidR="00B24FA2" w:rsidDel="008A0530">
              <w:rPr>
                <w:noProof/>
                <w:webHidden/>
              </w:rPr>
              <w:delText>10</w:delText>
            </w:r>
          </w:del>
        </w:p>
        <w:p w14:paraId="37B68847" w14:textId="6A812425" w:rsidR="00547FE2" w:rsidDel="008A0530" w:rsidRDefault="00547FE2">
          <w:pPr>
            <w:pStyle w:val="TOC2"/>
            <w:tabs>
              <w:tab w:val="right" w:leader="dot" w:pos="10456"/>
            </w:tabs>
            <w:rPr>
              <w:del w:id="79" w:author="Sebastian Rudawski" w:date="2026-04-08T11:48:00Z" w16du:dateUtc="2026-04-08T10:48:00Z"/>
              <w:rFonts w:asciiTheme="minorHAnsi" w:eastAsiaTheme="minorEastAsia" w:hAnsiTheme="minorHAnsi"/>
              <w:noProof/>
              <w:kern w:val="2"/>
              <w:sz w:val="24"/>
              <w:szCs w:val="24"/>
              <w:lang w:eastAsia="en-GB"/>
              <w14:ligatures w14:val="standardContextual"/>
            </w:rPr>
          </w:pPr>
          <w:del w:id="80" w:author="Sebastian Rudawski" w:date="2026-04-08T11:48:00Z" w16du:dateUtc="2026-04-08T10:48:00Z">
            <w:r w:rsidRPr="008A0530" w:rsidDel="008A0530">
              <w:rPr>
                <w:noProof/>
                <w:rPrChange w:id="81" w:author="Sebastian Rudawski" w:date="2026-04-08T11:48:00Z" w16du:dateUtc="2026-04-08T10:48:00Z">
                  <w:rPr>
                    <w:rStyle w:val="Hyperlink"/>
                    <w:noProof/>
                  </w:rPr>
                </w:rPrChange>
              </w:rPr>
              <w:delText>2.2 Deployment Package Preparation</w:delText>
            </w:r>
            <w:r w:rsidDel="008A0530">
              <w:rPr>
                <w:noProof/>
                <w:webHidden/>
              </w:rPr>
              <w:tab/>
            </w:r>
            <w:r w:rsidR="00B24FA2" w:rsidDel="008A0530">
              <w:rPr>
                <w:noProof/>
                <w:webHidden/>
              </w:rPr>
              <w:delText>10</w:delText>
            </w:r>
          </w:del>
        </w:p>
        <w:p w14:paraId="7096D72B" w14:textId="410F0BF7" w:rsidR="00547FE2" w:rsidDel="008A0530" w:rsidRDefault="00547FE2">
          <w:pPr>
            <w:pStyle w:val="TOC2"/>
            <w:tabs>
              <w:tab w:val="right" w:leader="dot" w:pos="10456"/>
            </w:tabs>
            <w:rPr>
              <w:del w:id="82" w:author="Sebastian Rudawski" w:date="2026-04-08T11:48:00Z" w16du:dateUtc="2026-04-08T10:48:00Z"/>
              <w:rFonts w:asciiTheme="minorHAnsi" w:eastAsiaTheme="minorEastAsia" w:hAnsiTheme="minorHAnsi"/>
              <w:noProof/>
              <w:kern w:val="2"/>
              <w:sz w:val="24"/>
              <w:szCs w:val="24"/>
              <w:lang w:eastAsia="en-GB"/>
              <w14:ligatures w14:val="standardContextual"/>
            </w:rPr>
          </w:pPr>
          <w:del w:id="83" w:author="Sebastian Rudawski" w:date="2026-04-08T11:48:00Z" w16du:dateUtc="2026-04-08T10:48:00Z">
            <w:r w:rsidRPr="008A0530" w:rsidDel="008A0530">
              <w:rPr>
                <w:noProof/>
                <w:rPrChange w:id="84" w:author="Sebastian Rudawski" w:date="2026-04-08T11:48:00Z" w16du:dateUtc="2026-04-08T10:48:00Z">
                  <w:rPr>
                    <w:rStyle w:val="Hyperlink"/>
                    <w:noProof/>
                  </w:rPr>
                </w:rPrChange>
              </w:rPr>
              <w:delText>2.3 AppGyver Account Setup</w:delText>
            </w:r>
            <w:r w:rsidDel="008A0530">
              <w:rPr>
                <w:noProof/>
                <w:webHidden/>
              </w:rPr>
              <w:tab/>
            </w:r>
            <w:r w:rsidR="00B24FA2" w:rsidDel="008A0530">
              <w:rPr>
                <w:noProof/>
                <w:webHidden/>
              </w:rPr>
              <w:delText>11</w:delText>
            </w:r>
          </w:del>
        </w:p>
        <w:p w14:paraId="65C98DF2" w14:textId="329238C0" w:rsidR="00547FE2" w:rsidDel="008A0530" w:rsidRDefault="00547FE2">
          <w:pPr>
            <w:pStyle w:val="TOC2"/>
            <w:tabs>
              <w:tab w:val="right" w:leader="dot" w:pos="10456"/>
            </w:tabs>
            <w:rPr>
              <w:del w:id="85" w:author="Sebastian Rudawski" w:date="2026-04-08T11:48:00Z" w16du:dateUtc="2026-04-08T10:48:00Z"/>
              <w:rFonts w:asciiTheme="minorHAnsi" w:eastAsiaTheme="minorEastAsia" w:hAnsiTheme="minorHAnsi"/>
              <w:noProof/>
              <w:kern w:val="2"/>
              <w:sz w:val="24"/>
              <w:szCs w:val="24"/>
              <w:lang w:eastAsia="en-GB"/>
              <w14:ligatures w14:val="standardContextual"/>
            </w:rPr>
          </w:pPr>
          <w:del w:id="86" w:author="Sebastian Rudawski" w:date="2026-04-08T11:48:00Z" w16du:dateUtc="2026-04-08T10:48:00Z">
            <w:r w:rsidRPr="008A0530" w:rsidDel="008A0530">
              <w:rPr>
                <w:noProof/>
                <w:rPrChange w:id="87" w:author="Sebastian Rudawski" w:date="2026-04-08T11:48:00Z" w16du:dateUtc="2026-04-08T10:48:00Z">
                  <w:rPr>
                    <w:rStyle w:val="Hyperlink"/>
                    <w:noProof/>
                  </w:rPr>
                </w:rPrChange>
              </w:rPr>
              <w:delText>2.4 App Variables Setup</w:delText>
            </w:r>
            <w:r w:rsidDel="008A0530">
              <w:rPr>
                <w:noProof/>
                <w:webHidden/>
              </w:rPr>
              <w:tab/>
            </w:r>
            <w:r w:rsidR="00B24FA2" w:rsidDel="008A0530">
              <w:rPr>
                <w:noProof/>
                <w:webHidden/>
              </w:rPr>
              <w:delText>12</w:delText>
            </w:r>
          </w:del>
        </w:p>
        <w:p w14:paraId="00576A8A" w14:textId="634AAD33" w:rsidR="00547FE2" w:rsidDel="008A0530" w:rsidRDefault="00547FE2">
          <w:pPr>
            <w:pStyle w:val="TOC2"/>
            <w:tabs>
              <w:tab w:val="right" w:leader="dot" w:pos="10456"/>
            </w:tabs>
            <w:rPr>
              <w:del w:id="88" w:author="Sebastian Rudawski" w:date="2026-04-08T11:48:00Z" w16du:dateUtc="2026-04-08T10:48:00Z"/>
              <w:rFonts w:asciiTheme="minorHAnsi" w:eastAsiaTheme="minorEastAsia" w:hAnsiTheme="minorHAnsi"/>
              <w:noProof/>
              <w:kern w:val="2"/>
              <w:sz w:val="24"/>
              <w:szCs w:val="24"/>
              <w:lang w:eastAsia="en-GB"/>
              <w14:ligatures w14:val="standardContextual"/>
            </w:rPr>
          </w:pPr>
          <w:del w:id="89" w:author="Sebastian Rudawski" w:date="2026-04-08T11:48:00Z" w16du:dateUtc="2026-04-08T10:48:00Z">
            <w:r w:rsidRPr="008A0530" w:rsidDel="008A0530">
              <w:rPr>
                <w:noProof/>
                <w:rPrChange w:id="90" w:author="Sebastian Rudawski" w:date="2026-04-08T11:48:00Z" w16du:dateUtc="2026-04-08T10:48:00Z">
                  <w:rPr>
                    <w:rStyle w:val="Hyperlink"/>
                    <w:noProof/>
                  </w:rPr>
                </w:rPrChange>
              </w:rPr>
              <w:delText>2.5 Theme Variables</w:delText>
            </w:r>
            <w:r w:rsidDel="008A0530">
              <w:rPr>
                <w:noProof/>
                <w:webHidden/>
              </w:rPr>
              <w:tab/>
            </w:r>
            <w:r w:rsidR="00B24FA2" w:rsidDel="008A0530">
              <w:rPr>
                <w:noProof/>
                <w:webHidden/>
              </w:rPr>
              <w:delText>17</w:delText>
            </w:r>
          </w:del>
        </w:p>
        <w:p w14:paraId="349ED9A5" w14:textId="2A010D57" w:rsidR="00547FE2" w:rsidDel="008A0530" w:rsidRDefault="00547FE2">
          <w:pPr>
            <w:pStyle w:val="TOC2"/>
            <w:tabs>
              <w:tab w:val="right" w:leader="dot" w:pos="10456"/>
            </w:tabs>
            <w:rPr>
              <w:del w:id="91" w:author="Sebastian Rudawski" w:date="2026-04-08T11:48:00Z" w16du:dateUtc="2026-04-08T10:48:00Z"/>
              <w:rFonts w:asciiTheme="minorHAnsi" w:eastAsiaTheme="minorEastAsia" w:hAnsiTheme="minorHAnsi"/>
              <w:noProof/>
              <w:kern w:val="2"/>
              <w:sz w:val="24"/>
              <w:szCs w:val="24"/>
              <w:lang w:eastAsia="en-GB"/>
              <w14:ligatures w14:val="standardContextual"/>
            </w:rPr>
          </w:pPr>
          <w:del w:id="92" w:author="Sebastian Rudawski" w:date="2026-04-08T11:48:00Z" w16du:dateUtc="2026-04-08T10:48:00Z">
            <w:r w:rsidRPr="008A0530" w:rsidDel="008A0530">
              <w:rPr>
                <w:noProof/>
                <w:rPrChange w:id="93" w:author="Sebastian Rudawski" w:date="2026-04-08T11:48:00Z" w16du:dateUtc="2026-04-08T10:48:00Z">
                  <w:rPr>
                    <w:rStyle w:val="Hyperlink"/>
                    <w:noProof/>
                  </w:rPr>
                </w:rPrChange>
              </w:rPr>
              <w:delText>2.6 Import CORTEX Flows</w:delText>
            </w:r>
            <w:r w:rsidDel="008A0530">
              <w:rPr>
                <w:noProof/>
                <w:webHidden/>
              </w:rPr>
              <w:tab/>
            </w:r>
            <w:r w:rsidR="00B24FA2" w:rsidDel="008A0530">
              <w:rPr>
                <w:noProof/>
                <w:webHidden/>
              </w:rPr>
              <w:delText>18</w:delText>
            </w:r>
          </w:del>
        </w:p>
        <w:p w14:paraId="4D105A8C" w14:textId="6DEAB360" w:rsidR="00547FE2" w:rsidDel="008A0530" w:rsidRDefault="00547FE2">
          <w:pPr>
            <w:pStyle w:val="TOC2"/>
            <w:tabs>
              <w:tab w:val="right" w:leader="dot" w:pos="10456"/>
            </w:tabs>
            <w:rPr>
              <w:del w:id="94" w:author="Sebastian Rudawski" w:date="2026-04-08T11:48:00Z" w16du:dateUtc="2026-04-08T10:48:00Z"/>
              <w:rFonts w:asciiTheme="minorHAnsi" w:eastAsiaTheme="minorEastAsia" w:hAnsiTheme="minorHAnsi"/>
              <w:noProof/>
              <w:kern w:val="2"/>
              <w:sz w:val="24"/>
              <w:szCs w:val="24"/>
              <w:lang w:eastAsia="en-GB"/>
              <w14:ligatures w14:val="standardContextual"/>
            </w:rPr>
          </w:pPr>
          <w:del w:id="95" w:author="Sebastian Rudawski" w:date="2026-04-08T11:48:00Z" w16du:dateUtc="2026-04-08T10:48:00Z">
            <w:r w:rsidRPr="008A0530" w:rsidDel="008A0530">
              <w:rPr>
                <w:noProof/>
                <w:rPrChange w:id="96" w:author="Sebastian Rudawski" w:date="2026-04-08T11:48:00Z" w16du:dateUtc="2026-04-08T10:48:00Z">
                  <w:rPr>
                    <w:rStyle w:val="Hyperlink"/>
                    <w:noProof/>
                  </w:rPr>
                </w:rPrChange>
              </w:rPr>
              <w:delText>2.7 Config Flow Configuration</w:delText>
            </w:r>
            <w:r w:rsidDel="008A0530">
              <w:rPr>
                <w:noProof/>
                <w:webHidden/>
              </w:rPr>
              <w:tab/>
            </w:r>
            <w:r w:rsidR="00B24FA2" w:rsidDel="008A0530">
              <w:rPr>
                <w:noProof/>
                <w:webHidden/>
              </w:rPr>
              <w:delText>19</w:delText>
            </w:r>
          </w:del>
        </w:p>
        <w:p w14:paraId="076E794A" w14:textId="7BC10A99" w:rsidR="00547FE2" w:rsidDel="008A0530" w:rsidRDefault="00547FE2">
          <w:pPr>
            <w:pStyle w:val="TOC2"/>
            <w:tabs>
              <w:tab w:val="right" w:leader="dot" w:pos="10456"/>
            </w:tabs>
            <w:rPr>
              <w:del w:id="97" w:author="Sebastian Rudawski" w:date="2026-04-08T11:48:00Z" w16du:dateUtc="2026-04-08T10:48:00Z"/>
              <w:rFonts w:asciiTheme="minorHAnsi" w:eastAsiaTheme="minorEastAsia" w:hAnsiTheme="minorHAnsi"/>
              <w:noProof/>
              <w:kern w:val="2"/>
              <w:sz w:val="24"/>
              <w:szCs w:val="24"/>
              <w:lang w:eastAsia="en-GB"/>
              <w14:ligatures w14:val="standardContextual"/>
            </w:rPr>
          </w:pPr>
          <w:del w:id="98" w:author="Sebastian Rudawski" w:date="2026-04-08T11:48:00Z" w16du:dateUtc="2026-04-08T10:48:00Z">
            <w:r w:rsidRPr="008A0530" w:rsidDel="008A0530">
              <w:rPr>
                <w:noProof/>
                <w:rPrChange w:id="99" w:author="Sebastian Rudawski" w:date="2026-04-08T11:48:00Z" w16du:dateUtc="2026-04-08T10:48:00Z">
                  <w:rPr>
                    <w:rStyle w:val="Hyperlink"/>
                    <w:noProof/>
                  </w:rPr>
                </w:rPrChange>
              </w:rPr>
              <w:delText>2.8 Publish CORTEX Flows</w:delText>
            </w:r>
            <w:r w:rsidDel="008A0530">
              <w:rPr>
                <w:noProof/>
                <w:webHidden/>
              </w:rPr>
              <w:tab/>
            </w:r>
            <w:r w:rsidR="00B24FA2" w:rsidDel="008A0530">
              <w:rPr>
                <w:noProof/>
                <w:webHidden/>
              </w:rPr>
              <w:delText>23</w:delText>
            </w:r>
          </w:del>
        </w:p>
        <w:p w14:paraId="342FC9D9" w14:textId="3F31A45B" w:rsidR="00547FE2" w:rsidDel="008A0530" w:rsidRDefault="00547FE2">
          <w:pPr>
            <w:pStyle w:val="TOC2"/>
            <w:tabs>
              <w:tab w:val="right" w:leader="dot" w:pos="10456"/>
            </w:tabs>
            <w:rPr>
              <w:del w:id="100"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01" w:author="Sebastian Rudawski" w:date="2026-04-08T11:48:00Z" w16du:dateUtc="2026-04-08T10:48:00Z">
            <w:r w:rsidRPr="008A0530" w:rsidDel="008A0530">
              <w:rPr>
                <w:noProof/>
                <w:rPrChange w:id="102" w:author="Sebastian Rudawski" w:date="2026-04-08T11:48:00Z" w16du:dateUtc="2026-04-08T10:48:00Z">
                  <w:rPr>
                    <w:rStyle w:val="Hyperlink"/>
                    <w:noProof/>
                  </w:rPr>
                </w:rPrChange>
              </w:rPr>
              <w:delText>2.9 Setup OAuth Published for Flows</w:delText>
            </w:r>
            <w:r w:rsidDel="008A0530">
              <w:rPr>
                <w:noProof/>
                <w:webHidden/>
              </w:rPr>
              <w:tab/>
            </w:r>
            <w:r w:rsidR="00B24FA2" w:rsidDel="008A0530">
              <w:rPr>
                <w:noProof/>
                <w:webHidden/>
              </w:rPr>
              <w:delText>23</w:delText>
            </w:r>
          </w:del>
        </w:p>
        <w:p w14:paraId="285F6BFD" w14:textId="64507542" w:rsidR="00547FE2" w:rsidDel="008A0530" w:rsidRDefault="00547FE2">
          <w:pPr>
            <w:pStyle w:val="TOC2"/>
            <w:tabs>
              <w:tab w:val="right" w:leader="dot" w:pos="10456"/>
            </w:tabs>
            <w:rPr>
              <w:del w:id="103"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04" w:author="Sebastian Rudawski" w:date="2026-04-08T11:48:00Z" w16du:dateUtc="2026-04-08T10:48:00Z">
            <w:r w:rsidRPr="008A0530" w:rsidDel="008A0530">
              <w:rPr>
                <w:noProof/>
                <w:rPrChange w:id="105" w:author="Sebastian Rudawski" w:date="2026-04-08T11:48:00Z" w16du:dateUtc="2026-04-08T10:48:00Z">
                  <w:rPr>
                    <w:rStyle w:val="Hyperlink"/>
                    <w:noProof/>
                  </w:rPr>
                </w:rPrChange>
              </w:rPr>
              <w:delText>2.10 Initialise Shared Data (Reliable Collections)</w:delText>
            </w:r>
            <w:r w:rsidDel="008A0530">
              <w:rPr>
                <w:noProof/>
                <w:webHidden/>
              </w:rPr>
              <w:tab/>
            </w:r>
            <w:r w:rsidR="00B24FA2" w:rsidDel="008A0530">
              <w:rPr>
                <w:noProof/>
                <w:webHidden/>
              </w:rPr>
              <w:delText>24</w:delText>
            </w:r>
          </w:del>
        </w:p>
        <w:p w14:paraId="6FBEA0CC" w14:textId="2AE20FFF" w:rsidR="00547FE2" w:rsidDel="008A0530" w:rsidRDefault="00547FE2">
          <w:pPr>
            <w:pStyle w:val="TOC2"/>
            <w:tabs>
              <w:tab w:val="right" w:leader="dot" w:pos="10456"/>
            </w:tabs>
            <w:rPr>
              <w:del w:id="106"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07" w:author="Sebastian Rudawski" w:date="2026-04-08T11:48:00Z" w16du:dateUtc="2026-04-08T10:48:00Z">
            <w:r w:rsidRPr="008A0530" w:rsidDel="008A0530">
              <w:rPr>
                <w:noProof/>
                <w:rPrChange w:id="108" w:author="Sebastian Rudawski" w:date="2026-04-08T11:48:00Z" w16du:dateUtc="2026-04-08T10:48:00Z">
                  <w:rPr>
                    <w:rStyle w:val="Hyperlink"/>
                    <w:noProof/>
                  </w:rPr>
                </w:rPrChange>
              </w:rPr>
              <w:delText>2.11 Website Deployment</w:delText>
            </w:r>
            <w:r w:rsidDel="008A0530">
              <w:rPr>
                <w:noProof/>
                <w:webHidden/>
              </w:rPr>
              <w:tab/>
            </w:r>
            <w:r w:rsidR="00B24FA2" w:rsidDel="008A0530">
              <w:rPr>
                <w:noProof/>
                <w:webHidden/>
              </w:rPr>
              <w:delText>30</w:delText>
            </w:r>
          </w:del>
        </w:p>
        <w:p w14:paraId="7F2BB4C8" w14:textId="41643BBC" w:rsidR="00547FE2" w:rsidDel="008A0530" w:rsidRDefault="00547FE2">
          <w:pPr>
            <w:pStyle w:val="TOC2"/>
            <w:tabs>
              <w:tab w:val="right" w:leader="dot" w:pos="10456"/>
            </w:tabs>
            <w:rPr>
              <w:del w:id="109"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10" w:author="Sebastian Rudawski" w:date="2026-04-08T11:48:00Z" w16du:dateUtc="2026-04-08T10:48:00Z">
            <w:r w:rsidRPr="008A0530" w:rsidDel="008A0530">
              <w:rPr>
                <w:noProof/>
                <w:rPrChange w:id="111" w:author="Sebastian Rudawski" w:date="2026-04-08T11:48:00Z" w16du:dateUtc="2026-04-08T10:48:00Z">
                  <w:rPr>
                    <w:rStyle w:val="Hyperlink"/>
                    <w:noProof/>
                  </w:rPr>
                </w:rPrChange>
              </w:rPr>
              <w:delText>2.12 Web Applicatio</w:delText>
            </w:r>
            <w:r w:rsidRPr="008A0530" w:rsidDel="008A0530">
              <w:rPr>
                <w:noProof/>
                <w:rPrChange w:id="112" w:author="Sebastian Rudawski" w:date="2026-04-08T11:48:00Z" w16du:dateUtc="2026-04-08T10:48:00Z">
                  <w:rPr>
                    <w:rStyle w:val="Hyperlink"/>
                    <w:noProof/>
                  </w:rPr>
                </w:rPrChange>
              </w:rPr>
              <w:delText>n</w:delText>
            </w:r>
            <w:r w:rsidRPr="008A0530" w:rsidDel="008A0530">
              <w:rPr>
                <w:noProof/>
                <w:rPrChange w:id="113" w:author="Sebastian Rudawski" w:date="2026-04-08T11:48:00Z" w16du:dateUtc="2026-04-08T10:48:00Z">
                  <w:rPr>
                    <w:rStyle w:val="Hyperlink"/>
                    <w:noProof/>
                  </w:rPr>
                </w:rPrChange>
              </w:rPr>
              <w:delText xml:space="preserve"> Deployment</w:delText>
            </w:r>
            <w:r w:rsidDel="008A0530">
              <w:rPr>
                <w:noProof/>
                <w:webHidden/>
              </w:rPr>
              <w:tab/>
            </w:r>
            <w:r w:rsidR="00B24FA2" w:rsidDel="008A0530">
              <w:rPr>
                <w:noProof/>
                <w:webHidden/>
              </w:rPr>
              <w:delText>31</w:delText>
            </w:r>
          </w:del>
        </w:p>
        <w:p w14:paraId="4AC35477" w14:textId="0668A357" w:rsidR="00547FE2" w:rsidDel="008A0530" w:rsidRDefault="00547FE2">
          <w:pPr>
            <w:pStyle w:val="TOC2"/>
            <w:tabs>
              <w:tab w:val="right" w:leader="dot" w:pos="10456"/>
            </w:tabs>
            <w:rPr>
              <w:del w:id="114"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15" w:author="Sebastian Rudawski" w:date="2026-04-08T11:48:00Z" w16du:dateUtc="2026-04-08T10:48:00Z">
            <w:r w:rsidRPr="008A0530" w:rsidDel="008A0530">
              <w:rPr>
                <w:noProof/>
                <w:rPrChange w:id="116" w:author="Sebastian Rudawski" w:date="2026-04-08T11:48:00Z" w16du:dateUtc="2026-04-08T10:48:00Z">
                  <w:rPr>
                    <w:rStyle w:val="Hyperlink"/>
                    <w:noProof/>
                  </w:rPr>
                </w:rPrChange>
              </w:rPr>
              <w:delText>2.13 Deploy web.config for CORTEX Interaction Portal</w:delText>
            </w:r>
            <w:r w:rsidDel="008A0530">
              <w:rPr>
                <w:noProof/>
                <w:webHidden/>
              </w:rPr>
              <w:tab/>
            </w:r>
            <w:r w:rsidR="00B24FA2" w:rsidDel="008A0530">
              <w:rPr>
                <w:noProof/>
                <w:webHidden/>
              </w:rPr>
              <w:delText>32</w:delText>
            </w:r>
          </w:del>
        </w:p>
        <w:p w14:paraId="428C4427" w14:textId="6146DCBD" w:rsidR="00547FE2" w:rsidDel="008A0530" w:rsidRDefault="00547FE2">
          <w:pPr>
            <w:pStyle w:val="TOC2"/>
            <w:tabs>
              <w:tab w:val="right" w:leader="dot" w:pos="10456"/>
            </w:tabs>
            <w:rPr>
              <w:del w:id="117"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18" w:author="Sebastian Rudawski" w:date="2026-04-08T11:48:00Z" w16du:dateUtc="2026-04-08T10:48:00Z">
            <w:r w:rsidRPr="008A0530" w:rsidDel="008A0530">
              <w:rPr>
                <w:noProof/>
                <w:rPrChange w:id="119" w:author="Sebastian Rudawski" w:date="2026-04-08T11:48:00Z" w16du:dateUtc="2026-04-08T10:48:00Z">
                  <w:rPr>
                    <w:rStyle w:val="Hyperlink"/>
                    <w:noProof/>
                  </w:rPr>
                </w:rPrChange>
              </w:rPr>
              <w:delText>2.14 Web App Redirect Rule</w:delText>
            </w:r>
            <w:r w:rsidDel="008A0530">
              <w:rPr>
                <w:noProof/>
                <w:webHidden/>
              </w:rPr>
              <w:tab/>
            </w:r>
            <w:r w:rsidR="00B24FA2" w:rsidDel="008A0530">
              <w:rPr>
                <w:noProof/>
                <w:webHidden/>
              </w:rPr>
              <w:delText>33</w:delText>
            </w:r>
          </w:del>
        </w:p>
        <w:p w14:paraId="1A1F6DBA" w14:textId="756229D0" w:rsidR="00547FE2" w:rsidDel="008A0530" w:rsidRDefault="00547FE2">
          <w:pPr>
            <w:pStyle w:val="TOC2"/>
            <w:tabs>
              <w:tab w:val="right" w:leader="dot" w:pos="10456"/>
            </w:tabs>
            <w:rPr>
              <w:del w:id="120"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21" w:author="Sebastian Rudawski" w:date="2026-04-08T11:48:00Z" w16du:dateUtc="2026-04-08T10:48:00Z">
            <w:r w:rsidRPr="008A0530" w:rsidDel="008A0530">
              <w:rPr>
                <w:noProof/>
                <w:rPrChange w:id="122" w:author="Sebastian Rudawski" w:date="2026-04-08T11:48:00Z" w16du:dateUtc="2026-04-08T10:48:00Z">
                  <w:rPr>
                    <w:rStyle w:val="Hyperlink"/>
                    <w:noProof/>
                  </w:rPr>
                </w:rPrChange>
              </w:rPr>
              <w:delText>2.15 CORS Configuration</w:delText>
            </w:r>
            <w:r w:rsidDel="008A0530">
              <w:rPr>
                <w:noProof/>
                <w:webHidden/>
              </w:rPr>
              <w:tab/>
            </w:r>
          </w:del>
          <w:del w:id="123" w:author="Sebastian Rudawski" w:date="2026-04-08T11:46:00Z" w16du:dateUtc="2026-04-08T10:46:00Z">
            <w:r w:rsidR="003554A4" w:rsidDel="00B24FA2">
              <w:rPr>
                <w:noProof/>
                <w:webHidden/>
              </w:rPr>
              <w:delText>33</w:delText>
            </w:r>
          </w:del>
        </w:p>
        <w:p w14:paraId="42C13F14" w14:textId="51EAF65A" w:rsidR="00547FE2" w:rsidDel="008A0530" w:rsidRDefault="00547FE2">
          <w:pPr>
            <w:pStyle w:val="TOC2"/>
            <w:tabs>
              <w:tab w:val="right" w:leader="dot" w:pos="10456"/>
            </w:tabs>
            <w:rPr>
              <w:del w:id="124"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25" w:author="Sebastian Rudawski" w:date="2026-04-08T11:48:00Z" w16du:dateUtc="2026-04-08T10:48:00Z">
            <w:r w:rsidRPr="008A0530" w:rsidDel="008A0530">
              <w:rPr>
                <w:noProof/>
                <w:rPrChange w:id="126" w:author="Sebastian Rudawski" w:date="2026-04-08T11:48:00Z" w16du:dateUtc="2026-04-08T10:48:00Z">
                  <w:rPr>
                    <w:rStyle w:val="Hyperlink"/>
                    <w:noProof/>
                  </w:rPr>
                </w:rPrChange>
              </w:rPr>
              <w:delText>2.16 Housekeeping Tasks</w:delText>
            </w:r>
            <w:r w:rsidDel="008A0530">
              <w:rPr>
                <w:noProof/>
                <w:webHidden/>
              </w:rPr>
              <w:tab/>
            </w:r>
          </w:del>
          <w:del w:id="127" w:author="Sebastian Rudawski" w:date="2026-04-08T11:46:00Z" w16du:dateUtc="2026-04-08T10:46:00Z">
            <w:r w:rsidR="003554A4" w:rsidDel="00B24FA2">
              <w:rPr>
                <w:noProof/>
                <w:webHidden/>
              </w:rPr>
              <w:delText>34</w:delText>
            </w:r>
          </w:del>
        </w:p>
        <w:p w14:paraId="0A9DB930" w14:textId="51845E16" w:rsidR="00547FE2" w:rsidDel="008A0530" w:rsidRDefault="00547FE2">
          <w:pPr>
            <w:pStyle w:val="TOC1"/>
            <w:tabs>
              <w:tab w:val="right" w:leader="dot" w:pos="10456"/>
            </w:tabs>
            <w:rPr>
              <w:del w:id="128"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29" w:author="Sebastian Rudawski" w:date="2026-04-08T11:48:00Z" w16du:dateUtc="2026-04-08T10:48:00Z">
            <w:r w:rsidRPr="008A0530" w:rsidDel="008A0530">
              <w:rPr>
                <w:noProof/>
                <w:rPrChange w:id="130" w:author="Sebastian Rudawski" w:date="2026-04-08T11:48:00Z" w16du:dateUtc="2026-04-08T10:48:00Z">
                  <w:rPr>
                    <w:rStyle w:val="Hyperlink"/>
                    <w:noProof/>
                  </w:rPr>
                </w:rPrChange>
              </w:rPr>
              <w:delText>3 Testing</w:delText>
            </w:r>
            <w:r w:rsidDel="008A0530">
              <w:rPr>
                <w:noProof/>
                <w:webHidden/>
              </w:rPr>
              <w:tab/>
            </w:r>
            <w:r w:rsidR="00B24FA2" w:rsidDel="008A0530">
              <w:rPr>
                <w:noProof/>
                <w:webHidden/>
              </w:rPr>
              <w:delText>36</w:delText>
            </w:r>
          </w:del>
        </w:p>
        <w:p w14:paraId="5FD60E86" w14:textId="373374F8" w:rsidR="00547FE2" w:rsidDel="008A0530" w:rsidRDefault="00547FE2">
          <w:pPr>
            <w:pStyle w:val="TOC2"/>
            <w:tabs>
              <w:tab w:val="right" w:leader="dot" w:pos="10456"/>
            </w:tabs>
            <w:rPr>
              <w:del w:id="131"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32" w:author="Sebastian Rudawski" w:date="2026-04-08T11:48:00Z" w16du:dateUtc="2026-04-08T10:48:00Z">
            <w:r w:rsidRPr="008A0530" w:rsidDel="008A0530">
              <w:rPr>
                <w:noProof/>
                <w:rPrChange w:id="133" w:author="Sebastian Rudawski" w:date="2026-04-08T11:48:00Z" w16du:dateUtc="2026-04-08T10:48:00Z">
                  <w:rPr>
                    <w:rStyle w:val="Hyperlink"/>
                    <w:noProof/>
                  </w:rPr>
                </w:rPrChange>
              </w:rPr>
              <w:delText>3.1 Testing User Access Management Flows</w:delText>
            </w:r>
            <w:r w:rsidDel="008A0530">
              <w:rPr>
                <w:noProof/>
                <w:webHidden/>
              </w:rPr>
              <w:tab/>
            </w:r>
            <w:r w:rsidR="00B24FA2" w:rsidDel="008A0530">
              <w:rPr>
                <w:noProof/>
                <w:webHidden/>
              </w:rPr>
              <w:delText>36</w:delText>
            </w:r>
          </w:del>
        </w:p>
        <w:p w14:paraId="31F80B57" w14:textId="6CB3FE4D" w:rsidR="00547FE2" w:rsidDel="008A0530" w:rsidRDefault="00547FE2">
          <w:pPr>
            <w:pStyle w:val="TOC2"/>
            <w:tabs>
              <w:tab w:val="right" w:leader="dot" w:pos="10456"/>
            </w:tabs>
            <w:rPr>
              <w:del w:id="134"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35" w:author="Sebastian Rudawski" w:date="2026-04-08T11:48:00Z" w16du:dateUtc="2026-04-08T10:48:00Z">
            <w:r w:rsidRPr="008A0530" w:rsidDel="008A0530">
              <w:rPr>
                <w:noProof/>
                <w:rPrChange w:id="136" w:author="Sebastian Rudawski" w:date="2026-04-08T11:48:00Z" w16du:dateUtc="2026-04-08T10:48:00Z">
                  <w:rPr>
                    <w:rStyle w:val="Hyperlink"/>
                    <w:noProof/>
                  </w:rPr>
                </w:rPrChange>
              </w:rPr>
              <w:delText>3.2 Testing the Web Application</w:delText>
            </w:r>
            <w:r w:rsidDel="008A0530">
              <w:rPr>
                <w:noProof/>
                <w:webHidden/>
              </w:rPr>
              <w:tab/>
            </w:r>
            <w:r w:rsidR="00B24FA2" w:rsidDel="008A0530">
              <w:rPr>
                <w:noProof/>
                <w:webHidden/>
              </w:rPr>
              <w:delText>39</w:delText>
            </w:r>
          </w:del>
        </w:p>
        <w:p w14:paraId="13D7C839" w14:textId="09D8021A" w:rsidR="00547FE2" w:rsidDel="008A0530" w:rsidRDefault="00547FE2">
          <w:pPr>
            <w:pStyle w:val="TOC2"/>
            <w:tabs>
              <w:tab w:val="right" w:leader="dot" w:pos="10456"/>
            </w:tabs>
            <w:rPr>
              <w:del w:id="137"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38" w:author="Sebastian Rudawski" w:date="2026-04-08T11:48:00Z" w16du:dateUtc="2026-04-08T10:48:00Z">
            <w:r w:rsidRPr="008A0530" w:rsidDel="008A0530">
              <w:rPr>
                <w:noProof/>
                <w:rPrChange w:id="139" w:author="Sebastian Rudawski" w:date="2026-04-08T11:48:00Z" w16du:dateUtc="2026-04-08T10:48:00Z">
                  <w:rPr>
                    <w:rStyle w:val="Hyperlink"/>
                    <w:noProof/>
                  </w:rPr>
                </w:rPrChange>
              </w:rPr>
              <w:delText>3.3 Testing UI-Driven Process (Service Requests)</w:delText>
            </w:r>
            <w:r w:rsidDel="008A0530">
              <w:rPr>
                <w:noProof/>
                <w:webHidden/>
              </w:rPr>
              <w:tab/>
            </w:r>
            <w:r w:rsidR="00B24FA2" w:rsidDel="008A0530">
              <w:rPr>
                <w:noProof/>
                <w:webHidden/>
              </w:rPr>
              <w:delText>39</w:delText>
            </w:r>
          </w:del>
        </w:p>
        <w:p w14:paraId="5828EE59" w14:textId="4DF3D40B" w:rsidR="00547FE2" w:rsidDel="008A0530" w:rsidRDefault="00547FE2">
          <w:pPr>
            <w:pStyle w:val="TOC2"/>
            <w:tabs>
              <w:tab w:val="right" w:leader="dot" w:pos="10456"/>
            </w:tabs>
            <w:rPr>
              <w:del w:id="140"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41" w:author="Sebastian Rudawski" w:date="2026-04-08T11:48:00Z" w16du:dateUtc="2026-04-08T10:48:00Z">
            <w:r w:rsidRPr="008A0530" w:rsidDel="008A0530">
              <w:rPr>
                <w:noProof/>
                <w:rPrChange w:id="142" w:author="Sebastian Rudawski" w:date="2026-04-08T11:48:00Z" w16du:dateUtc="2026-04-08T10:48:00Z">
                  <w:rPr>
                    <w:rStyle w:val="Hyperlink"/>
                    <w:noProof/>
                  </w:rPr>
                </w:rPrChange>
              </w:rPr>
              <w:delText>3.4 Testing Process-Driven UI (Process Dashboard)</w:delText>
            </w:r>
            <w:r w:rsidDel="008A0530">
              <w:rPr>
                <w:noProof/>
                <w:webHidden/>
              </w:rPr>
              <w:tab/>
            </w:r>
            <w:r w:rsidR="00B24FA2" w:rsidDel="008A0530">
              <w:rPr>
                <w:noProof/>
                <w:webHidden/>
              </w:rPr>
              <w:delText>40</w:delText>
            </w:r>
          </w:del>
        </w:p>
        <w:p w14:paraId="354CBCA7" w14:textId="4DA72B37" w:rsidR="00547FE2" w:rsidDel="008A0530" w:rsidRDefault="00547FE2">
          <w:pPr>
            <w:pStyle w:val="TOC1"/>
            <w:tabs>
              <w:tab w:val="right" w:leader="dot" w:pos="10456"/>
            </w:tabs>
            <w:rPr>
              <w:del w:id="143"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44" w:author="Sebastian Rudawski" w:date="2026-04-08T11:48:00Z" w16du:dateUtc="2026-04-08T10:48:00Z">
            <w:r w:rsidRPr="008A0530" w:rsidDel="008A0530">
              <w:rPr>
                <w:noProof/>
                <w:rPrChange w:id="145" w:author="Sebastian Rudawski" w:date="2026-04-08T11:48:00Z" w16du:dateUtc="2026-04-08T10:48:00Z">
                  <w:rPr>
                    <w:rStyle w:val="Hyperlink"/>
                    <w:noProof/>
                  </w:rPr>
                </w:rPrChange>
              </w:rPr>
              <w:delText>4 Appendix A: Renaming Web App Title</w:delText>
            </w:r>
            <w:r w:rsidDel="008A0530">
              <w:rPr>
                <w:noProof/>
                <w:webHidden/>
              </w:rPr>
              <w:tab/>
            </w:r>
            <w:r w:rsidR="00B24FA2" w:rsidDel="008A0530">
              <w:rPr>
                <w:noProof/>
                <w:webHidden/>
              </w:rPr>
              <w:delText>42</w:delText>
            </w:r>
          </w:del>
        </w:p>
        <w:p w14:paraId="5BEE10DB" w14:textId="1112E6F2" w:rsidR="00547FE2" w:rsidDel="008A0530" w:rsidRDefault="00547FE2">
          <w:pPr>
            <w:pStyle w:val="TOC1"/>
            <w:tabs>
              <w:tab w:val="right" w:leader="dot" w:pos="10456"/>
            </w:tabs>
            <w:rPr>
              <w:del w:id="146"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47" w:author="Sebastian Rudawski" w:date="2026-04-08T11:48:00Z" w16du:dateUtc="2026-04-08T10:48:00Z">
            <w:r w:rsidRPr="008A0530" w:rsidDel="008A0530">
              <w:rPr>
                <w:noProof/>
                <w:rPrChange w:id="148" w:author="Sebastian Rudawski" w:date="2026-04-08T11:48:00Z" w16du:dateUtc="2026-04-08T10:48:00Z">
                  <w:rPr>
                    <w:rStyle w:val="Hyperlink"/>
                    <w:noProof/>
                  </w:rPr>
                </w:rPrChange>
              </w:rPr>
              <w:delText>5 Appendix B: Issues with Self Signed Certificates</w:delText>
            </w:r>
            <w:r w:rsidDel="008A0530">
              <w:rPr>
                <w:noProof/>
                <w:webHidden/>
              </w:rPr>
              <w:tab/>
            </w:r>
            <w:r w:rsidR="00B24FA2" w:rsidDel="008A0530">
              <w:rPr>
                <w:noProof/>
                <w:webHidden/>
              </w:rPr>
              <w:delText>43</w:delText>
            </w:r>
          </w:del>
        </w:p>
        <w:p w14:paraId="5709989E" w14:textId="11CA1ADB" w:rsidR="00547FE2" w:rsidDel="008A0530" w:rsidRDefault="00547FE2">
          <w:pPr>
            <w:pStyle w:val="TOC1"/>
            <w:tabs>
              <w:tab w:val="right" w:leader="dot" w:pos="10456"/>
            </w:tabs>
            <w:rPr>
              <w:del w:id="149"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50" w:author="Sebastian Rudawski" w:date="2026-04-08T11:48:00Z" w16du:dateUtc="2026-04-08T10:48:00Z">
            <w:r w:rsidRPr="008A0530" w:rsidDel="008A0530">
              <w:rPr>
                <w:noProof/>
                <w:rPrChange w:id="151" w:author="Sebastian Rudawski" w:date="2026-04-08T11:48:00Z" w16du:dateUtc="2026-04-08T10:48:00Z">
                  <w:rPr>
                    <w:rStyle w:val="Hyperlink"/>
                    <w:noProof/>
                  </w:rPr>
                </w:rPrChange>
              </w:rPr>
              <w:delText>6 Appendix C: Load Balancer Configurations</w:delText>
            </w:r>
            <w:r w:rsidDel="008A0530">
              <w:rPr>
                <w:noProof/>
                <w:webHidden/>
              </w:rPr>
              <w:tab/>
            </w:r>
            <w:r w:rsidR="00B24FA2" w:rsidDel="008A0530">
              <w:rPr>
                <w:noProof/>
                <w:webHidden/>
              </w:rPr>
              <w:delText>44</w:delText>
            </w:r>
          </w:del>
        </w:p>
        <w:p w14:paraId="2630D74B" w14:textId="66A798E7" w:rsidR="00547FE2" w:rsidDel="008A0530" w:rsidRDefault="00547FE2">
          <w:pPr>
            <w:pStyle w:val="TOC2"/>
            <w:tabs>
              <w:tab w:val="right" w:leader="dot" w:pos="10456"/>
            </w:tabs>
            <w:rPr>
              <w:del w:id="152"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53" w:author="Sebastian Rudawski" w:date="2026-04-08T11:48:00Z" w16du:dateUtc="2026-04-08T10:48:00Z">
            <w:r w:rsidRPr="008A0530" w:rsidDel="008A0530">
              <w:rPr>
                <w:noProof/>
                <w:rPrChange w:id="154" w:author="Sebastian Rudawski" w:date="2026-04-08T11:48:00Z" w16du:dateUtc="2026-04-08T10:48:00Z">
                  <w:rPr>
                    <w:rStyle w:val="Hyperlink"/>
                    <w:noProof/>
                  </w:rPr>
                </w:rPrChange>
              </w:rPr>
              <w:delText>6.1 Single-Portal Setup</w:delText>
            </w:r>
            <w:r w:rsidDel="008A0530">
              <w:rPr>
                <w:noProof/>
                <w:webHidden/>
              </w:rPr>
              <w:tab/>
            </w:r>
            <w:r w:rsidR="00B24FA2" w:rsidDel="008A0530">
              <w:rPr>
                <w:noProof/>
                <w:webHidden/>
              </w:rPr>
              <w:delText>44</w:delText>
            </w:r>
          </w:del>
        </w:p>
        <w:p w14:paraId="3AC00F52" w14:textId="1C02256C" w:rsidR="00547FE2" w:rsidDel="008A0530" w:rsidRDefault="00547FE2">
          <w:pPr>
            <w:pStyle w:val="TOC2"/>
            <w:tabs>
              <w:tab w:val="right" w:leader="dot" w:pos="10456"/>
            </w:tabs>
            <w:rPr>
              <w:del w:id="155" w:author="Sebastian Rudawski" w:date="2026-04-08T11:48:00Z" w16du:dateUtc="2026-04-08T10:48:00Z"/>
              <w:rFonts w:asciiTheme="minorHAnsi" w:eastAsiaTheme="minorEastAsia" w:hAnsiTheme="minorHAnsi"/>
              <w:noProof/>
              <w:kern w:val="2"/>
              <w:sz w:val="24"/>
              <w:szCs w:val="24"/>
              <w:lang w:eastAsia="en-GB"/>
              <w14:ligatures w14:val="standardContextual"/>
            </w:rPr>
          </w:pPr>
          <w:del w:id="156" w:author="Sebastian Rudawski" w:date="2026-04-08T11:48:00Z" w16du:dateUtc="2026-04-08T10:48:00Z">
            <w:r w:rsidRPr="008A0530" w:rsidDel="008A0530">
              <w:rPr>
                <w:noProof/>
                <w:rPrChange w:id="157" w:author="Sebastian Rudawski" w:date="2026-04-08T11:48:00Z" w16du:dateUtc="2026-04-08T10:48:00Z">
                  <w:rPr>
                    <w:rStyle w:val="Hyperlink"/>
                    <w:noProof/>
                  </w:rPr>
                </w:rPrChange>
              </w:rPr>
              <w:delText>6.2 Multi-Portal Setup</w:delText>
            </w:r>
            <w:r w:rsidDel="008A0530">
              <w:rPr>
                <w:noProof/>
                <w:webHidden/>
              </w:rPr>
              <w:tab/>
            </w:r>
            <w:r w:rsidR="00B24FA2" w:rsidDel="008A0530">
              <w:rPr>
                <w:noProof/>
                <w:webHidden/>
              </w:rPr>
              <w:delText>46</w:delText>
            </w:r>
          </w:del>
        </w:p>
        <w:p w14:paraId="42EAD75C" w14:textId="30399BA4" w:rsidR="00FA4596" w:rsidRDefault="006A2BEB">
          <w:r>
            <w:fldChar w:fldCharType="end"/>
          </w:r>
        </w:p>
      </w:sdtContent>
    </w:sdt>
    <w:p w14:paraId="4654B6B1" w14:textId="77777777" w:rsidR="002E2DFF" w:rsidRDefault="002E2DFF" w:rsidP="002E2DFF">
      <w:bookmarkStart w:id="158" w:name="_Toc131666169"/>
      <w:r>
        <w:lastRenderedPageBreak/>
        <w:br w:type="page"/>
      </w:r>
    </w:p>
    <w:p w14:paraId="3AF18F13" w14:textId="77777777" w:rsidR="004406BF" w:rsidRPr="004406BF" w:rsidRDefault="004406BF" w:rsidP="00BA1453">
      <w:pPr>
        <w:pStyle w:val="TOCHeading"/>
      </w:pPr>
      <w:r w:rsidRPr="004406BF">
        <w:lastRenderedPageBreak/>
        <w:t>About this Document</w:t>
      </w:r>
      <w:bookmarkEnd w:id="158"/>
    </w:p>
    <w:p w14:paraId="600A9F85" w14:textId="2E81CFBF" w:rsidR="00BD0CC5" w:rsidRPr="004406BF" w:rsidRDefault="004406BF" w:rsidP="004406BF">
      <w:r w:rsidRPr="004406BF">
        <w:t>This document</w:t>
      </w:r>
      <w:r w:rsidR="00355E61">
        <w:t xml:space="preserve"> </w:t>
      </w:r>
      <w:r w:rsidR="00700EF6" w:rsidRPr="000C65AB">
        <w:t xml:space="preserve">provides a general guide to the </w:t>
      </w:r>
      <w:r w:rsidR="00700EF6">
        <w:t>deployment of the CORTEX Interaction Portal, including the steps to configure and deploy alongside a CORTEX instance.</w:t>
      </w:r>
    </w:p>
    <w:p w14:paraId="1296A66F" w14:textId="77777777" w:rsidR="004406BF" w:rsidRPr="004406BF" w:rsidRDefault="004406BF" w:rsidP="00BA1453">
      <w:pPr>
        <w:pStyle w:val="PrefaceSubheading"/>
      </w:pPr>
      <w:bookmarkStart w:id="159" w:name="_Toc103051766"/>
      <w:bookmarkStart w:id="160" w:name="_Toc104202349"/>
      <w:bookmarkStart w:id="161" w:name="_Toc123638453"/>
      <w:bookmarkStart w:id="162" w:name="_Toc131666170"/>
      <w:r w:rsidRPr="004406BF">
        <w:t>Audience</w:t>
      </w:r>
      <w:bookmarkEnd w:id="159"/>
      <w:bookmarkEnd w:id="160"/>
      <w:bookmarkEnd w:id="161"/>
      <w:bookmarkEnd w:id="162"/>
    </w:p>
    <w:p w14:paraId="387BA021" w14:textId="450BA230" w:rsidR="004406BF" w:rsidRPr="004406BF" w:rsidRDefault="00AA2967" w:rsidP="00FB6695">
      <w:bookmarkStart w:id="163" w:name="_Toc103051767"/>
      <w:bookmarkStart w:id="164" w:name="_Toc104202350"/>
      <w:r>
        <w:t xml:space="preserve">This </w:t>
      </w:r>
      <w:r w:rsidR="00355E61">
        <w:t>document is intended for</w:t>
      </w:r>
      <w:r w:rsidR="00700EF6" w:rsidRPr="00700EF6">
        <w:t xml:space="preserve"> </w:t>
      </w:r>
      <w:r w:rsidR="00700EF6" w:rsidRPr="004C3DD0">
        <w:t xml:space="preserve">developers who intend to install the </w:t>
      </w:r>
      <w:r w:rsidR="00700EF6">
        <w:t xml:space="preserve">CORTEX </w:t>
      </w:r>
      <w:r w:rsidR="00700EF6" w:rsidRPr="004C3DD0">
        <w:t xml:space="preserve">Interaction Portal alongside a </w:t>
      </w:r>
      <w:r w:rsidR="00700EF6">
        <w:t xml:space="preserve">CORTEX </w:t>
      </w:r>
      <w:r w:rsidR="00700EF6" w:rsidRPr="004C3DD0">
        <w:t>instance.</w:t>
      </w:r>
    </w:p>
    <w:p w14:paraId="79BAE77A" w14:textId="77777777" w:rsidR="004406BF" w:rsidRPr="004406BF" w:rsidRDefault="004406BF" w:rsidP="00BA1453">
      <w:pPr>
        <w:pStyle w:val="PrefaceSubheading"/>
      </w:pPr>
      <w:bookmarkStart w:id="165" w:name="_Toc123638454"/>
      <w:bookmarkStart w:id="166" w:name="_Toc131666171"/>
      <w:r w:rsidRPr="004406BF">
        <w:t>Related Material</w:t>
      </w:r>
      <w:bookmarkEnd w:id="163"/>
      <w:bookmarkEnd w:id="164"/>
      <w:bookmarkEnd w:id="165"/>
      <w:bookmarkEnd w:id="166"/>
    </w:p>
    <w:tbl>
      <w:tblPr>
        <w:tblStyle w:val="ListTable3"/>
        <w:tblW w:w="0" w:type="auto"/>
        <w:tblLook w:val="0420" w:firstRow="1" w:lastRow="0" w:firstColumn="0" w:lastColumn="0" w:noHBand="0" w:noVBand="1"/>
      </w:tblPr>
      <w:tblGrid>
        <w:gridCol w:w="10288"/>
      </w:tblGrid>
      <w:tr w:rsidR="007D4DCB" w14:paraId="1BBFAB9F" w14:textId="77777777" w:rsidTr="00E44147">
        <w:trPr>
          <w:cnfStyle w:val="100000000000" w:firstRow="1" w:lastRow="0" w:firstColumn="0" w:lastColumn="0" w:oddVBand="0" w:evenVBand="0" w:oddHBand="0" w:evenHBand="0" w:firstRowFirstColumn="0" w:firstRowLastColumn="0" w:lastRowFirstColumn="0" w:lastRowLastColumn="0"/>
          <w:trHeight w:val="135"/>
        </w:trPr>
        <w:tc>
          <w:tcPr>
            <w:tcW w:w="10288" w:type="dxa"/>
          </w:tcPr>
          <w:p w14:paraId="593885BF" w14:textId="4A9FEEE7" w:rsidR="007D4DCB" w:rsidRDefault="007D4DCB" w:rsidP="007F1BC6">
            <w:r>
              <w:t>Document</w:t>
            </w:r>
          </w:p>
        </w:tc>
      </w:tr>
      <w:tr w:rsidR="007D4DCB" w14:paraId="6BB48275" w14:textId="77777777" w:rsidTr="00BB59FA">
        <w:trPr>
          <w:cnfStyle w:val="000000100000" w:firstRow="0" w:lastRow="0" w:firstColumn="0" w:lastColumn="0" w:oddVBand="0" w:evenVBand="0" w:oddHBand="1" w:evenHBand="0" w:firstRowFirstColumn="0" w:firstRowLastColumn="0" w:lastRowFirstColumn="0" w:lastRowLastColumn="0"/>
        </w:trPr>
        <w:tc>
          <w:tcPr>
            <w:tcW w:w="10288" w:type="dxa"/>
          </w:tcPr>
          <w:p w14:paraId="243ABE68" w14:textId="0FE5362B" w:rsidR="007D4DCB" w:rsidRDefault="007D4DCB" w:rsidP="00700EF6">
            <w:r>
              <w:t xml:space="preserve">CORTEX </w:t>
            </w:r>
            <w:r w:rsidRPr="002B4E43">
              <w:t xml:space="preserve">Interaction Portal </w:t>
            </w:r>
            <w:r>
              <w:t>Developer Guide</w:t>
            </w:r>
          </w:p>
        </w:tc>
      </w:tr>
      <w:tr w:rsidR="007D4DCB" w14:paraId="5B7E2727" w14:textId="77777777" w:rsidTr="00117AE3">
        <w:tc>
          <w:tcPr>
            <w:tcW w:w="10288" w:type="dxa"/>
          </w:tcPr>
          <w:p w14:paraId="3DC2D8AB" w14:textId="2B0E4CA0" w:rsidR="007D4DCB" w:rsidRDefault="007D4DCB" w:rsidP="00700EF6">
            <w:r>
              <w:t xml:space="preserve">CORTEX </w:t>
            </w:r>
            <w:r w:rsidRPr="002B4E43">
              <w:t>Interaction Portal Merging Guide</w:t>
            </w:r>
          </w:p>
        </w:tc>
      </w:tr>
      <w:tr w:rsidR="007D4DCB" w:rsidRPr="00836F5A" w14:paraId="526B8EF1" w14:textId="77777777" w:rsidTr="008B11B1">
        <w:trPr>
          <w:cnfStyle w:val="000000100000" w:firstRow="0" w:lastRow="0" w:firstColumn="0" w:lastColumn="0" w:oddVBand="0" w:evenVBand="0" w:oddHBand="1" w:evenHBand="0" w:firstRowFirstColumn="0" w:firstRowLastColumn="0" w:lastRowFirstColumn="0" w:lastRowLastColumn="0"/>
        </w:trPr>
        <w:tc>
          <w:tcPr>
            <w:tcW w:w="10288" w:type="dxa"/>
          </w:tcPr>
          <w:p w14:paraId="2E5E72FD" w14:textId="62DA82FB" w:rsidR="007D4DCB" w:rsidRPr="001968ED" w:rsidRDefault="007D4DCB" w:rsidP="00700EF6">
            <w:pPr>
              <w:rPr>
                <w:lang w:val="fr-FR"/>
              </w:rPr>
            </w:pPr>
            <w:r w:rsidRPr="001968ED">
              <w:rPr>
                <w:lang w:val="fr-FR"/>
              </w:rPr>
              <w:t>CORTEX Interaction Portal User Guide</w:t>
            </w:r>
          </w:p>
        </w:tc>
      </w:tr>
    </w:tbl>
    <w:p w14:paraId="51723844" w14:textId="31EFDA1C" w:rsidR="00973F0F" w:rsidRPr="004406BF" w:rsidRDefault="00973F0F" w:rsidP="00BA1453">
      <w:pPr>
        <w:pStyle w:val="PrefaceSubheading"/>
      </w:pPr>
      <w:r>
        <w:t>Referenced Files</w:t>
      </w:r>
    </w:p>
    <w:tbl>
      <w:tblPr>
        <w:tblStyle w:val="ListTable3"/>
        <w:tblW w:w="0" w:type="auto"/>
        <w:tblLook w:val="0420" w:firstRow="1" w:lastRow="0" w:firstColumn="0" w:lastColumn="0" w:noHBand="0" w:noVBand="1"/>
      </w:tblPr>
      <w:tblGrid>
        <w:gridCol w:w="5346"/>
        <w:gridCol w:w="4942"/>
      </w:tblGrid>
      <w:tr w:rsidR="00973F0F" w14:paraId="7CE1012D" w14:textId="77777777" w:rsidTr="007F1BC6">
        <w:trPr>
          <w:cnfStyle w:val="100000000000" w:firstRow="1" w:lastRow="0" w:firstColumn="0" w:lastColumn="0" w:oddVBand="0" w:evenVBand="0" w:oddHBand="0" w:evenHBand="0" w:firstRowFirstColumn="0" w:firstRowLastColumn="0" w:lastRowFirstColumn="0" w:lastRowLastColumn="0"/>
          <w:trHeight w:val="135"/>
        </w:trPr>
        <w:tc>
          <w:tcPr>
            <w:tcW w:w="5346" w:type="dxa"/>
          </w:tcPr>
          <w:p w14:paraId="374E02A2" w14:textId="77777777" w:rsidR="00973F0F" w:rsidRDefault="00973F0F" w:rsidP="007F1BC6">
            <w:r>
              <w:t>Document</w:t>
            </w:r>
          </w:p>
        </w:tc>
        <w:tc>
          <w:tcPr>
            <w:tcW w:w="4942" w:type="dxa"/>
          </w:tcPr>
          <w:p w14:paraId="46C7DFC9" w14:textId="77777777" w:rsidR="00973F0F" w:rsidRDefault="00973F0F" w:rsidP="007F1BC6">
            <w:r>
              <w:t>Description</w:t>
            </w:r>
          </w:p>
        </w:tc>
      </w:tr>
      <w:tr w:rsidR="00973F0F" w14:paraId="578BD956" w14:textId="77777777" w:rsidTr="007F1BC6">
        <w:trPr>
          <w:cnfStyle w:val="000000100000" w:firstRow="0" w:lastRow="0" w:firstColumn="0" w:lastColumn="0" w:oddVBand="0" w:evenVBand="0" w:oddHBand="1" w:evenHBand="0" w:firstRowFirstColumn="0" w:firstRowLastColumn="0" w:lastRowFirstColumn="0" w:lastRowLastColumn="0"/>
        </w:trPr>
        <w:tc>
          <w:tcPr>
            <w:tcW w:w="5346" w:type="dxa"/>
            <w:vAlign w:val="center"/>
          </w:tcPr>
          <w:p w14:paraId="6A37014D" w14:textId="3D19AB96" w:rsidR="00973F0F" w:rsidRPr="001968ED" w:rsidRDefault="00973F0F" w:rsidP="007F1BC6">
            <w:pPr>
              <w:rPr>
                <w:lang w:val="fr-FR"/>
              </w:rPr>
            </w:pPr>
            <w:proofErr w:type="spellStart"/>
            <w:r w:rsidRPr="001968ED">
              <w:rPr>
                <w:lang w:val="fr-FR"/>
              </w:rPr>
              <w:t>Cortex.Interaction.Portal.zip.gpg</w:t>
            </w:r>
            <w:proofErr w:type="spellEnd"/>
          </w:p>
        </w:tc>
        <w:tc>
          <w:tcPr>
            <w:tcW w:w="4942" w:type="dxa"/>
          </w:tcPr>
          <w:p w14:paraId="5B39E826" w14:textId="77777777" w:rsidR="00973F0F" w:rsidRDefault="00973F0F" w:rsidP="007F1BC6">
            <w:proofErr w:type="spellStart"/>
            <w:r w:rsidRPr="00C723C2">
              <w:t>AppGyver</w:t>
            </w:r>
            <w:proofErr w:type="spellEnd"/>
            <w:r w:rsidRPr="00C723C2">
              <w:t xml:space="preserve"> Solution package (to import into the </w:t>
            </w:r>
            <w:proofErr w:type="spellStart"/>
            <w:r w:rsidRPr="00C723C2">
              <w:t>AppGyver</w:t>
            </w:r>
            <w:proofErr w:type="spellEnd"/>
            <w:r w:rsidRPr="00C723C2">
              <w:t xml:space="preserve"> development environment)</w:t>
            </w:r>
          </w:p>
        </w:tc>
      </w:tr>
      <w:tr w:rsidR="0046465C" w14:paraId="776A8A6C" w14:textId="77777777" w:rsidTr="007F1BC6">
        <w:tc>
          <w:tcPr>
            <w:tcW w:w="5346" w:type="dxa"/>
            <w:vAlign w:val="center"/>
          </w:tcPr>
          <w:p w14:paraId="0D911D20" w14:textId="2A52ED76" w:rsidR="0046465C" w:rsidRPr="002B4E43" w:rsidRDefault="0046465C" w:rsidP="007F1BC6">
            <w:proofErr w:type="spellStart"/>
            <w:r>
              <w:t>User.Access.Management.studiopkg</w:t>
            </w:r>
            <w:proofErr w:type="spellEnd"/>
          </w:p>
        </w:tc>
        <w:tc>
          <w:tcPr>
            <w:tcW w:w="4942" w:type="dxa"/>
          </w:tcPr>
          <w:p w14:paraId="13171418" w14:textId="6A59DB92" w:rsidR="0046465C" w:rsidRDefault="0046465C" w:rsidP="007F1BC6">
            <w:r>
              <w:t>CORTEX flows: User Access Management</w:t>
            </w:r>
          </w:p>
        </w:tc>
      </w:tr>
      <w:tr w:rsidR="00973F0F" w14:paraId="70E8153B" w14:textId="77777777" w:rsidTr="007F1BC6">
        <w:trPr>
          <w:cnfStyle w:val="000000100000" w:firstRow="0" w:lastRow="0" w:firstColumn="0" w:lastColumn="0" w:oddVBand="0" w:evenVBand="0" w:oddHBand="1" w:evenHBand="0" w:firstRowFirstColumn="0" w:firstRowLastColumn="0" w:lastRowFirstColumn="0" w:lastRowLastColumn="0"/>
        </w:trPr>
        <w:tc>
          <w:tcPr>
            <w:tcW w:w="5346" w:type="dxa"/>
            <w:vAlign w:val="center"/>
          </w:tcPr>
          <w:p w14:paraId="2B1DA8C9" w14:textId="121F1F45" w:rsidR="00973F0F" w:rsidRPr="002B4E43" w:rsidDel="001C79CF" w:rsidRDefault="00973F0F" w:rsidP="007F1BC6">
            <w:proofErr w:type="spellStart"/>
            <w:r w:rsidRPr="002B4E43">
              <w:t>Interaction.Portal.</w:t>
            </w:r>
            <w:r w:rsidR="0046465C">
              <w:t>Core</w:t>
            </w:r>
            <w:r w:rsidRPr="002B4E43">
              <w:t>.studiopkg</w:t>
            </w:r>
            <w:proofErr w:type="spellEnd"/>
          </w:p>
        </w:tc>
        <w:tc>
          <w:tcPr>
            <w:tcW w:w="4942" w:type="dxa"/>
          </w:tcPr>
          <w:p w14:paraId="2BE0FA1E" w14:textId="1449672E" w:rsidR="00973F0F" w:rsidRDefault="00973F0F" w:rsidP="007F1BC6">
            <w:r>
              <w:t>CORTEX</w:t>
            </w:r>
            <w:r w:rsidRPr="00C723C2">
              <w:t xml:space="preserve"> flows: </w:t>
            </w:r>
            <w:r w:rsidR="0046465C">
              <w:t xml:space="preserve">Portal and Management </w:t>
            </w:r>
            <w:r w:rsidRPr="00C723C2">
              <w:t xml:space="preserve">(for </w:t>
            </w:r>
            <w:proofErr w:type="spellStart"/>
            <w:r w:rsidRPr="00C723C2">
              <w:t>AppGyver</w:t>
            </w:r>
            <w:proofErr w:type="spellEnd"/>
            <w:r w:rsidRPr="00C723C2">
              <w:t xml:space="preserve"> integration</w:t>
            </w:r>
            <w:r w:rsidR="0046465C">
              <w:t>)</w:t>
            </w:r>
          </w:p>
        </w:tc>
      </w:tr>
      <w:tr w:rsidR="00973F0F" w14:paraId="4F55AEF8" w14:textId="77777777" w:rsidTr="007F1BC6">
        <w:tc>
          <w:tcPr>
            <w:tcW w:w="5346" w:type="dxa"/>
            <w:vAlign w:val="center"/>
          </w:tcPr>
          <w:p w14:paraId="12836B74" w14:textId="21531415" w:rsidR="00973F0F" w:rsidRPr="002B4E43" w:rsidRDefault="00973F0F" w:rsidP="007F1BC6">
            <w:proofErr w:type="spellStart"/>
            <w:r w:rsidRPr="00DB4DC3">
              <w:t>Process.Management.Extension.studiopkg</w:t>
            </w:r>
            <w:proofErr w:type="spellEnd"/>
          </w:p>
        </w:tc>
        <w:tc>
          <w:tcPr>
            <w:tcW w:w="4942" w:type="dxa"/>
          </w:tcPr>
          <w:p w14:paraId="56BDEDB9" w14:textId="5F07FBD8" w:rsidR="00973F0F" w:rsidRDefault="0046465C" w:rsidP="007F1BC6">
            <w:r>
              <w:t xml:space="preserve">CORTEX flows: </w:t>
            </w:r>
            <w:r w:rsidR="00973F0F">
              <w:t>Add-On for Process-Driven Flows components</w:t>
            </w:r>
          </w:p>
        </w:tc>
      </w:tr>
      <w:tr w:rsidR="00973F0F" w14:paraId="2FC72FBE" w14:textId="77777777" w:rsidTr="007F1BC6">
        <w:trPr>
          <w:cnfStyle w:val="000000100000" w:firstRow="0" w:lastRow="0" w:firstColumn="0" w:lastColumn="0" w:oddVBand="0" w:evenVBand="0" w:oddHBand="1" w:evenHBand="0" w:firstRowFirstColumn="0" w:firstRowLastColumn="0" w:lastRowFirstColumn="0" w:lastRowLastColumn="0"/>
        </w:trPr>
        <w:tc>
          <w:tcPr>
            <w:tcW w:w="5346" w:type="dxa"/>
            <w:vAlign w:val="center"/>
          </w:tcPr>
          <w:p w14:paraId="252634FD" w14:textId="77777777" w:rsidR="00973F0F" w:rsidRPr="00DB4DC3" w:rsidRDefault="00973F0F" w:rsidP="007F1BC6">
            <w:proofErr w:type="spellStart"/>
            <w:r w:rsidRPr="002B4E43">
              <w:t>Cortex.Interaction.Portal.postman_collection.json</w:t>
            </w:r>
            <w:proofErr w:type="spellEnd"/>
          </w:p>
        </w:tc>
        <w:tc>
          <w:tcPr>
            <w:tcW w:w="4942" w:type="dxa"/>
          </w:tcPr>
          <w:p w14:paraId="45CBA008" w14:textId="505566C8" w:rsidR="00973F0F" w:rsidRDefault="00973F0F" w:rsidP="007F1BC6">
            <w:pPr>
              <w:tabs>
                <w:tab w:val="left" w:pos="937"/>
              </w:tabs>
            </w:pPr>
            <w:r w:rsidRPr="00C723C2">
              <w:t xml:space="preserve">Postman collection for testing </w:t>
            </w:r>
            <w:r>
              <w:t>CORTEX</w:t>
            </w:r>
            <w:r w:rsidRPr="00C723C2">
              <w:t xml:space="preserve"> flows</w:t>
            </w:r>
          </w:p>
        </w:tc>
      </w:tr>
    </w:tbl>
    <w:p w14:paraId="6CF8D9C8" w14:textId="77777777" w:rsidR="00700EF6" w:rsidRDefault="00700EF6" w:rsidP="004406BF"/>
    <w:p w14:paraId="04EB3CAC" w14:textId="77777777" w:rsidR="004406BF" w:rsidRPr="004406BF" w:rsidRDefault="004406BF" w:rsidP="00BA1453">
      <w:pPr>
        <w:pStyle w:val="PrefaceSubheading"/>
      </w:pPr>
      <w:bookmarkStart w:id="167" w:name="_Toc123638455"/>
      <w:bookmarkStart w:id="168" w:name="_Toc131666172"/>
      <w:r w:rsidRPr="004406BF">
        <w:t>Abbreviations used in this Document</w:t>
      </w:r>
      <w:bookmarkEnd w:id="167"/>
      <w:bookmarkEnd w:id="16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9043"/>
      </w:tblGrid>
      <w:tr w:rsidR="001970A0" w14:paraId="0B84CFB3" w14:textId="77777777" w:rsidTr="00764924">
        <w:tc>
          <w:tcPr>
            <w:tcW w:w="1413" w:type="dxa"/>
          </w:tcPr>
          <w:p w14:paraId="4F834AFB" w14:textId="5944413A" w:rsidR="001970A0" w:rsidRDefault="000B343E" w:rsidP="004406BF">
            <w:pPr>
              <w:rPr>
                <w:b/>
                <w:bCs/>
              </w:rPr>
            </w:pPr>
            <w:r>
              <w:rPr>
                <w:b/>
                <w:bCs/>
              </w:rPr>
              <w:t>UI</w:t>
            </w:r>
          </w:p>
        </w:tc>
        <w:tc>
          <w:tcPr>
            <w:tcW w:w="9043" w:type="dxa"/>
          </w:tcPr>
          <w:p w14:paraId="7AE0575F" w14:textId="5A5881B0" w:rsidR="001970A0" w:rsidRDefault="00973F0F" w:rsidP="004406BF">
            <w:pPr>
              <w:rPr>
                <w:b/>
                <w:bCs/>
              </w:rPr>
            </w:pPr>
            <w:r>
              <w:t>User Interface</w:t>
            </w:r>
          </w:p>
        </w:tc>
      </w:tr>
      <w:tr w:rsidR="001970A0" w14:paraId="573BE47A" w14:textId="77777777" w:rsidTr="00764924">
        <w:tc>
          <w:tcPr>
            <w:tcW w:w="1413" w:type="dxa"/>
          </w:tcPr>
          <w:p w14:paraId="0120C6FF" w14:textId="1FF8B176" w:rsidR="001970A0" w:rsidRDefault="000B343E" w:rsidP="004406BF">
            <w:pPr>
              <w:rPr>
                <w:b/>
                <w:bCs/>
              </w:rPr>
            </w:pPr>
            <w:r>
              <w:rPr>
                <w:b/>
                <w:bCs/>
              </w:rPr>
              <w:t>UX</w:t>
            </w:r>
          </w:p>
        </w:tc>
        <w:tc>
          <w:tcPr>
            <w:tcW w:w="9043" w:type="dxa"/>
          </w:tcPr>
          <w:p w14:paraId="617EC441" w14:textId="49658BCD" w:rsidR="001970A0" w:rsidRPr="000B343E" w:rsidRDefault="000B343E" w:rsidP="004406BF">
            <w:r>
              <w:t>User Experience</w:t>
            </w:r>
          </w:p>
        </w:tc>
      </w:tr>
      <w:tr w:rsidR="00CE457D" w14:paraId="178CC1DD" w14:textId="77777777" w:rsidTr="00764924">
        <w:tc>
          <w:tcPr>
            <w:tcW w:w="1413" w:type="dxa"/>
          </w:tcPr>
          <w:p w14:paraId="2FB91315" w14:textId="6388D047" w:rsidR="00CE457D" w:rsidRPr="004406BF" w:rsidRDefault="000B343E" w:rsidP="004406BF">
            <w:pPr>
              <w:rPr>
                <w:b/>
                <w:bCs/>
              </w:rPr>
            </w:pPr>
            <w:r>
              <w:rPr>
                <w:b/>
                <w:bCs/>
              </w:rPr>
              <w:t>IIS</w:t>
            </w:r>
          </w:p>
        </w:tc>
        <w:tc>
          <w:tcPr>
            <w:tcW w:w="9043" w:type="dxa"/>
          </w:tcPr>
          <w:p w14:paraId="6A1DE2A5" w14:textId="170FC440" w:rsidR="00CE457D" w:rsidRPr="000B343E" w:rsidRDefault="000B343E" w:rsidP="004406BF">
            <w:r>
              <w:t>Internet Information Service</w:t>
            </w:r>
          </w:p>
        </w:tc>
      </w:tr>
      <w:tr w:rsidR="000B343E" w14:paraId="64AC25CA" w14:textId="77777777" w:rsidTr="00764924">
        <w:tc>
          <w:tcPr>
            <w:tcW w:w="1413" w:type="dxa"/>
          </w:tcPr>
          <w:p w14:paraId="5F308286" w14:textId="1B8F958C" w:rsidR="000B343E" w:rsidRDefault="000B343E" w:rsidP="004406BF">
            <w:pPr>
              <w:rPr>
                <w:b/>
                <w:bCs/>
              </w:rPr>
            </w:pPr>
            <w:r>
              <w:rPr>
                <w:b/>
                <w:bCs/>
              </w:rPr>
              <w:t>RBAC</w:t>
            </w:r>
          </w:p>
        </w:tc>
        <w:tc>
          <w:tcPr>
            <w:tcW w:w="9043" w:type="dxa"/>
          </w:tcPr>
          <w:p w14:paraId="630C29CA" w14:textId="467E383B" w:rsidR="000B343E" w:rsidRPr="000B343E" w:rsidRDefault="000B343E" w:rsidP="004406BF">
            <w:r>
              <w:t>Role Based Access Control</w:t>
            </w:r>
          </w:p>
        </w:tc>
      </w:tr>
    </w:tbl>
    <w:p w14:paraId="0DF600AC" w14:textId="347B95F4" w:rsidR="000A7807" w:rsidRDefault="000A7807" w:rsidP="00FA4596">
      <w:pPr>
        <w:sectPr w:rsidR="000A7807" w:rsidSect="005B20FB">
          <w:headerReference w:type="default" r:id="rId13"/>
          <w:footerReference w:type="default" r:id="rId14"/>
          <w:headerReference w:type="first" r:id="rId15"/>
          <w:pgSz w:w="11906" w:h="16838"/>
          <w:pgMar w:top="720" w:right="720" w:bottom="720" w:left="720" w:header="567" w:footer="567" w:gutter="0"/>
          <w:cols w:space="708"/>
          <w:docGrid w:linePitch="435"/>
        </w:sectPr>
      </w:pPr>
    </w:p>
    <w:p w14:paraId="7511AB46" w14:textId="77777777" w:rsidR="00102EFB" w:rsidRPr="009B77D4" w:rsidRDefault="00102EFB" w:rsidP="00BA1453">
      <w:pPr>
        <w:pStyle w:val="Heading1"/>
      </w:pPr>
      <w:bookmarkStart w:id="169" w:name="_Toc130996328"/>
      <w:bookmarkStart w:id="170" w:name="_Toc142058380"/>
      <w:bookmarkStart w:id="171" w:name="_Toc226541307"/>
      <w:bookmarkEnd w:id="1"/>
      <w:r w:rsidRPr="009B77D4">
        <w:lastRenderedPageBreak/>
        <w:t>Introduction</w:t>
      </w:r>
      <w:bookmarkEnd w:id="169"/>
      <w:bookmarkEnd w:id="170"/>
      <w:bookmarkEnd w:id="171"/>
    </w:p>
    <w:p w14:paraId="41E49C55" w14:textId="77777777" w:rsidR="00102EFB" w:rsidRPr="009B77D4" w:rsidRDefault="00102EFB" w:rsidP="00BA1453">
      <w:pPr>
        <w:pStyle w:val="Heading2"/>
      </w:pPr>
      <w:bookmarkStart w:id="172" w:name="_Toc130996329"/>
      <w:bookmarkStart w:id="173" w:name="_Toc142058381"/>
      <w:bookmarkStart w:id="174" w:name="_Toc226541308"/>
      <w:proofErr w:type="spellStart"/>
      <w:r w:rsidRPr="009B77D4">
        <w:t>AppGyver</w:t>
      </w:r>
      <w:proofErr w:type="spellEnd"/>
      <w:r w:rsidRPr="009B77D4">
        <w:t xml:space="preserve"> Overview</w:t>
      </w:r>
      <w:bookmarkEnd w:id="172"/>
      <w:bookmarkEnd w:id="173"/>
      <w:bookmarkEnd w:id="174"/>
    </w:p>
    <w:p w14:paraId="27BE5A61" w14:textId="713EC6D7" w:rsidR="00102EFB" w:rsidRPr="009B77D4" w:rsidRDefault="00102EFB" w:rsidP="00102EFB">
      <w:r w:rsidRPr="009B77D4">
        <w:t xml:space="preserve">The </w:t>
      </w:r>
      <w:r>
        <w:t xml:space="preserve">CORTEX </w:t>
      </w:r>
      <w:r w:rsidRPr="009B77D4">
        <w:t xml:space="preserve">Interaction Portal is built using SAP </w:t>
      </w:r>
      <w:proofErr w:type="spellStart"/>
      <w:r w:rsidRPr="009B77D4">
        <w:t>AppGyver</w:t>
      </w:r>
      <w:proofErr w:type="spellEnd"/>
      <w:r w:rsidRPr="009B77D4">
        <w:t xml:space="preserve">: a low-code web (and mobile) application building tool which offers pre-built </w:t>
      </w:r>
      <w:r w:rsidRPr="008D4423">
        <w:rPr>
          <w:rStyle w:val="Emphasis"/>
        </w:rPr>
        <w:t>components</w:t>
      </w:r>
      <w:r w:rsidRPr="009B77D4">
        <w:t xml:space="preserve"> and the ability to create your own component templates. Also included is integrated logic to issue API requests, navigate pages, show data, and many more options.</w:t>
      </w:r>
    </w:p>
    <w:p w14:paraId="4C9E03FE" w14:textId="77777777" w:rsidR="00102EFB" w:rsidRPr="003718E9" w:rsidRDefault="00102EFB" w:rsidP="00102EFB">
      <w:pPr>
        <w:pStyle w:val="WeAreCORTEXEmphasis"/>
        <w:spacing w:line="276" w:lineRule="auto"/>
        <w:jc w:val="both"/>
      </w:pPr>
      <w:proofErr w:type="spellStart"/>
      <w:r w:rsidRPr="003718E9">
        <w:t>AppGyver</w:t>
      </w:r>
      <w:proofErr w:type="spellEnd"/>
      <w:r w:rsidRPr="003718E9">
        <w:t xml:space="preserve"> is offered in several different pricing tiers. At the time of writing the Community Edition includes all the core functionality required.</w:t>
      </w:r>
    </w:p>
    <w:p w14:paraId="650C0F6C" w14:textId="77777777" w:rsidR="00102EFB" w:rsidRDefault="00102EFB" w:rsidP="00102EFB">
      <w:pPr>
        <w:spacing w:line="276" w:lineRule="auto"/>
        <w:jc w:val="both"/>
        <w:rPr>
          <w:rFonts w:asciiTheme="majorHAnsi" w:eastAsiaTheme="majorEastAsia" w:hAnsiTheme="majorHAnsi" w:cstheme="majorBidi"/>
          <w:b/>
          <w:iCs/>
          <w:color w:val="282864"/>
          <w:sz w:val="24"/>
        </w:rPr>
      </w:pPr>
      <w:bookmarkStart w:id="175" w:name="_Toc130996330"/>
      <w:r>
        <w:br w:type="page"/>
      </w:r>
    </w:p>
    <w:p w14:paraId="1AB88E82" w14:textId="77777777" w:rsidR="00102EFB" w:rsidRPr="008C5EF6" w:rsidRDefault="00102EFB" w:rsidP="00BA1453">
      <w:pPr>
        <w:pStyle w:val="Heading2"/>
      </w:pPr>
      <w:bookmarkStart w:id="176" w:name="_Toc142058382"/>
      <w:bookmarkStart w:id="177" w:name="_Toc226541309"/>
      <w:r w:rsidRPr="008C5EF6">
        <w:lastRenderedPageBreak/>
        <w:t>High-Level Architecture</w:t>
      </w:r>
      <w:bookmarkEnd w:id="175"/>
      <w:bookmarkEnd w:id="176"/>
      <w:bookmarkEnd w:id="177"/>
    </w:p>
    <w:p w14:paraId="353FD6C3" w14:textId="77777777" w:rsidR="00102EFB" w:rsidRPr="008C5EF6" w:rsidRDefault="00102EFB" w:rsidP="00102EFB">
      <w:pPr>
        <w:pStyle w:val="Heading3"/>
      </w:pPr>
      <w:bookmarkStart w:id="178" w:name="_Toc130888560"/>
      <w:bookmarkStart w:id="179" w:name="_Toc130996331"/>
      <w:r w:rsidRPr="008C5EF6">
        <w:t>Single Node</w:t>
      </w:r>
      <w:bookmarkEnd w:id="178"/>
      <w:bookmarkEnd w:id="179"/>
    </w:p>
    <w:p w14:paraId="6D1EBFE4" w14:textId="77777777" w:rsidR="00102EFB" w:rsidRPr="008C5EF6" w:rsidRDefault="00102EFB" w:rsidP="00102EFB">
      <w:r w:rsidRPr="008C5EF6">
        <w:t xml:space="preserve">The simplest possible architecture for a </w:t>
      </w:r>
      <w:r>
        <w:t xml:space="preserve">CORTEX </w:t>
      </w:r>
      <w:r w:rsidRPr="008C5EF6">
        <w:t xml:space="preserve">Interaction Portal is to install it alongside </w:t>
      </w:r>
      <w:r>
        <w:t xml:space="preserve">CORTEX </w:t>
      </w:r>
      <w:r w:rsidRPr="008C5EF6">
        <w:t xml:space="preserve">Gateway and a single </w:t>
      </w:r>
      <w:r>
        <w:t xml:space="preserve">CORTEX </w:t>
      </w:r>
      <w:r w:rsidRPr="008C5EF6">
        <w:t xml:space="preserve">node on one server. It may be accessed by a user alongside </w:t>
      </w:r>
      <w:r>
        <w:t xml:space="preserve">CORTEX </w:t>
      </w:r>
      <w:r w:rsidRPr="008C5EF6">
        <w:t xml:space="preserve">Gateway and interacts with the flows published to the </w:t>
      </w:r>
      <w:r>
        <w:t>CORTEX</w:t>
      </w:r>
      <w:r w:rsidRPr="008C5EF6">
        <w:t xml:space="preserve"> node via its API Gateway Service.</w:t>
      </w:r>
    </w:p>
    <w:p w14:paraId="4FB491DA" w14:textId="77777777" w:rsidR="00102EFB" w:rsidRPr="008C5EF6" w:rsidRDefault="00102EFB" w:rsidP="00102EFB">
      <w:r w:rsidRPr="008C5EF6">
        <w:rPr>
          <w:noProof/>
          <w:color w:val="2B579A"/>
          <w:shd w:val="clear" w:color="auto" w:fill="E6E6E6"/>
        </w:rPr>
        <w:drawing>
          <wp:inline distT="0" distB="0" distL="0" distR="0" wp14:anchorId="214D1B88" wp14:editId="2626071A">
            <wp:extent cx="3776869" cy="3096197"/>
            <wp:effectExtent l="0" t="0" r="0" b="952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6"/>
                    <a:stretch>
                      <a:fillRect/>
                    </a:stretch>
                  </pic:blipFill>
                  <pic:spPr>
                    <a:xfrm>
                      <a:off x="0" y="0"/>
                      <a:ext cx="3783316" cy="3101482"/>
                    </a:xfrm>
                    <a:prstGeom prst="rect">
                      <a:avLst/>
                    </a:prstGeom>
                  </pic:spPr>
                </pic:pic>
              </a:graphicData>
            </a:graphic>
          </wp:inline>
        </w:drawing>
      </w:r>
    </w:p>
    <w:p w14:paraId="5D4C3422" w14:textId="77777777" w:rsidR="00102EFB" w:rsidRPr="008C5EF6" w:rsidRDefault="00102EFB" w:rsidP="00102EFB">
      <w:r w:rsidRPr="008C5EF6">
        <w:t xml:space="preserve">While this may serve for a simple proof-of-concept or development environment, often </w:t>
      </w:r>
      <w:r>
        <w:t xml:space="preserve">CORTEX </w:t>
      </w:r>
      <w:r w:rsidRPr="008C5EF6">
        <w:t xml:space="preserve">Gateway is installed on its own dedicated web server. The </w:t>
      </w:r>
      <w:r>
        <w:t xml:space="preserve">CORTEX </w:t>
      </w:r>
      <w:r w:rsidRPr="008C5EF6">
        <w:t>Interaction Portal may be installed alongside it here.</w:t>
      </w:r>
    </w:p>
    <w:p w14:paraId="69030FE0" w14:textId="56081C13" w:rsidR="00102EFB" w:rsidRPr="008C5EF6" w:rsidRDefault="00102EFB" w:rsidP="00102EFB">
      <w:r w:rsidRPr="008C5EF6">
        <w:rPr>
          <w:noProof/>
          <w:shd w:val="clear" w:color="auto" w:fill="E6E6E6"/>
        </w:rPr>
        <w:drawing>
          <wp:inline distT="0" distB="0" distL="0" distR="0" wp14:anchorId="1BEB29FE" wp14:editId="27B6BBEF">
            <wp:extent cx="3506525" cy="2918448"/>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7"/>
                    <a:stretch>
                      <a:fillRect/>
                    </a:stretch>
                  </pic:blipFill>
                  <pic:spPr>
                    <a:xfrm>
                      <a:off x="0" y="0"/>
                      <a:ext cx="3508296" cy="2919922"/>
                    </a:xfrm>
                    <a:prstGeom prst="rect">
                      <a:avLst/>
                    </a:prstGeom>
                  </pic:spPr>
                </pic:pic>
              </a:graphicData>
            </a:graphic>
          </wp:inline>
        </w:drawing>
      </w:r>
    </w:p>
    <w:p w14:paraId="35850374" w14:textId="77777777" w:rsidR="00102EFB" w:rsidRPr="008C5EF6" w:rsidRDefault="00102EFB" w:rsidP="00102EFB">
      <w:r w:rsidRPr="008C5EF6">
        <w:lastRenderedPageBreak/>
        <w:t xml:space="preserve">Alternatively, it may be installed alongside the </w:t>
      </w:r>
      <w:r>
        <w:t>CORTEX</w:t>
      </w:r>
      <w:r w:rsidRPr="008C5EF6">
        <w:t xml:space="preserve"> Node on the Application Server.</w:t>
      </w:r>
    </w:p>
    <w:p w14:paraId="4AE25561" w14:textId="77777777" w:rsidR="00102EFB" w:rsidRPr="008C5EF6" w:rsidRDefault="00102EFB" w:rsidP="00102EFB">
      <w:r w:rsidRPr="008C5EF6">
        <w:rPr>
          <w:noProof/>
          <w:shd w:val="clear" w:color="auto" w:fill="E6E6E6"/>
        </w:rPr>
        <w:drawing>
          <wp:inline distT="0" distB="0" distL="0" distR="0" wp14:anchorId="28547E51" wp14:editId="4C7EAFA2">
            <wp:extent cx="4257447" cy="3059400"/>
            <wp:effectExtent l="0" t="0" r="0" b="8255"/>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18"/>
                    <a:stretch>
                      <a:fillRect/>
                    </a:stretch>
                  </pic:blipFill>
                  <pic:spPr>
                    <a:xfrm>
                      <a:off x="0" y="0"/>
                      <a:ext cx="4262406" cy="3062964"/>
                    </a:xfrm>
                    <a:prstGeom prst="rect">
                      <a:avLst/>
                    </a:prstGeom>
                  </pic:spPr>
                </pic:pic>
              </a:graphicData>
            </a:graphic>
          </wp:inline>
        </w:drawing>
      </w:r>
    </w:p>
    <w:p w14:paraId="67F234B7" w14:textId="77777777" w:rsidR="00102EFB" w:rsidRPr="008C5EF6" w:rsidRDefault="00102EFB" w:rsidP="00102EFB"/>
    <w:p w14:paraId="51DD3F73" w14:textId="77777777" w:rsidR="00102EFB" w:rsidRPr="008C5EF6" w:rsidRDefault="00102EFB" w:rsidP="00102EFB">
      <w:r w:rsidRPr="008C5EF6">
        <w:t>An Interaction Portal may be installed on its own dedicated server as well.</w:t>
      </w:r>
    </w:p>
    <w:p w14:paraId="2FD7F8FE" w14:textId="77777777" w:rsidR="00102EFB" w:rsidRPr="008C5EF6" w:rsidRDefault="00102EFB" w:rsidP="00102EFB">
      <w:pPr>
        <w:spacing w:line="276" w:lineRule="auto"/>
        <w:jc w:val="both"/>
        <w:rPr>
          <w:szCs w:val="20"/>
        </w:rPr>
      </w:pPr>
      <w:r w:rsidRPr="008C5EF6">
        <w:rPr>
          <w:noProof/>
          <w:color w:val="2B579A"/>
          <w:szCs w:val="20"/>
          <w:shd w:val="clear" w:color="auto" w:fill="E6E6E6"/>
        </w:rPr>
        <w:drawing>
          <wp:inline distT="0" distB="0" distL="0" distR="0" wp14:anchorId="3324BB42" wp14:editId="2330B1EA">
            <wp:extent cx="4023360" cy="2963307"/>
            <wp:effectExtent l="0" t="0" r="0" b="889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19"/>
                    <a:stretch>
                      <a:fillRect/>
                    </a:stretch>
                  </pic:blipFill>
                  <pic:spPr>
                    <a:xfrm>
                      <a:off x="0" y="0"/>
                      <a:ext cx="4029299" cy="2967682"/>
                    </a:xfrm>
                    <a:prstGeom prst="rect">
                      <a:avLst/>
                    </a:prstGeom>
                  </pic:spPr>
                </pic:pic>
              </a:graphicData>
            </a:graphic>
          </wp:inline>
        </w:drawing>
      </w:r>
    </w:p>
    <w:p w14:paraId="0B77F66D" w14:textId="77777777" w:rsidR="00102EFB" w:rsidRPr="008C5EF6" w:rsidRDefault="00102EFB" w:rsidP="00102EFB">
      <w:pPr>
        <w:spacing w:line="276" w:lineRule="auto"/>
        <w:jc w:val="both"/>
        <w:rPr>
          <w:szCs w:val="20"/>
        </w:rPr>
      </w:pPr>
    </w:p>
    <w:p w14:paraId="14357863" w14:textId="77777777" w:rsidR="00102EFB" w:rsidRPr="008C5EF6" w:rsidRDefault="00102EFB" w:rsidP="00102EFB">
      <w:pPr>
        <w:spacing w:line="276" w:lineRule="auto"/>
        <w:jc w:val="both"/>
        <w:rPr>
          <w:bCs/>
          <w:szCs w:val="20"/>
        </w:rPr>
      </w:pPr>
      <w:r w:rsidRPr="008C5EF6">
        <w:rPr>
          <w:szCs w:val="20"/>
        </w:rPr>
        <w:br w:type="page"/>
      </w:r>
    </w:p>
    <w:p w14:paraId="625817B3" w14:textId="77777777" w:rsidR="00102EFB" w:rsidRPr="008C5EF6" w:rsidRDefault="00102EFB" w:rsidP="00102EFB">
      <w:pPr>
        <w:pStyle w:val="Heading3"/>
      </w:pPr>
      <w:bookmarkStart w:id="180" w:name="_Toc130888561"/>
      <w:bookmarkStart w:id="181" w:name="_Toc130996332"/>
      <w:r w:rsidRPr="008C5EF6">
        <w:lastRenderedPageBreak/>
        <w:t>Multi Node</w:t>
      </w:r>
      <w:bookmarkEnd w:id="180"/>
      <w:bookmarkEnd w:id="181"/>
    </w:p>
    <w:p w14:paraId="464475CF" w14:textId="1029E530" w:rsidR="00102EFB" w:rsidRPr="008C5EF6" w:rsidRDefault="00102EFB" w:rsidP="00102EFB">
      <w:r w:rsidRPr="008C5EF6">
        <w:t xml:space="preserve">The below is the default set-up for a three node </w:t>
      </w:r>
      <w:r>
        <w:t xml:space="preserve">CORTEX </w:t>
      </w:r>
      <w:r w:rsidRPr="008C5EF6">
        <w:t xml:space="preserve">environment without an Interaction Portal. </w:t>
      </w:r>
    </w:p>
    <w:p w14:paraId="4B687072" w14:textId="77777777" w:rsidR="00102EFB" w:rsidRPr="008C5EF6" w:rsidRDefault="00102EFB" w:rsidP="00102EFB">
      <w:pPr>
        <w:pStyle w:val="WeAreCORTEXEmphasis"/>
        <w:spacing w:line="276" w:lineRule="auto"/>
        <w:jc w:val="both"/>
      </w:pPr>
      <w:r w:rsidRPr="008C5EF6">
        <w:t xml:space="preserve">For simplicity, the web server hosting </w:t>
      </w:r>
      <w:r>
        <w:t>CORTEX</w:t>
      </w:r>
      <w:r w:rsidRPr="008C5EF6">
        <w:t xml:space="preserve"> Gateway has been omitted. </w:t>
      </w:r>
    </w:p>
    <w:p w14:paraId="00AEB4FD" w14:textId="77777777" w:rsidR="00102EFB" w:rsidRPr="008C5EF6" w:rsidRDefault="00102EFB" w:rsidP="00102EFB">
      <w:r w:rsidRPr="008C5EF6">
        <w:t xml:space="preserve">During a standard </w:t>
      </w:r>
      <w:r>
        <w:t xml:space="preserve">CORTEX </w:t>
      </w:r>
      <w:r w:rsidRPr="008C5EF6">
        <w:t xml:space="preserve">installation including a Load Balancer server, the </w:t>
      </w:r>
      <w:proofErr w:type="spellStart"/>
      <w:r w:rsidRPr="008C5EF6">
        <w:t>GoBetween</w:t>
      </w:r>
      <w:proofErr w:type="spellEnd"/>
      <w:r w:rsidRPr="008C5EF6">
        <w:t xml:space="preserve"> service is installed there in order to route each inbound REST requests to one of the three nodes.</w:t>
      </w:r>
    </w:p>
    <w:p w14:paraId="4961ECC8" w14:textId="77777777" w:rsidR="00102EFB" w:rsidRPr="008C5EF6" w:rsidRDefault="00102EFB" w:rsidP="00102EFB"/>
    <w:p w14:paraId="4CC58834" w14:textId="77777777" w:rsidR="00102EFB" w:rsidRPr="008C5EF6" w:rsidRDefault="00102EFB" w:rsidP="00102EFB">
      <w:r w:rsidRPr="008C5EF6">
        <w:rPr>
          <w:noProof/>
          <w:shd w:val="clear" w:color="auto" w:fill="E6E6E6"/>
        </w:rPr>
        <w:drawing>
          <wp:inline distT="0" distB="0" distL="0" distR="0" wp14:anchorId="1E2616CE" wp14:editId="3645AA8A">
            <wp:extent cx="3942893" cy="2695845"/>
            <wp:effectExtent l="0" t="0" r="635" b="9525"/>
            <wp:docPr id="19" name="Picture 19"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diagram&#10;&#10;Description automatically generated"/>
                    <pic:cNvPicPr/>
                  </pic:nvPicPr>
                  <pic:blipFill>
                    <a:blip r:embed="rId20"/>
                    <a:stretch>
                      <a:fillRect/>
                    </a:stretch>
                  </pic:blipFill>
                  <pic:spPr>
                    <a:xfrm>
                      <a:off x="0" y="0"/>
                      <a:ext cx="3950988" cy="2701380"/>
                    </a:xfrm>
                    <a:prstGeom prst="rect">
                      <a:avLst/>
                    </a:prstGeom>
                  </pic:spPr>
                </pic:pic>
              </a:graphicData>
            </a:graphic>
          </wp:inline>
        </w:drawing>
      </w:r>
    </w:p>
    <w:p w14:paraId="51070623" w14:textId="77777777" w:rsidR="00102EFB" w:rsidRPr="008C5EF6" w:rsidRDefault="00102EFB" w:rsidP="00102EFB"/>
    <w:p w14:paraId="15833EFD" w14:textId="77777777" w:rsidR="00102EFB" w:rsidRPr="008C5EF6" w:rsidRDefault="00102EFB" w:rsidP="00102EFB">
      <w:r w:rsidRPr="008C5EF6">
        <w:t xml:space="preserve">Similarly, if a </w:t>
      </w:r>
      <w:r>
        <w:t xml:space="preserve">CORTEX </w:t>
      </w:r>
      <w:r w:rsidRPr="008C5EF6">
        <w:t>Interaction Portal web application is deployed to each of the three application servers, then it is possible to configure the load balancer to also route a user’s session to one of them, as below:</w:t>
      </w:r>
    </w:p>
    <w:p w14:paraId="67143451" w14:textId="77777777" w:rsidR="00102EFB" w:rsidRPr="008C5EF6" w:rsidRDefault="00102EFB" w:rsidP="00102EFB">
      <w:r w:rsidRPr="008C5EF6">
        <w:rPr>
          <w:noProof/>
          <w:shd w:val="clear" w:color="auto" w:fill="E6E6E6"/>
        </w:rPr>
        <w:lastRenderedPageBreak/>
        <w:drawing>
          <wp:inline distT="0" distB="0" distL="0" distR="0" wp14:anchorId="29AC3179" wp14:editId="4DF2B16B">
            <wp:extent cx="3741423" cy="3233318"/>
            <wp:effectExtent l="0" t="0" r="0" b="5715"/>
            <wp:docPr id="20" name="Picture 20"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diagram&#10;&#10;Description automatically generated"/>
                    <pic:cNvPicPr/>
                  </pic:nvPicPr>
                  <pic:blipFill>
                    <a:blip r:embed="rId21"/>
                    <a:stretch>
                      <a:fillRect/>
                    </a:stretch>
                  </pic:blipFill>
                  <pic:spPr>
                    <a:xfrm>
                      <a:off x="0" y="0"/>
                      <a:ext cx="3746461" cy="3237672"/>
                    </a:xfrm>
                    <a:prstGeom prst="rect">
                      <a:avLst/>
                    </a:prstGeom>
                  </pic:spPr>
                </pic:pic>
              </a:graphicData>
            </a:graphic>
          </wp:inline>
        </w:drawing>
      </w:r>
    </w:p>
    <w:p w14:paraId="0D28016A" w14:textId="77777777" w:rsidR="00102EFB" w:rsidRPr="008C5EF6" w:rsidRDefault="00102EFB" w:rsidP="00102EFB"/>
    <w:p w14:paraId="52CAE7E5" w14:textId="77777777" w:rsidR="00102EFB" w:rsidRPr="008C5EF6" w:rsidRDefault="00102EFB" w:rsidP="00102EFB">
      <w:r w:rsidRPr="008C5EF6">
        <w:t xml:space="preserve">Combining these diagrams, we may see the full interactions between the </w:t>
      </w:r>
      <w:r>
        <w:t xml:space="preserve">CORTEX </w:t>
      </w:r>
      <w:r w:rsidRPr="008C5EF6">
        <w:t xml:space="preserve">Interaction Portals, the </w:t>
      </w:r>
      <w:r>
        <w:t xml:space="preserve">CORTEX </w:t>
      </w:r>
      <w:r w:rsidRPr="008C5EF6">
        <w:t>Nodes, and the Load Balancer.</w:t>
      </w:r>
    </w:p>
    <w:p w14:paraId="4D2F125C" w14:textId="77777777" w:rsidR="00102EFB" w:rsidRPr="008C5EF6" w:rsidRDefault="00102EFB" w:rsidP="00102EFB"/>
    <w:p w14:paraId="21E028EB" w14:textId="77777777" w:rsidR="00102EFB" w:rsidRPr="008C5EF6" w:rsidRDefault="00102EFB" w:rsidP="00102EFB">
      <w:r w:rsidRPr="008C5EF6">
        <w:rPr>
          <w:noProof/>
          <w:shd w:val="clear" w:color="auto" w:fill="E6E6E6"/>
        </w:rPr>
        <w:drawing>
          <wp:inline distT="0" distB="0" distL="0" distR="0" wp14:anchorId="728D3421" wp14:editId="2E15C329">
            <wp:extent cx="5278120" cy="3588385"/>
            <wp:effectExtent l="0" t="0" r="0" b="0"/>
            <wp:docPr id="33" name="Picture 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10;&#10;Description automatically generated"/>
                    <pic:cNvPicPr/>
                  </pic:nvPicPr>
                  <pic:blipFill>
                    <a:blip r:embed="rId22"/>
                    <a:stretch>
                      <a:fillRect/>
                    </a:stretch>
                  </pic:blipFill>
                  <pic:spPr>
                    <a:xfrm>
                      <a:off x="0" y="0"/>
                      <a:ext cx="5278120" cy="3588385"/>
                    </a:xfrm>
                    <a:prstGeom prst="rect">
                      <a:avLst/>
                    </a:prstGeom>
                  </pic:spPr>
                </pic:pic>
              </a:graphicData>
            </a:graphic>
          </wp:inline>
        </w:drawing>
      </w:r>
    </w:p>
    <w:p w14:paraId="2F8E7C84" w14:textId="77777777" w:rsidR="00102EFB" w:rsidRPr="008C5EF6" w:rsidRDefault="00102EFB" w:rsidP="00102EFB"/>
    <w:p w14:paraId="084B8FD3" w14:textId="77777777" w:rsidR="00102EFB" w:rsidRDefault="00102EFB" w:rsidP="00102EFB">
      <w:r w:rsidRPr="008C5EF6">
        <w:lastRenderedPageBreak/>
        <w:t>Note that in a multi-node setup, the end users would access the Web Application via the Load Balancer URL which would then route to an available node accordingly.</w:t>
      </w:r>
    </w:p>
    <w:p w14:paraId="55D94A26" w14:textId="77777777" w:rsidR="00102EFB" w:rsidRPr="008C5EF6" w:rsidRDefault="00102EFB" w:rsidP="00102EFB">
      <w:r>
        <w:t>The Web Application could also be hosted on a single server and configured to send requests to the Load Balancer which would then forward them to an available node, however, this server would not have the high-availability in the same manner as the application nodes.</w:t>
      </w:r>
    </w:p>
    <w:p w14:paraId="0BFE6C00" w14:textId="77777777" w:rsidR="00102EFB" w:rsidRPr="008C5EF6" w:rsidRDefault="00102EFB" w:rsidP="00102EFB"/>
    <w:p w14:paraId="3A81E776" w14:textId="77777777" w:rsidR="00102EFB" w:rsidRDefault="00102EFB" w:rsidP="00102EFB">
      <w:r w:rsidRPr="008C5EF6">
        <w:t xml:space="preserve">In terms of the functional aspect of the </w:t>
      </w:r>
      <w:proofErr w:type="spellStart"/>
      <w:r w:rsidRPr="008C5EF6">
        <w:t>AppGyver</w:t>
      </w:r>
      <w:proofErr w:type="spellEnd"/>
      <w:r w:rsidRPr="008C5EF6">
        <w:t xml:space="preserve"> Web Application, the </w:t>
      </w:r>
      <w:r>
        <w:t xml:space="preserve">CORTEX </w:t>
      </w:r>
      <w:r w:rsidRPr="008C5EF6">
        <w:t xml:space="preserve">Interaction Portal will be sending requests to each </w:t>
      </w:r>
      <w:r>
        <w:t xml:space="preserve">CORTEX </w:t>
      </w:r>
      <w:r w:rsidRPr="008C5EF6">
        <w:t>node’s API Gateway via the Load Balancer, and performing actions based on the response. This includes the below core tasks, as well as any bespoke actions:</w:t>
      </w:r>
    </w:p>
    <w:p w14:paraId="24995AD5" w14:textId="77777777" w:rsidR="00102EFB" w:rsidRPr="008C5EF6" w:rsidRDefault="00102EFB" w:rsidP="00102EFB"/>
    <w:p w14:paraId="2A3E635D" w14:textId="77777777" w:rsidR="00102EFB" w:rsidRPr="002D54ED" w:rsidRDefault="00102EFB" w:rsidP="00102EFB">
      <w:pPr>
        <w:pStyle w:val="ListParagraph"/>
        <w:numPr>
          <w:ilvl w:val="0"/>
          <w:numId w:val="26"/>
        </w:numPr>
        <w:spacing w:line="276" w:lineRule="auto"/>
        <w:jc w:val="both"/>
        <w:rPr>
          <w:szCs w:val="20"/>
        </w:rPr>
      </w:pPr>
      <w:r w:rsidRPr="002D54ED">
        <w:rPr>
          <w:szCs w:val="20"/>
        </w:rPr>
        <w:t>Authenticate User</w:t>
      </w:r>
    </w:p>
    <w:p w14:paraId="3676B34A" w14:textId="77777777" w:rsidR="00102EFB" w:rsidRPr="002D54ED" w:rsidRDefault="00102EFB" w:rsidP="00102EFB">
      <w:pPr>
        <w:pStyle w:val="ListParagraph"/>
        <w:numPr>
          <w:ilvl w:val="0"/>
          <w:numId w:val="26"/>
        </w:numPr>
        <w:spacing w:line="276" w:lineRule="auto"/>
        <w:jc w:val="both"/>
        <w:rPr>
          <w:szCs w:val="20"/>
        </w:rPr>
      </w:pPr>
      <w:r w:rsidRPr="002D54ED">
        <w:rPr>
          <w:szCs w:val="20"/>
        </w:rPr>
        <w:t>Validate User Session (auth token)</w:t>
      </w:r>
    </w:p>
    <w:p w14:paraId="02C8E2D2" w14:textId="77777777" w:rsidR="00102EFB" w:rsidRPr="002D54ED" w:rsidRDefault="00102EFB" w:rsidP="00102EFB">
      <w:pPr>
        <w:pStyle w:val="ListParagraph"/>
        <w:numPr>
          <w:ilvl w:val="0"/>
          <w:numId w:val="26"/>
        </w:numPr>
        <w:spacing w:line="276" w:lineRule="auto"/>
        <w:jc w:val="both"/>
        <w:rPr>
          <w:szCs w:val="20"/>
        </w:rPr>
      </w:pPr>
      <w:r w:rsidRPr="002D54ED">
        <w:rPr>
          <w:szCs w:val="20"/>
        </w:rPr>
        <w:t>Get / Set System Settings</w:t>
      </w:r>
    </w:p>
    <w:p w14:paraId="6FB249F5" w14:textId="77777777" w:rsidR="00102EFB" w:rsidRPr="002D54ED" w:rsidRDefault="00102EFB" w:rsidP="00102EFB">
      <w:pPr>
        <w:pStyle w:val="ListParagraph"/>
        <w:numPr>
          <w:ilvl w:val="0"/>
          <w:numId w:val="26"/>
        </w:numPr>
        <w:spacing w:line="276" w:lineRule="auto"/>
        <w:jc w:val="both"/>
        <w:rPr>
          <w:szCs w:val="20"/>
        </w:rPr>
      </w:pPr>
      <w:r w:rsidRPr="002D54ED">
        <w:rPr>
          <w:szCs w:val="20"/>
        </w:rPr>
        <w:t>Get Service Requests</w:t>
      </w:r>
    </w:p>
    <w:p w14:paraId="25CC3AA3" w14:textId="77777777" w:rsidR="00102EFB" w:rsidRPr="002D54ED" w:rsidRDefault="00102EFB" w:rsidP="00102EFB">
      <w:pPr>
        <w:pStyle w:val="ListParagraph"/>
        <w:numPr>
          <w:ilvl w:val="0"/>
          <w:numId w:val="26"/>
        </w:numPr>
        <w:spacing w:line="276" w:lineRule="auto"/>
        <w:jc w:val="both"/>
        <w:rPr>
          <w:szCs w:val="20"/>
        </w:rPr>
      </w:pPr>
      <w:r w:rsidRPr="002D54ED">
        <w:rPr>
          <w:szCs w:val="20"/>
        </w:rPr>
        <w:t>Manage Service Requests and Groups (CRUD)</w:t>
      </w:r>
    </w:p>
    <w:p w14:paraId="26F248B9" w14:textId="77777777" w:rsidR="00102EFB" w:rsidRPr="002D54ED" w:rsidRDefault="00102EFB" w:rsidP="00102EFB">
      <w:pPr>
        <w:pStyle w:val="ListParagraph"/>
        <w:numPr>
          <w:ilvl w:val="0"/>
          <w:numId w:val="26"/>
        </w:numPr>
        <w:spacing w:line="276" w:lineRule="auto"/>
        <w:jc w:val="both"/>
        <w:rPr>
          <w:szCs w:val="20"/>
        </w:rPr>
      </w:pPr>
      <w:r w:rsidRPr="002D54ED">
        <w:rPr>
          <w:szCs w:val="20"/>
        </w:rPr>
        <w:t xml:space="preserve">Get Dashboard Data - Process Counters </w:t>
      </w:r>
    </w:p>
    <w:p w14:paraId="37DC9BF4" w14:textId="77777777" w:rsidR="00102EFB" w:rsidRPr="002D54ED" w:rsidRDefault="00102EFB" w:rsidP="00102EFB">
      <w:pPr>
        <w:pStyle w:val="ListParagraph"/>
        <w:numPr>
          <w:ilvl w:val="0"/>
          <w:numId w:val="26"/>
        </w:numPr>
        <w:spacing w:line="276" w:lineRule="auto"/>
        <w:jc w:val="both"/>
        <w:rPr>
          <w:szCs w:val="20"/>
        </w:rPr>
      </w:pPr>
      <w:r w:rsidRPr="002D54ED">
        <w:rPr>
          <w:szCs w:val="20"/>
        </w:rPr>
        <w:t>Get Process Execution Data</w:t>
      </w:r>
    </w:p>
    <w:p w14:paraId="2557A2B4" w14:textId="77777777" w:rsidR="00102EFB" w:rsidRPr="002D54ED" w:rsidRDefault="00102EFB" w:rsidP="00102EFB">
      <w:pPr>
        <w:pStyle w:val="ListParagraph"/>
        <w:numPr>
          <w:ilvl w:val="0"/>
          <w:numId w:val="26"/>
        </w:numPr>
        <w:spacing w:line="276" w:lineRule="auto"/>
        <w:jc w:val="both"/>
        <w:rPr>
          <w:szCs w:val="20"/>
        </w:rPr>
      </w:pPr>
      <w:r w:rsidRPr="002D54ED">
        <w:rPr>
          <w:szCs w:val="20"/>
        </w:rPr>
        <w:t>Get Process Task Input Data</w:t>
      </w:r>
    </w:p>
    <w:p w14:paraId="2E099CAC" w14:textId="77777777" w:rsidR="00102EFB" w:rsidRPr="002D54ED" w:rsidRDefault="00102EFB" w:rsidP="00102EFB">
      <w:pPr>
        <w:pStyle w:val="ListParagraph"/>
        <w:numPr>
          <w:ilvl w:val="0"/>
          <w:numId w:val="26"/>
        </w:numPr>
        <w:spacing w:line="276" w:lineRule="auto"/>
        <w:jc w:val="both"/>
        <w:rPr>
          <w:szCs w:val="20"/>
        </w:rPr>
      </w:pPr>
      <w:r w:rsidRPr="002D54ED">
        <w:rPr>
          <w:szCs w:val="20"/>
        </w:rPr>
        <w:t>Set Process Task Response Data</w:t>
      </w:r>
    </w:p>
    <w:p w14:paraId="41CC3EB0" w14:textId="77777777" w:rsidR="00102EFB" w:rsidRPr="009B77D4" w:rsidRDefault="00102EFB" w:rsidP="00102EFB">
      <w:pPr>
        <w:spacing w:line="276" w:lineRule="auto"/>
        <w:jc w:val="both"/>
        <w:rPr>
          <w:rStyle w:val="Emphasis"/>
        </w:rPr>
      </w:pPr>
      <w:r w:rsidRPr="009B77D4">
        <w:rPr>
          <w:rStyle w:val="Emphasis"/>
        </w:rPr>
        <w:br w:type="page"/>
      </w:r>
    </w:p>
    <w:p w14:paraId="538DB55C" w14:textId="77777777" w:rsidR="00102EFB" w:rsidRPr="00BE2225" w:rsidRDefault="00102EFB" w:rsidP="00BA1453">
      <w:pPr>
        <w:pStyle w:val="Heading1"/>
      </w:pPr>
      <w:bookmarkStart w:id="182" w:name="_Toc130996333"/>
      <w:bookmarkStart w:id="183" w:name="_Toc142058383"/>
      <w:bookmarkStart w:id="184" w:name="_Toc226541310"/>
      <w:r w:rsidRPr="00BE2225">
        <w:lastRenderedPageBreak/>
        <w:t>Setup and Deployment</w:t>
      </w:r>
      <w:bookmarkEnd w:id="182"/>
      <w:bookmarkEnd w:id="183"/>
      <w:bookmarkEnd w:id="184"/>
    </w:p>
    <w:p w14:paraId="7E7378F0" w14:textId="1F7EAF68" w:rsidR="00102EFB" w:rsidRPr="00BE2225" w:rsidRDefault="00102EFB" w:rsidP="00102EFB">
      <w:pPr>
        <w:spacing w:line="276" w:lineRule="auto"/>
        <w:jc w:val="both"/>
      </w:pPr>
      <w:r w:rsidRPr="00BE2225">
        <w:t>Detailed steps for deploying the</w:t>
      </w:r>
      <w:r w:rsidRPr="008901CB">
        <w:t xml:space="preserve"> </w:t>
      </w:r>
      <w:r>
        <w:t xml:space="preserve">CORTEX </w:t>
      </w:r>
      <w:r w:rsidRPr="00BE2225">
        <w:t>Interaction Portal to a host server will be outlined in this section.</w:t>
      </w:r>
    </w:p>
    <w:p w14:paraId="505AE674" w14:textId="77777777" w:rsidR="00102EFB" w:rsidRDefault="00102EFB" w:rsidP="00BA1453">
      <w:pPr>
        <w:pStyle w:val="Heading2"/>
      </w:pPr>
      <w:bookmarkStart w:id="185" w:name="_Toc142058384"/>
      <w:bookmarkStart w:id="186" w:name="_Toc226541311"/>
      <w:r>
        <w:t>Pre-Requisites</w:t>
      </w:r>
      <w:bookmarkEnd w:id="185"/>
      <w:bookmarkEnd w:id="186"/>
    </w:p>
    <w:tbl>
      <w:tblPr>
        <w:tblStyle w:val="TableProfessional"/>
        <w:tblW w:w="8356" w:type="dxa"/>
        <w:tblLook w:val="04A0" w:firstRow="1" w:lastRow="0" w:firstColumn="1" w:lastColumn="0" w:noHBand="0" w:noVBand="1"/>
      </w:tblPr>
      <w:tblGrid>
        <w:gridCol w:w="2827"/>
        <w:gridCol w:w="5529"/>
      </w:tblGrid>
      <w:tr w:rsidR="00102EFB" w:rsidRPr="002B4E43" w14:paraId="6933BD9D" w14:textId="77777777" w:rsidTr="00EC3FB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2827" w:type="dxa"/>
          </w:tcPr>
          <w:p w14:paraId="4A47C09D" w14:textId="77777777" w:rsidR="00102EFB" w:rsidRPr="002B4E43" w:rsidRDefault="00102EFB" w:rsidP="00102EFB">
            <w:r>
              <w:t>Component</w:t>
            </w:r>
          </w:p>
        </w:tc>
        <w:tc>
          <w:tcPr>
            <w:tcW w:w="5529" w:type="dxa"/>
          </w:tcPr>
          <w:p w14:paraId="3DB52406" w14:textId="77777777" w:rsidR="00102EFB" w:rsidRPr="002B4E43" w:rsidRDefault="00102EFB" w:rsidP="00102EFB">
            <w:pPr>
              <w:cnfStyle w:val="100000000000" w:firstRow="1" w:lastRow="0" w:firstColumn="0" w:lastColumn="0" w:oddVBand="0" w:evenVBand="0" w:oddHBand="0" w:evenHBand="0" w:firstRowFirstColumn="0" w:firstRowLastColumn="0" w:lastRowFirstColumn="0" w:lastRowLastColumn="0"/>
            </w:pPr>
            <w:r>
              <w:t>Requirements</w:t>
            </w:r>
          </w:p>
        </w:tc>
      </w:tr>
      <w:tr w:rsidR="00102EFB" w:rsidRPr="002B4E43" w14:paraId="03D19B13" w14:textId="77777777" w:rsidTr="00EC3FBC">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827" w:type="dxa"/>
            <w:vAlign w:val="center"/>
          </w:tcPr>
          <w:p w14:paraId="00FE1C29" w14:textId="77777777" w:rsidR="00102EFB" w:rsidRPr="004C1AFE" w:rsidRDefault="00102EFB" w:rsidP="00102EFB">
            <w:r>
              <w:rPr>
                <w:rFonts w:eastAsiaTheme="minorHAnsi"/>
                <w:lang w:eastAsia="en-US"/>
              </w:rPr>
              <w:t xml:space="preserve">CORTEX </w:t>
            </w:r>
            <w:r w:rsidRPr="00B4430F">
              <w:rPr>
                <w:rFonts w:eastAsiaTheme="minorHAnsi"/>
                <w:lang w:eastAsia="en-US"/>
              </w:rPr>
              <w:t>Version</w:t>
            </w:r>
          </w:p>
        </w:tc>
        <w:tc>
          <w:tcPr>
            <w:tcW w:w="5529" w:type="dxa"/>
            <w:vAlign w:val="center"/>
          </w:tcPr>
          <w:p w14:paraId="2F8B087E" w14:textId="1B7E7CC1" w:rsidR="00102EFB" w:rsidRDefault="00102EFB" w:rsidP="00102EFB">
            <w:pPr>
              <w:cnfStyle w:val="000000100000" w:firstRow="0" w:lastRow="0" w:firstColumn="0" w:lastColumn="0" w:oddVBand="0" w:evenVBand="0" w:oddHBand="1" w:evenHBand="0" w:firstRowFirstColumn="0" w:firstRowLastColumn="0" w:lastRowFirstColumn="0" w:lastRowLastColumn="0"/>
            </w:pPr>
            <w:r>
              <w:rPr>
                <w:rFonts w:eastAsiaTheme="minorHAnsi"/>
                <w:lang w:eastAsia="en-US"/>
              </w:rPr>
              <w:t>This version of the CORTEX Interaction Portal require</w:t>
            </w:r>
            <w:r w:rsidR="002124AD">
              <w:rPr>
                <w:rFonts w:eastAsiaTheme="minorHAnsi"/>
                <w:lang w:eastAsia="en-US"/>
              </w:rPr>
              <w:t>s</w:t>
            </w:r>
            <w:r>
              <w:rPr>
                <w:rFonts w:eastAsiaTheme="minorHAnsi"/>
                <w:lang w:eastAsia="en-US"/>
              </w:rPr>
              <w:t xml:space="preserve"> CORTEX </w:t>
            </w:r>
            <w:r w:rsidR="00F97145">
              <w:rPr>
                <w:rStyle w:val="ui-provider"/>
              </w:rPr>
              <w:fldChar w:fldCharType="begin"/>
            </w:r>
            <w:r w:rsidR="00F97145">
              <w:rPr>
                <w:rStyle w:val="ui-provider"/>
              </w:rPr>
              <w:instrText xml:space="preserve"> DOCPROPERTY  ReleaseVersion  \* MERGEFORMAT </w:instrText>
            </w:r>
            <w:r w:rsidR="00F97145">
              <w:rPr>
                <w:rStyle w:val="ui-provider"/>
              </w:rPr>
              <w:fldChar w:fldCharType="separate"/>
            </w:r>
            <w:ins w:id="187" w:author="Sebastian Rudawski" w:date="2026-04-08T11:48:00Z" w16du:dateUtc="2026-04-08T10:48:00Z">
              <w:r w:rsidR="008A0530">
                <w:rPr>
                  <w:rStyle w:val="ui-provider"/>
                </w:rPr>
                <w:t>2026.3</w:t>
              </w:r>
            </w:ins>
            <w:del w:id="188" w:author="Sebastian Rudawski" w:date="2026-04-08T11:46:00Z" w16du:dateUtc="2026-04-08T10:46:00Z">
              <w:r w:rsidR="000E2BA8" w:rsidDel="00B24FA2">
                <w:rPr>
                  <w:rStyle w:val="ui-provider"/>
                </w:rPr>
                <w:delText>2025.1</w:delText>
              </w:r>
            </w:del>
            <w:r w:rsidR="00F97145">
              <w:rPr>
                <w:rStyle w:val="ui-provider"/>
              </w:rPr>
              <w:fldChar w:fldCharType="end"/>
            </w:r>
            <w:r>
              <w:rPr>
                <w:rFonts w:eastAsiaTheme="minorHAnsi"/>
                <w:lang w:eastAsia="en-US"/>
              </w:rPr>
              <w:t xml:space="preserve"> (or later).</w:t>
            </w:r>
          </w:p>
        </w:tc>
      </w:tr>
      <w:tr w:rsidR="00102EFB" w:rsidRPr="002B4E43" w14:paraId="0EBBDCC5" w14:textId="77777777" w:rsidTr="00EC3FBC">
        <w:trPr>
          <w:cnfStyle w:val="000000010000" w:firstRow="0" w:lastRow="0" w:firstColumn="0" w:lastColumn="0" w:oddVBand="0" w:evenVBand="0" w:oddHBand="0" w:evenHBand="1"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827" w:type="dxa"/>
            <w:vAlign w:val="center"/>
          </w:tcPr>
          <w:p w14:paraId="1B36E9F4" w14:textId="77777777" w:rsidR="00102EFB" w:rsidRPr="004C1AFE" w:rsidRDefault="00102EFB" w:rsidP="00102EFB">
            <w:pPr>
              <w:rPr>
                <w:rFonts w:eastAsiaTheme="minorHAnsi"/>
                <w:lang w:eastAsia="en-US"/>
              </w:rPr>
            </w:pPr>
            <w:r w:rsidRPr="004C1AFE">
              <w:rPr>
                <w:rFonts w:eastAsiaTheme="minorHAnsi"/>
                <w:lang w:eastAsia="en-US"/>
              </w:rPr>
              <w:t>Application Nodes</w:t>
            </w:r>
            <w:r>
              <w:rPr>
                <w:rFonts w:eastAsiaTheme="minorHAnsi"/>
                <w:lang w:eastAsia="en-US"/>
              </w:rPr>
              <w:t xml:space="preserve"> -&gt; LDAP Server</w:t>
            </w:r>
          </w:p>
        </w:tc>
        <w:tc>
          <w:tcPr>
            <w:tcW w:w="5529" w:type="dxa"/>
            <w:vAlign w:val="center"/>
          </w:tcPr>
          <w:p w14:paraId="24BA00C2" w14:textId="77777777" w:rsidR="00102EFB" w:rsidRPr="004C1AFE" w:rsidRDefault="00102EFB" w:rsidP="00102EFB">
            <w:pPr>
              <w:cnfStyle w:val="000000010000" w:firstRow="0" w:lastRow="0" w:firstColumn="0" w:lastColumn="0" w:oddVBand="0" w:evenVBand="0" w:oddHBand="0" w:evenHBand="1" w:firstRowFirstColumn="0" w:firstRowLastColumn="0" w:lastRowFirstColumn="0" w:lastRowLastColumn="0"/>
              <w:rPr>
                <w:rFonts w:eastAsiaTheme="minorHAnsi"/>
                <w:lang w:eastAsia="en-US"/>
              </w:rPr>
            </w:pPr>
            <w:r>
              <w:rPr>
                <w:rFonts w:eastAsiaTheme="minorHAnsi"/>
                <w:lang w:eastAsia="en-US"/>
              </w:rPr>
              <w:t>Port 9389 must be permitted between any Application servers and the LDAP server which will be used for logging in to the Interaction Portal.</w:t>
            </w:r>
          </w:p>
        </w:tc>
      </w:tr>
      <w:tr w:rsidR="00102EFB" w:rsidRPr="002B4E43" w14:paraId="2F14D2D3" w14:textId="77777777" w:rsidTr="00EC3FBC">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2827" w:type="dxa"/>
            <w:vAlign w:val="center"/>
          </w:tcPr>
          <w:p w14:paraId="58113BEE" w14:textId="77777777" w:rsidR="00102EFB" w:rsidRPr="004C1AFE" w:rsidRDefault="00102EFB" w:rsidP="00102EFB">
            <w:pPr>
              <w:rPr>
                <w:rFonts w:eastAsiaTheme="minorHAnsi"/>
                <w:lang w:eastAsia="en-US"/>
              </w:rPr>
            </w:pPr>
            <w:r>
              <w:rPr>
                <w:rFonts w:eastAsiaTheme="minorHAnsi"/>
                <w:lang w:eastAsia="en-US"/>
              </w:rPr>
              <w:t>Application Nodes (/ Load Balancer) – Ports</w:t>
            </w:r>
          </w:p>
        </w:tc>
        <w:tc>
          <w:tcPr>
            <w:tcW w:w="5529" w:type="dxa"/>
            <w:vAlign w:val="center"/>
          </w:tcPr>
          <w:p w14:paraId="28351129" w14:textId="77777777" w:rsidR="00102EFB" w:rsidRDefault="00102EFB" w:rsidP="00102EFB">
            <w:pPr>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Port 8722 must be permitted (inbound).</w:t>
            </w:r>
          </w:p>
          <w:p w14:paraId="16E01F13" w14:textId="77777777" w:rsidR="00102EFB" w:rsidRPr="004C1AFE" w:rsidRDefault="00102EFB" w:rsidP="00102EFB">
            <w:pPr>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This is used to run the flows, authenticate via OAuth, and to interact with the data storage (Reliable Collections)</w:t>
            </w:r>
          </w:p>
        </w:tc>
      </w:tr>
      <w:tr w:rsidR="00102EFB" w:rsidRPr="002B4E43" w14:paraId="53393380" w14:textId="77777777" w:rsidTr="00EC3FBC">
        <w:trPr>
          <w:cnfStyle w:val="000000010000" w:firstRow="0" w:lastRow="0" w:firstColumn="0" w:lastColumn="0" w:oddVBand="0" w:evenVBand="0" w:oddHBand="0" w:evenHBand="1"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2827" w:type="dxa"/>
            <w:vAlign w:val="center"/>
          </w:tcPr>
          <w:p w14:paraId="4CE8C7F6" w14:textId="77777777" w:rsidR="00102EFB" w:rsidRPr="004C1AFE" w:rsidRDefault="00102EFB" w:rsidP="00102EFB">
            <w:pPr>
              <w:rPr>
                <w:rFonts w:eastAsiaTheme="minorHAnsi"/>
                <w:lang w:eastAsia="en-US"/>
              </w:rPr>
            </w:pPr>
            <w:r>
              <w:rPr>
                <w:rFonts w:eastAsiaTheme="minorHAnsi"/>
                <w:lang w:eastAsia="en-US"/>
              </w:rPr>
              <w:t>Application Nodes – AD PowerShell Module</w:t>
            </w:r>
          </w:p>
        </w:tc>
        <w:tc>
          <w:tcPr>
            <w:tcW w:w="5529" w:type="dxa"/>
            <w:vAlign w:val="center"/>
          </w:tcPr>
          <w:p w14:paraId="194C0402" w14:textId="77777777" w:rsidR="00102EFB" w:rsidRDefault="00102EFB" w:rsidP="00102EFB">
            <w:pPr>
              <w:cnfStyle w:val="000000010000" w:firstRow="0" w:lastRow="0" w:firstColumn="0" w:lastColumn="0" w:oddVBand="0" w:evenVBand="0" w:oddHBand="0" w:evenHBand="1" w:firstRowFirstColumn="0" w:firstRowLastColumn="0" w:lastRowFirstColumn="0" w:lastRowLastColumn="0"/>
              <w:rPr>
                <w:rFonts w:eastAsiaTheme="minorHAnsi"/>
                <w:lang w:eastAsia="en-US"/>
              </w:rPr>
            </w:pPr>
            <w:r>
              <w:rPr>
                <w:rFonts w:eastAsiaTheme="minorHAnsi"/>
                <w:lang w:eastAsia="en-US"/>
              </w:rPr>
              <w:t>Active Directory PowerShell Module must be installed.</w:t>
            </w:r>
          </w:p>
          <w:p w14:paraId="144279D3" w14:textId="77777777" w:rsidR="00102EFB" w:rsidRDefault="00102EFB" w:rsidP="00102EFB">
            <w:pPr>
              <w:cnfStyle w:val="000000010000" w:firstRow="0" w:lastRow="0" w:firstColumn="0" w:lastColumn="0" w:oddVBand="0" w:evenVBand="0" w:oddHBand="0" w:evenHBand="1" w:firstRowFirstColumn="0" w:firstRowLastColumn="0" w:lastRowFirstColumn="0" w:lastRowLastColumn="0"/>
              <w:rPr>
                <w:rFonts w:eastAsiaTheme="minorHAnsi"/>
                <w:lang w:eastAsia="en-US"/>
              </w:rPr>
            </w:pPr>
            <w:r>
              <w:rPr>
                <w:rFonts w:eastAsiaTheme="minorHAnsi"/>
                <w:lang w:eastAsia="en-US"/>
              </w:rPr>
              <w:t>This is included with the Remote Server Administration Tools feature in Windows Server.</w:t>
            </w:r>
          </w:p>
          <w:p w14:paraId="554856DD" w14:textId="15E64AC6" w:rsidR="00102EFB" w:rsidRPr="00800F43" w:rsidRDefault="00102EFB" w:rsidP="00102EFB">
            <w:pPr>
              <w:cnfStyle w:val="000000010000" w:firstRow="0" w:lastRow="0" w:firstColumn="0" w:lastColumn="0" w:oddVBand="0" w:evenVBand="0" w:oddHBand="0" w:evenHBand="1" w:firstRowFirstColumn="0" w:firstRowLastColumn="0" w:lastRowFirstColumn="0" w:lastRowLastColumn="0"/>
              <w:rPr>
                <w:rFonts w:eastAsiaTheme="minorHAnsi"/>
                <w:lang w:eastAsia="en-US"/>
              </w:rPr>
            </w:pPr>
            <w:r w:rsidRPr="00800F43">
              <w:rPr>
                <w:rFonts w:eastAsiaTheme="minorHAnsi"/>
                <w:lang w:eastAsia="en-US"/>
              </w:rPr>
              <w:t>Features &gt; Remote Server Administration Tools &gt; Role Administration Tools &gt; AD DS and AD LDS Tools &gt; Active Directory Module for Windows PowerShell</w:t>
            </w:r>
          </w:p>
        </w:tc>
      </w:tr>
      <w:tr w:rsidR="00102EFB" w:rsidRPr="002B4E43" w14:paraId="02D2ECE9" w14:textId="77777777" w:rsidTr="00EC3FBC">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827" w:type="dxa"/>
            <w:vAlign w:val="center"/>
          </w:tcPr>
          <w:p w14:paraId="54799FD3" w14:textId="77777777" w:rsidR="00102EFB" w:rsidRPr="004C1AFE" w:rsidRDefault="00102EFB" w:rsidP="00102EFB">
            <w:pPr>
              <w:rPr>
                <w:rFonts w:eastAsiaTheme="minorHAnsi"/>
                <w:lang w:eastAsia="en-US"/>
              </w:rPr>
            </w:pPr>
            <w:r>
              <w:rPr>
                <w:rFonts w:eastAsiaTheme="minorHAnsi"/>
                <w:lang w:eastAsia="en-US"/>
              </w:rPr>
              <w:t>Web App Server – IIS Management PowerShell Module</w:t>
            </w:r>
          </w:p>
        </w:tc>
        <w:tc>
          <w:tcPr>
            <w:tcW w:w="5529" w:type="dxa"/>
            <w:vAlign w:val="center"/>
          </w:tcPr>
          <w:p w14:paraId="58F531D3" w14:textId="77777777" w:rsidR="00102EFB" w:rsidRDefault="00102EFB" w:rsidP="00102EFB">
            <w:pPr>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IIS Management PowerShell Module must be installed to run the deployment script.</w:t>
            </w:r>
          </w:p>
          <w:p w14:paraId="51855321" w14:textId="77777777" w:rsidR="00102EFB" w:rsidRPr="004C1AFE" w:rsidRDefault="00102EFB" w:rsidP="00102EFB">
            <w:pPr>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This is installed as part of the CORTEX Web App Server installation, so may already be present if installing the Interaction Portal on the same server as CORTEX Gateway.</w:t>
            </w:r>
          </w:p>
        </w:tc>
      </w:tr>
      <w:tr w:rsidR="00102EFB" w:rsidRPr="002B4E43" w14:paraId="4230F0CD" w14:textId="77777777" w:rsidTr="00EC3FBC">
        <w:trPr>
          <w:cnfStyle w:val="000000010000" w:firstRow="0" w:lastRow="0" w:firstColumn="0" w:lastColumn="0" w:oddVBand="0" w:evenVBand="0" w:oddHBand="0" w:evenHBand="1"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827" w:type="dxa"/>
            <w:vAlign w:val="center"/>
          </w:tcPr>
          <w:p w14:paraId="70D76AE7" w14:textId="77777777" w:rsidR="00102EFB" w:rsidRPr="00564D03" w:rsidRDefault="00102EFB" w:rsidP="00102EFB">
            <w:pPr>
              <w:rPr>
                <w:rFonts w:eastAsiaTheme="minorHAnsi"/>
                <w:lang w:eastAsia="en-US"/>
              </w:rPr>
            </w:pPr>
            <w:r w:rsidRPr="00564D03">
              <w:rPr>
                <w:rFonts w:eastAsiaTheme="minorHAnsi"/>
                <w:lang w:eastAsia="en-US"/>
              </w:rPr>
              <w:t>Web App Server</w:t>
            </w:r>
          </w:p>
        </w:tc>
        <w:tc>
          <w:tcPr>
            <w:tcW w:w="5529" w:type="dxa"/>
            <w:vAlign w:val="center"/>
          </w:tcPr>
          <w:p w14:paraId="132D0BF8" w14:textId="77777777" w:rsidR="00102EFB" w:rsidRPr="00564D03" w:rsidRDefault="00102EFB" w:rsidP="00102EFB">
            <w:pPr>
              <w:cnfStyle w:val="000000010000" w:firstRow="0" w:lastRow="0" w:firstColumn="0" w:lastColumn="0" w:oddVBand="0" w:evenVBand="0" w:oddHBand="0" w:evenHBand="1" w:firstRowFirstColumn="0" w:firstRowLastColumn="0" w:lastRowFirstColumn="0" w:lastRowLastColumn="0"/>
              <w:rPr>
                <w:rFonts w:eastAsiaTheme="minorHAnsi"/>
                <w:lang w:eastAsia="en-US"/>
              </w:rPr>
            </w:pPr>
            <w:r>
              <w:rPr>
                <w:rFonts w:eastAsiaTheme="minorHAnsi"/>
                <w:lang w:eastAsia="en-US"/>
              </w:rPr>
              <w:t>Port 443 must be permitted (inbound).</w:t>
            </w:r>
          </w:p>
        </w:tc>
      </w:tr>
    </w:tbl>
    <w:p w14:paraId="1A3B33FD" w14:textId="77777777" w:rsidR="00102EFB" w:rsidRPr="009224B4" w:rsidRDefault="00102EFB" w:rsidP="00102EFB"/>
    <w:p w14:paraId="6C463132" w14:textId="77777777" w:rsidR="00102EFB" w:rsidRPr="00BE2225" w:rsidRDefault="00102EFB" w:rsidP="00BA1453">
      <w:pPr>
        <w:pStyle w:val="Heading2"/>
      </w:pPr>
      <w:bookmarkStart w:id="189" w:name="_Ref184734029"/>
      <w:bookmarkStart w:id="190" w:name="_Toc226541312"/>
      <w:r w:rsidRPr="00BE2225">
        <w:t>Deployment Package Preparation</w:t>
      </w:r>
      <w:bookmarkEnd w:id="189"/>
      <w:bookmarkEnd w:id="190"/>
    </w:p>
    <w:p w14:paraId="5BDA4585" w14:textId="77777777" w:rsidR="00102EFB" w:rsidRPr="00BE2225" w:rsidRDefault="00102EFB" w:rsidP="00102EFB">
      <w:r w:rsidRPr="00BE2225">
        <w:t xml:space="preserve">In order to install the </w:t>
      </w:r>
      <w:r>
        <w:t xml:space="preserve">CORTEX </w:t>
      </w:r>
      <w:r w:rsidRPr="00BE2225">
        <w:t>Interaction Portal, the relevant installation package must be acquired and made ready.</w:t>
      </w:r>
    </w:p>
    <w:p w14:paraId="5FA9F0FB" w14:textId="5E84C7C3" w:rsidR="00102EFB" w:rsidRPr="00E86039" w:rsidRDefault="00102EFB" w:rsidP="00EC3FBC">
      <w:pPr>
        <w:pStyle w:val="ListParagraph"/>
        <w:numPr>
          <w:ilvl w:val="0"/>
          <w:numId w:val="102"/>
        </w:numPr>
      </w:pPr>
      <w:r w:rsidRPr="00E86039">
        <w:t xml:space="preserve">Download </w:t>
      </w:r>
      <w:r>
        <w:rPr>
          <w:rStyle w:val="ui-provider"/>
        </w:rPr>
        <w:t xml:space="preserve">Cortex Innovation </w:t>
      </w:r>
      <w:r w:rsidR="00F829FC">
        <w:rPr>
          <w:rStyle w:val="ui-provider"/>
        </w:rPr>
        <w:fldChar w:fldCharType="begin"/>
      </w:r>
      <w:r w:rsidR="00F829FC">
        <w:rPr>
          <w:rStyle w:val="ui-provider"/>
        </w:rPr>
        <w:instrText xml:space="preserve"> DOCPROPERTY  ReleaseVersion  \* MERGEFORMAT </w:instrText>
      </w:r>
      <w:r w:rsidR="00F829FC">
        <w:rPr>
          <w:rStyle w:val="ui-provider"/>
        </w:rPr>
        <w:fldChar w:fldCharType="separate"/>
      </w:r>
      <w:ins w:id="191" w:author="Sebastian Rudawski" w:date="2026-04-08T11:48:00Z" w16du:dateUtc="2026-04-08T10:48:00Z">
        <w:r w:rsidR="008A0530">
          <w:rPr>
            <w:rStyle w:val="ui-provider"/>
          </w:rPr>
          <w:t>2026.3</w:t>
        </w:r>
      </w:ins>
      <w:del w:id="192" w:author="Sebastian Rudawski" w:date="2026-04-08T11:48:00Z" w16du:dateUtc="2026-04-08T10:48:00Z">
        <w:r w:rsidR="00505AD9" w:rsidDel="008A0530">
          <w:rPr>
            <w:rStyle w:val="ui-provider"/>
          </w:rPr>
          <w:delText>2025.1</w:delText>
        </w:r>
      </w:del>
      <w:r w:rsidR="00F829FC">
        <w:rPr>
          <w:rStyle w:val="ui-provider"/>
        </w:rPr>
        <w:fldChar w:fldCharType="end"/>
      </w:r>
      <w:r>
        <w:rPr>
          <w:rStyle w:val="ui-provider"/>
        </w:rPr>
        <w:t xml:space="preserve"> - Interaction Portal.zip</w:t>
      </w:r>
    </w:p>
    <w:p w14:paraId="158EBC15" w14:textId="77777777" w:rsidR="00102EFB" w:rsidRPr="00E86039" w:rsidRDefault="00102EFB" w:rsidP="00EC3FBC">
      <w:pPr>
        <w:pStyle w:val="ListParagraph"/>
        <w:numPr>
          <w:ilvl w:val="0"/>
          <w:numId w:val="102"/>
        </w:numPr>
      </w:pPr>
      <w:r w:rsidRPr="00E86039">
        <w:t>Extract the .zip to a suitable folder.</w:t>
      </w:r>
    </w:p>
    <w:p w14:paraId="1FD21E83" w14:textId="77777777" w:rsidR="00102EFB" w:rsidRPr="00BE2225" w:rsidRDefault="00102EFB" w:rsidP="00102EFB">
      <w:pPr>
        <w:spacing w:line="276" w:lineRule="auto"/>
        <w:jc w:val="both"/>
      </w:pPr>
    </w:p>
    <w:p w14:paraId="5AE959DC" w14:textId="77777777" w:rsidR="00102EFB" w:rsidRPr="00BE2225" w:rsidRDefault="00102EFB" w:rsidP="00BA1453">
      <w:pPr>
        <w:pStyle w:val="Heading2"/>
      </w:pPr>
      <w:bookmarkStart w:id="193" w:name="_Toc130996335"/>
      <w:bookmarkStart w:id="194" w:name="_Toc142058386"/>
      <w:bookmarkStart w:id="195" w:name="_Toc226541313"/>
      <w:proofErr w:type="spellStart"/>
      <w:r w:rsidRPr="00BE2225">
        <w:t>AppGyver</w:t>
      </w:r>
      <w:proofErr w:type="spellEnd"/>
      <w:r w:rsidRPr="00BE2225">
        <w:t xml:space="preserve"> Account Setup</w:t>
      </w:r>
      <w:bookmarkEnd w:id="193"/>
      <w:bookmarkEnd w:id="194"/>
      <w:bookmarkEnd w:id="195"/>
    </w:p>
    <w:p w14:paraId="594A7B48" w14:textId="520402D0" w:rsidR="00102EFB" w:rsidRPr="00BE2225" w:rsidRDefault="00102EFB" w:rsidP="00102EFB">
      <w:r w:rsidRPr="00BE2225">
        <w:t xml:space="preserve">The online </w:t>
      </w:r>
      <w:proofErr w:type="spellStart"/>
      <w:r w:rsidRPr="00BE2225">
        <w:t>AppGyver</w:t>
      </w:r>
      <w:proofErr w:type="spellEnd"/>
      <w:r w:rsidRPr="00BE2225">
        <w:t xml:space="preserve"> platform serves as a development environment for </w:t>
      </w:r>
      <w:proofErr w:type="spellStart"/>
      <w:r w:rsidRPr="00BE2225">
        <w:t>AppGyver</w:t>
      </w:r>
      <w:proofErr w:type="spellEnd"/>
      <w:r w:rsidRPr="00BE2225">
        <w:t xml:space="preserve"> apps and importing the pre-built </w:t>
      </w:r>
      <w:r w:rsidRPr="008901CB">
        <w:t xml:space="preserve"> </w:t>
      </w:r>
      <w:r>
        <w:t xml:space="preserve">CORTEX </w:t>
      </w:r>
      <w:r w:rsidRPr="00BE2225">
        <w:t>Interaction Portal app will allow us to make small changes to it</w:t>
      </w:r>
      <w:r w:rsidRPr="00BE2225" w:rsidDel="000A14B1">
        <w:t xml:space="preserve"> </w:t>
      </w:r>
      <w:r w:rsidRPr="00BE2225">
        <w:t>so that it works as expected when deployed.</w:t>
      </w:r>
    </w:p>
    <w:p w14:paraId="19686E46" w14:textId="77777777" w:rsidR="00102EFB" w:rsidRPr="00BE2225" w:rsidRDefault="00102EFB" w:rsidP="00102EFB">
      <w:pPr>
        <w:pStyle w:val="WeAreCORTEXEmphasis"/>
      </w:pPr>
      <w:r w:rsidRPr="00BE2225">
        <w:t>This platform is also where further pages and functionality may be developed.</w:t>
      </w:r>
    </w:p>
    <w:p w14:paraId="565B233C" w14:textId="77777777" w:rsidR="00102EFB" w:rsidRPr="00BE2225" w:rsidRDefault="00102EFB" w:rsidP="00102EFB">
      <w:r w:rsidRPr="00BE2225">
        <w:t>To do this, complete the following steps:</w:t>
      </w:r>
    </w:p>
    <w:p w14:paraId="667869C0" w14:textId="77777777" w:rsidR="00836F5A" w:rsidRDefault="00102EFB" w:rsidP="00EC3FBC">
      <w:pPr>
        <w:pStyle w:val="ListParagraph"/>
        <w:numPr>
          <w:ilvl w:val="0"/>
          <w:numId w:val="103"/>
        </w:numPr>
      </w:pPr>
      <w:r w:rsidRPr="00BE2225">
        <w:t xml:space="preserve">Navigate to </w:t>
      </w:r>
      <w:proofErr w:type="spellStart"/>
      <w:r w:rsidRPr="00BE2225">
        <w:t>App</w:t>
      </w:r>
      <w:r>
        <w:t>G</w:t>
      </w:r>
      <w:r w:rsidRPr="00BE2225">
        <w:t>yver</w:t>
      </w:r>
      <w:proofErr w:type="spellEnd"/>
      <w:r w:rsidRPr="00BE2225">
        <w:t xml:space="preserve"> online platform at</w:t>
      </w:r>
    </w:p>
    <w:p w14:paraId="6D80DC23" w14:textId="6EC24852" w:rsidR="00836F5A" w:rsidRDefault="00836F5A" w:rsidP="00836F5A">
      <w:pPr>
        <w:pStyle w:val="ListParagraph"/>
      </w:pPr>
      <w:r>
        <w:fldChar w:fldCharType="begin"/>
      </w:r>
      <w:r>
        <w:instrText>HYPERLINK "https://agcommunity.design-time.eu10.apps.build.cloud.sap/"</w:instrText>
      </w:r>
      <w:ins w:id="196" w:author="Sebastian Rudawski" w:date="2026-04-08T11:48:00Z" w16du:dateUtc="2026-04-08T10:48:00Z"/>
      <w:r>
        <w:fldChar w:fldCharType="separate"/>
      </w:r>
      <w:r w:rsidRPr="00941818">
        <w:rPr>
          <w:rStyle w:val="Hyperlink"/>
        </w:rPr>
        <w:t>https://agcommunity.design-time.eu10.apps.build.cloud.sap/</w:t>
      </w:r>
      <w:r>
        <w:fldChar w:fldCharType="end"/>
      </w:r>
      <w:r>
        <w:t>.</w:t>
      </w:r>
    </w:p>
    <w:p w14:paraId="75325921" w14:textId="21C15E3E" w:rsidR="00E73FA5" w:rsidRDefault="00E73FA5" w:rsidP="00E73FA5">
      <w:pPr>
        <w:pStyle w:val="ListParagraph"/>
        <w:numPr>
          <w:ilvl w:val="0"/>
          <w:numId w:val="103"/>
        </w:numPr>
      </w:pPr>
      <w:r>
        <w:t>Click</w:t>
      </w:r>
      <w:r w:rsidRPr="00BE2225">
        <w:t xml:space="preserve"> </w:t>
      </w:r>
      <w:r>
        <w:t xml:space="preserve">the </w:t>
      </w:r>
      <w:r w:rsidRPr="00BE2225">
        <w:t>‘</w:t>
      </w:r>
      <w:r>
        <w:t>Join Our Community’ or ‘Login / Sign Up</w:t>
      </w:r>
      <w:r w:rsidRPr="00BE2225">
        <w:t>’</w:t>
      </w:r>
      <w:r>
        <w:t xml:space="preserve"> button</w:t>
      </w:r>
      <w:r w:rsidRPr="00BE2225">
        <w:t>.</w:t>
      </w:r>
    </w:p>
    <w:p w14:paraId="62BD1C63" w14:textId="4E4982F9" w:rsidR="00102EFB" w:rsidRPr="00BE2225" w:rsidRDefault="00102EFB" w:rsidP="00EC3FBC">
      <w:pPr>
        <w:pStyle w:val="ListParagraph"/>
        <w:numPr>
          <w:ilvl w:val="0"/>
          <w:numId w:val="103"/>
        </w:numPr>
      </w:pPr>
      <w:r w:rsidRPr="00BE2225">
        <w:t>If an account is available, login to it before proceeding to Section 2.</w:t>
      </w:r>
      <w:r w:rsidR="00E73FA5">
        <w:t>4</w:t>
      </w:r>
      <w:r w:rsidRPr="00BE2225">
        <w:t>.</w:t>
      </w:r>
    </w:p>
    <w:p w14:paraId="0BF6E433" w14:textId="64F82517" w:rsidR="00102EFB" w:rsidRPr="00BE2225" w:rsidRDefault="00102EFB" w:rsidP="00EC3FBC">
      <w:pPr>
        <w:pStyle w:val="ListParagraph"/>
        <w:numPr>
          <w:ilvl w:val="0"/>
          <w:numId w:val="103"/>
        </w:numPr>
      </w:pPr>
      <w:r w:rsidRPr="00BE2225">
        <w:t xml:space="preserve">If no account is available, </w:t>
      </w:r>
      <w:r w:rsidR="00E73FA5">
        <w:t xml:space="preserve">click the ‘Register’ button and </w:t>
      </w:r>
      <w:r w:rsidRPr="00BE2225">
        <w:t>complete the steps to create one.</w:t>
      </w:r>
    </w:p>
    <w:p w14:paraId="1F61B393" w14:textId="77777777" w:rsidR="00102EFB" w:rsidRDefault="00102EFB" w:rsidP="00102EFB"/>
    <w:p w14:paraId="0232C494" w14:textId="77777777" w:rsidR="00102EFB" w:rsidRDefault="00102EFB" w:rsidP="00102EFB">
      <w:r>
        <w:br w:type="page"/>
      </w:r>
    </w:p>
    <w:p w14:paraId="70AC21C0" w14:textId="77777777" w:rsidR="00102EFB" w:rsidRPr="00BC50B9" w:rsidRDefault="00102EFB" w:rsidP="00BA1453">
      <w:pPr>
        <w:pStyle w:val="Heading2"/>
      </w:pPr>
      <w:bookmarkStart w:id="197" w:name="_Toc130996336"/>
      <w:bookmarkStart w:id="198" w:name="_Toc142058387"/>
      <w:bookmarkStart w:id="199" w:name="_Toc226541314"/>
      <w:r w:rsidRPr="00BC50B9">
        <w:lastRenderedPageBreak/>
        <w:t>App Variables Setup</w:t>
      </w:r>
      <w:bookmarkEnd w:id="197"/>
      <w:bookmarkEnd w:id="198"/>
      <w:bookmarkEnd w:id="199"/>
    </w:p>
    <w:p w14:paraId="57D12B4C" w14:textId="18C69592" w:rsidR="00102EFB" w:rsidRPr="00BC50B9" w:rsidRDefault="00102EFB" w:rsidP="00102EFB">
      <w:r w:rsidRPr="00BC50B9">
        <w:t xml:space="preserve">Once logged into an existing </w:t>
      </w:r>
      <w:proofErr w:type="spellStart"/>
      <w:r w:rsidRPr="00BC50B9">
        <w:t>AppGyver</w:t>
      </w:r>
      <w:proofErr w:type="spellEnd"/>
      <w:r w:rsidRPr="00BC50B9">
        <w:t xml:space="preserve"> platform account, complete the following steps to configure the application</w:t>
      </w:r>
      <w:r>
        <w:t>:</w:t>
      </w:r>
    </w:p>
    <w:p w14:paraId="0E76DFF9" w14:textId="77777777" w:rsidR="00102EFB" w:rsidRPr="00BC50B9" w:rsidRDefault="00102EFB" w:rsidP="00EC3FBC">
      <w:pPr>
        <w:pStyle w:val="ListParagraph"/>
        <w:numPr>
          <w:ilvl w:val="0"/>
          <w:numId w:val="104"/>
        </w:numPr>
      </w:pPr>
      <w:r w:rsidRPr="00BC50B9">
        <w:t>Select the ‘Create New’ button under ‘My Apps’.</w:t>
      </w:r>
    </w:p>
    <w:p w14:paraId="017B1360" w14:textId="77777777" w:rsidR="00102EFB" w:rsidRPr="00BC50B9" w:rsidRDefault="00102EFB" w:rsidP="00EC3FBC">
      <w:pPr>
        <w:pStyle w:val="ListParagraph"/>
        <w:numPr>
          <w:ilvl w:val="0"/>
          <w:numId w:val="104"/>
        </w:numPr>
      </w:pPr>
      <w:r w:rsidRPr="00BC50B9">
        <w:t>In the dialog which appears, select ‘Import from file’.</w:t>
      </w:r>
    </w:p>
    <w:p w14:paraId="69A2FB07" w14:textId="1657A717" w:rsidR="00102EFB" w:rsidRDefault="00102EFB" w:rsidP="00EC3FBC">
      <w:pPr>
        <w:pStyle w:val="ListParagraph"/>
        <w:numPr>
          <w:ilvl w:val="0"/>
          <w:numId w:val="104"/>
        </w:numPr>
      </w:pPr>
      <w:r w:rsidRPr="00BC50B9">
        <w:t xml:space="preserve">Select </w:t>
      </w:r>
      <w:proofErr w:type="spellStart"/>
      <w:r w:rsidRPr="00BC50B9">
        <w:t>Cortex.Interaction.Portal.zip.gpg</w:t>
      </w:r>
      <w:proofErr w:type="spellEnd"/>
      <w:r w:rsidRPr="00BC50B9">
        <w:t>, provided in the package downloaded in Section 2.</w:t>
      </w:r>
      <w:r w:rsidR="003E216D">
        <w:t>2</w:t>
      </w:r>
      <w:r w:rsidRPr="00BC50B9">
        <w:t>.</w:t>
      </w:r>
    </w:p>
    <w:p w14:paraId="2C851B61" w14:textId="77777777" w:rsidR="00102EFB" w:rsidRDefault="00102EFB" w:rsidP="00EC3FBC">
      <w:pPr>
        <w:pStyle w:val="ListParagraph"/>
        <w:numPr>
          <w:ilvl w:val="1"/>
          <w:numId w:val="104"/>
        </w:numPr>
      </w:pPr>
      <w:r>
        <w:t>This is contained within the CORTEX Interaction Portal subfolder</w:t>
      </w:r>
    </w:p>
    <w:p w14:paraId="09782365" w14:textId="2E5D59CA" w:rsidR="00102EFB" w:rsidRPr="00BC50B9" w:rsidRDefault="00102EFB" w:rsidP="00EC3FBC">
      <w:pPr>
        <w:pStyle w:val="ListParagraph"/>
        <w:numPr>
          <w:ilvl w:val="1"/>
          <w:numId w:val="104"/>
        </w:numPr>
      </w:pPr>
      <w:r>
        <w:t xml:space="preserve">For example, </w:t>
      </w:r>
      <w:r w:rsidRPr="00C06F75">
        <w:t xml:space="preserve">C:\Install\Cortex Innovation </w:t>
      </w:r>
      <w:fldSimple w:instr=" DOCPROPERTY  ReleaseVersion  \* MERGEFORMAT ">
        <w:ins w:id="200" w:author="Sebastian Rudawski" w:date="2026-04-08T11:48:00Z" w16du:dateUtc="2026-04-08T10:48:00Z">
          <w:r w:rsidR="008A0530">
            <w:t>2026.3</w:t>
          </w:r>
        </w:ins>
        <w:del w:id="201" w:author="Sebastian Rudawski" w:date="2026-04-08T11:48:00Z" w16du:dateUtc="2026-04-08T10:48:00Z">
          <w:r w:rsidR="00505AD9" w:rsidDel="008A0530">
            <w:delText>2025.1</w:delText>
          </w:r>
        </w:del>
      </w:fldSimple>
      <w:r w:rsidR="00F829FC">
        <w:t xml:space="preserve"> </w:t>
      </w:r>
      <w:r w:rsidRPr="00C06F75">
        <w:t>- Interaction Portal</w:t>
      </w:r>
      <w:r w:rsidR="006A229F" w:rsidRPr="00C06F75">
        <w:t xml:space="preserve"> </w:t>
      </w:r>
      <w:r w:rsidRPr="00C06F75">
        <w:t>\Cortex Interaction Portal</w:t>
      </w:r>
    </w:p>
    <w:p w14:paraId="60F29449" w14:textId="7EECC8C4" w:rsidR="00102EFB" w:rsidRPr="00BC50B9" w:rsidRDefault="00102EFB" w:rsidP="00EC3FBC">
      <w:pPr>
        <w:pStyle w:val="ListParagraph"/>
        <w:numPr>
          <w:ilvl w:val="0"/>
          <w:numId w:val="104"/>
        </w:numPr>
      </w:pPr>
      <w:r w:rsidRPr="00BC50B9">
        <w:t xml:space="preserve">Give the app a relevant name (such as </w:t>
      </w:r>
      <w:r w:rsidRPr="008901CB">
        <w:t xml:space="preserve"> </w:t>
      </w:r>
      <w:r>
        <w:t xml:space="preserve">CORTEX </w:t>
      </w:r>
      <w:r w:rsidRPr="00BC50B9">
        <w:t>Interaction Portal) and click ‘Create’.</w:t>
      </w:r>
    </w:p>
    <w:p w14:paraId="552F9002" w14:textId="77777777" w:rsidR="00102EFB" w:rsidRPr="00BC50B9" w:rsidRDefault="00102EFB" w:rsidP="00102EFB"/>
    <w:p w14:paraId="1CB46E40" w14:textId="5CDEF3EC" w:rsidR="00102EFB" w:rsidRPr="00BC50B9" w:rsidRDefault="00102EFB" w:rsidP="00102EFB">
      <w:r w:rsidRPr="00BC50B9">
        <w:t>Once the app has been imported, the Config Object must be set up correctly. The elements of this are global parameters that govern how the app behaves.</w:t>
      </w:r>
    </w:p>
    <w:p w14:paraId="50F658B4" w14:textId="77777777" w:rsidR="00102EFB" w:rsidRPr="00BC50B9" w:rsidRDefault="00102EFB" w:rsidP="00102EFB">
      <w:r w:rsidRPr="00BC50B9">
        <w:t xml:space="preserve">This single configuration is required, then when the app is built and deployed their values will be included in the deployment, providing all the necessary information to interact seamlessly with </w:t>
      </w:r>
      <w:r>
        <w:t xml:space="preserve">CORTEX </w:t>
      </w:r>
      <w:r w:rsidRPr="00BC50B9">
        <w:t>flows.</w:t>
      </w:r>
    </w:p>
    <w:p w14:paraId="15B5C7DC" w14:textId="77777777" w:rsidR="00102EFB" w:rsidRPr="00BC50B9" w:rsidRDefault="00102EFB" w:rsidP="00102EFB">
      <w:r w:rsidRPr="00BC50B9">
        <w:t>To set up the App Variables, complete the following steps:</w:t>
      </w:r>
    </w:p>
    <w:p w14:paraId="79C10DEC" w14:textId="77777777" w:rsidR="00102EFB" w:rsidRPr="00BC50B9" w:rsidRDefault="00102EFB" w:rsidP="00EC3FBC">
      <w:pPr>
        <w:pStyle w:val="ListParagraph"/>
        <w:numPr>
          <w:ilvl w:val="0"/>
          <w:numId w:val="105"/>
        </w:numPr>
      </w:pPr>
      <w:r w:rsidRPr="00BC50B9">
        <w:t>Open the app to any page.</w:t>
      </w:r>
    </w:p>
    <w:p w14:paraId="7E40101D" w14:textId="6B1D014E" w:rsidR="00102EFB" w:rsidRPr="00BC50B9" w:rsidRDefault="00102EFB" w:rsidP="00EC3FBC">
      <w:pPr>
        <w:pStyle w:val="ListParagraph"/>
        <w:numPr>
          <w:ilvl w:val="0"/>
          <w:numId w:val="105"/>
        </w:numPr>
      </w:pPr>
      <w:r w:rsidRPr="00BC50B9">
        <w:t>Select the ‘View</w:t>
      </w:r>
      <w:r w:rsidR="008F666D">
        <w:t xml:space="preserve"> / </w:t>
      </w:r>
      <w:r w:rsidRPr="00BC50B9">
        <w:t>Variables’ toggle in the top right of the screen to switch to the variables view.</w:t>
      </w:r>
    </w:p>
    <w:p w14:paraId="611E1B56" w14:textId="2FA9FE18" w:rsidR="00102EFB" w:rsidRPr="00BC50B9" w:rsidRDefault="00102EFB" w:rsidP="00102EFB">
      <w:r w:rsidRPr="00BC50B9">
        <w:rPr>
          <w:noProof/>
          <w:shd w:val="clear" w:color="auto" w:fill="E6E6E6"/>
        </w:rPr>
        <w:drawing>
          <wp:inline distT="0" distB="0" distL="0" distR="0" wp14:anchorId="13ECC866" wp14:editId="7DD0B5FC">
            <wp:extent cx="1485900" cy="371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85900" cy="371475"/>
                    </a:xfrm>
                    <a:prstGeom prst="rect">
                      <a:avLst/>
                    </a:prstGeom>
                  </pic:spPr>
                </pic:pic>
              </a:graphicData>
            </a:graphic>
          </wp:inline>
        </w:drawing>
      </w:r>
    </w:p>
    <w:p w14:paraId="5B0B8BC8" w14:textId="77777777" w:rsidR="00102EFB" w:rsidRPr="00BC50B9" w:rsidRDefault="00102EFB" w:rsidP="00EC3FBC">
      <w:pPr>
        <w:pStyle w:val="ListParagraph"/>
        <w:numPr>
          <w:ilvl w:val="0"/>
          <w:numId w:val="105"/>
        </w:numPr>
      </w:pPr>
      <w:r w:rsidRPr="00BC50B9">
        <w:t>App Variables should be shown by default, but page variables and parameters may be viewed using the panel on the left.</w:t>
      </w:r>
    </w:p>
    <w:p w14:paraId="0BE262CE" w14:textId="7642C288" w:rsidR="00102EFB" w:rsidRPr="00BC50B9" w:rsidRDefault="00102EFB" w:rsidP="00102EFB">
      <w:pPr>
        <w:pStyle w:val="ListParagraph"/>
        <w:numPr>
          <w:ilvl w:val="0"/>
          <w:numId w:val="105"/>
        </w:numPr>
      </w:pPr>
      <w:r w:rsidRPr="00BC50B9">
        <w:t>Select ‘App Variables’</w:t>
      </w:r>
    </w:p>
    <w:p w14:paraId="06F51F34" w14:textId="01853E1C" w:rsidR="00102EFB" w:rsidRPr="00BC50B9" w:rsidRDefault="00102EFB" w:rsidP="00102EFB">
      <w:r w:rsidRPr="008404AF">
        <w:rPr>
          <w:noProof/>
          <w:color w:val="2B579A"/>
          <w:shd w:val="clear" w:color="auto" w:fill="E6E6E6"/>
        </w:rPr>
        <w:drawing>
          <wp:inline distT="0" distB="0" distL="0" distR="0" wp14:anchorId="4AE288F2" wp14:editId="6FAC8440">
            <wp:extent cx="2247900" cy="1657350"/>
            <wp:effectExtent l="0" t="0" r="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24"/>
                    <a:stretch>
                      <a:fillRect/>
                    </a:stretch>
                  </pic:blipFill>
                  <pic:spPr>
                    <a:xfrm>
                      <a:off x="0" y="0"/>
                      <a:ext cx="2247900" cy="1657350"/>
                    </a:xfrm>
                    <a:prstGeom prst="rect">
                      <a:avLst/>
                    </a:prstGeom>
                  </pic:spPr>
                </pic:pic>
              </a:graphicData>
            </a:graphic>
          </wp:inline>
        </w:drawing>
      </w:r>
    </w:p>
    <w:p w14:paraId="0B9904D3" w14:textId="52F9A118" w:rsidR="00102EFB" w:rsidRPr="00BC50B9" w:rsidRDefault="00102EFB" w:rsidP="00102EFB">
      <w:pPr>
        <w:pStyle w:val="ListParagraph"/>
        <w:numPr>
          <w:ilvl w:val="0"/>
          <w:numId w:val="105"/>
        </w:numPr>
      </w:pPr>
      <w:r w:rsidRPr="00BC50B9">
        <w:lastRenderedPageBreak/>
        <w:t>Selecting the ‘</w:t>
      </w:r>
      <w:proofErr w:type="spellStart"/>
      <w:r w:rsidRPr="00BC50B9">
        <w:t>ConfigVariables</w:t>
      </w:r>
      <w:proofErr w:type="spellEnd"/>
      <w:r w:rsidRPr="00BC50B9">
        <w:t>’ object will allow the default value of each element to be configured in the panel on the right.</w:t>
      </w:r>
    </w:p>
    <w:p w14:paraId="085AC5AF" w14:textId="77777777" w:rsidR="00102EFB" w:rsidRPr="00BC50B9" w:rsidRDefault="00102EFB" w:rsidP="00102EFB">
      <w:r w:rsidRPr="00BC50B9">
        <w:rPr>
          <w:noProof/>
          <w:shd w:val="clear" w:color="auto" w:fill="E6E6E6"/>
        </w:rPr>
        <w:drawing>
          <wp:inline distT="0" distB="0" distL="0" distR="0" wp14:anchorId="485A915F" wp14:editId="37A0E42A">
            <wp:extent cx="1971492" cy="5322498"/>
            <wp:effectExtent l="0" t="0" r="0" b="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rotWithShape="1">
                    <a:blip r:embed="rId25"/>
                    <a:srcRect r="1739"/>
                    <a:stretch/>
                  </pic:blipFill>
                  <pic:spPr bwMode="auto">
                    <a:xfrm>
                      <a:off x="0" y="0"/>
                      <a:ext cx="1977725" cy="5339327"/>
                    </a:xfrm>
                    <a:prstGeom prst="rect">
                      <a:avLst/>
                    </a:prstGeom>
                    <a:ln>
                      <a:noFill/>
                    </a:ln>
                    <a:extLst>
                      <a:ext uri="{53640926-AAD7-44D8-BBD7-CCE9431645EC}">
                        <a14:shadowObscured xmlns:a14="http://schemas.microsoft.com/office/drawing/2010/main"/>
                      </a:ext>
                    </a:extLst>
                  </pic:spPr>
                </pic:pic>
              </a:graphicData>
            </a:graphic>
          </wp:inline>
        </w:drawing>
      </w:r>
    </w:p>
    <w:p w14:paraId="1D5E7270" w14:textId="77777777" w:rsidR="00102EFB" w:rsidRPr="00BC50B9" w:rsidRDefault="00102EFB" w:rsidP="00102EFB"/>
    <w:p w14:paraId="4B58FE71" w14:textId="77777777" w:rsidR="00102EFB" w:rsidRPr="00BC50B9" w:rsidRDefault="00102EFB" w:rsidP="00102EFB"/>
    <w:p w14:paraId="30260108" w14:textId="77777777" w:rsidR="00102EFB" w:rsidRPr="00BC50B9" w:rsidRDefault="00102EFB" w:rsidP="00102EFB">
      <w:pPr>
        <w:sectPr w:rsidR="00102EFB" w:rsidRPr="00BC50B9" w:rsidSect="00FC3850">
          <w:headerReference w:type="default" r:id="rId26"/>
          <w:footerReference w:type="default" r:id="rId27"/>
          <w:pgSz w:w="11906" w:h="16838"/>
          <w:pgMar w:top="1797" w:right="1800" w:bottom="1440" w:left="1800" w:header="567" w:footer="567" w:gutter="0"/>
          <w:cols w:space="708"/>
          <w:docGrid w:linePitch="360"/>
        </w:sectPr>
      </w:pPr>
    </w:p>
    <w:p w14:paraId="3D024A6D" w14:textId="77777777" w:rsidR="00102EFB" w:rsidRDefault="00102EFB" w:rsidP="00EC3FBC">
      <w:pPr>
        <w:pStyle w:val="ListParagraph"/>
        <w:numPr>
          <w:ilvl w:val="0"/>
          <w:numId w:val="105"/>
        </w:numPr>
      </w:pPr>
      <w:r w:rsidRPr="00BC50B9">
        <w:lastRenderedPageBreak/>
        <w:t>The following elements should be configured:</w:t>
      </w:r>
    </w:p>
    <w:p w14:paraId="1653B08B" w14:textId="233DF498" w:rsidR="00102EFB" w:rsidRPr="00BC50B9" w:rsidRDefault="00102EFB" w:rsidP="00102EFB">
      <w:pPr>
        <w:pStyle w:val="ListParagraph"/>
        <w:numPr>
          <w:ilvl w:val="1"/>
          <w:numId w:val="105"/>
        </w:numPr>
      </w:pPr>
      <w:r>
        <w:t>Note that any elements not mentioned in the table below should be kept with their existing values.</w:t>
      </w:r>
    </w:p>
    <w:tbl>
      <w:tblPr>
        <w:tblStyle w:val="TableProfessional"/>
        <w:tblW w:w="13600" w:type="dxa"/>
        <w:tblLayout w:type="fixed"/>
        <w:tblLook w:val="04A0" w:firstRow="1" w:lastRow="0" w:firstColumn="1" w:lastColumn="0" w:noHBand="0" w:noVBand="1"/>
      </w:tblPr>
      <w:tblGrid>
        <w:gridCol w:w="2544"/>
        <w:gridCol w:w="3544"/>
        <w:gridCol w:w="3827"/>
        <w:gridCol w:w="3685"/>
      </w:tblGrid>
      <w:tr w:rsidR="00102EFB" w:rsidRPr="00BC50B9" w14:paraId="00AC7139" w14:textId="77777777" w:rsidTr="00BC0E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dxa"/>
          </w:tcPr>
          <w:p w14:paraId="23A88F94" w14:textId="77777777" w:rsidR="00102EFB" w:rsidRPr="00BC1BB7" w:rsidRDefault="00102EFB" w:rsidP="00102EFB">
            <w:r w:rsidRPr="00BC1BB7">
              <w:t>Variable Name</w:t>
            </w:r>
          </w:p>
        </w:tc>
        <w:tc>
          <w:tcPr>
            <w:tcW w:w="0" w:type="dxa"/>
          </w:tcPr>
          <w:p w14:paraId="1498D465" w14:textId="77777777" w:rsidR="00102EFB" w:rsidRPr="00BC1BB7" w:rsidRDefault="00102EFB" w:rsidP="00102EFB">
            <w:pPr>
              <w:cnfStyle w:val="100000000000" w:firstRow="1" w:lastRow="0" w:firstColumn="0" w:lastColumn="0" w:oddVBand="0" w:evenVBand="0" w:oddHBand="0" w:evenHBand="0" w:firstRowFirstColumn="0" w:firstRowLastColumn="0" w:lastRowFirstColumn="0" w:lastRowLastColumn="0"/>
            </w:pPr>
            <w:r w:rsidRPr="00BC1BB7">
              <w:t>Variable Usage</w:t>
            </w:r>
          </w:p>
        </w:tc>
        <w:tc>
          <w:tcPr>
            <w:tcW w:w="0" w:type="dxa"/>
          </w:tcPr>
          <w:p w14:paraId="4618DFF0" w14:textId="77777777" w:rsidR="00102EFB" w:rsidRPr="00BC1BB7" w:rsidRDefault="00102EFB" w:rsidP="00102EFB">
            <w:pPr>
              <w:cnfStyle w:val="100000000000" w:firstRow="1" w:lastRow="0" w:firstColumn="0" w:lastColumn="0" w:oddVBand="0" w:evenVBand="0" w:oddHBand="0" w:evenHBand="0" w:firstRowFirstColumn="0" w:firstRowLastColumn="0" w:lastRowFirstColumn="0" w:lastRowLastColumn="0"/>
            </w:pPr>
            <w:r w:rsidRPr="00BC1BB7">
              <w:t>Default Value Description</w:t>
            </w:r>
          </w:p>
        </w:tc>
        <w:tc>
          <w:tcPr>
            <w:tcW w:w="0" w:type="dxa"/>
          </w:tcPr>
          <w:p w14:paraId="4353CB56" w14:textId="77777777" w:rsidR="00102EFB" w:rsidRPr="00BC1BB7" w:rsidRDefault="00102EFB" w:rsidP="00102EFB">
            <w:pPr>
              <w:cnfStyle w:val="100000000000" w:firstRow="1" w:lastRow="0" w:firstColumn="0" w:lastColumn="0" w:oddVBand="0" w:evenVBand="0" w:oddHBand="0" w:evenHBand="0" w:firstRowFirstColumn="0" w:firstRowLastColumn="0" w:lastRowFirstColumn="0" w:lastRowLastColumn="0"/>
            </w:pPr>
            <w:r w:rsidRPr="00BC1BB7">
              <w:t>Default Value Example</w:t>
            </w:r>
          </w:p>
        </w:tc>
      </w:tr>
      <w:tr w:rsidR="00102EFB" w:rsidRPr="00BC50B9" w14:paraId="27E00E2D"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tcPr>
          <w:p w14:paraId="7280360D" w14:textId="77777777" w:rsidR="00102EFB" w:rsidRPr="00700F10" w:rsidRDefault="00102EFB" w:rsidP="00102EFB">
            <w:pPr>
              <w:rPr>
                <w:sz w:val="18"/>
                <w:szCs w:val="18"/>
              </w:rPr>
            </w:pPr>
            <w:proofErr w:type="spellStart"/>
            <w:r w:rsidRPr="00700F10">
              <w:rPr>
                <w:sz w:val="18"/>
                <w:szCs w:val="18"/>
              </w:rPr>
              <w:t>CortexEnvironment</w:t>
            </w:r>
            <w:proofErr w:type="spellEnd"/>
          </w:p>
        </w:tc>
        <w:tc>
          <w:tcPr>
            <w:tcW w:w="3544" w:type="dxa"/>
          </w:tcPr>
          <w:p w14:paraId="3BA68038"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CORTEX Environment</w:t>
            </w:r>
          </w:p>
        </w:tc>
        <w:tc>
          <w:tcPr>
            <w:tcW w:w="3827" w:type="dxa"/>
          </w:tcPr>
          <w:p w14:paraId="7D91AE25"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For most configurations this will be “default”.</w:t>
            </w:r>
          </w:p>
        </w:tc>
        <w:tc>
          <w:tcPr>
            <w:tcW w:w="3685" w:type="dxa"/>
          </w:tcPr>
          <w:p w14:paraId="58D2BE6C"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default</w:t>
            </w:r>
          </w:p>
        </w:tc>
      </w:tr>
      <w:tr w:rsidR="00102EFB" w:rsidRPr="00BC50B9" w14:paraId="544C678B"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tcPr>
          <w:p w14:paraId="598C9F20" w14:textId="77777777" w:rsidR="00102EFB" w:rsidRPr="00700F10" w:rsidRDefault="00102EFB" w:rsidP="00102EFB">
            <w:pPr>
              <w:rPr>
                <w:sz w:val="18"/>
                <w:szCs w:val="18"/>
              </w:rPr>
            </w:pPr>
            <w:proofErr w:type="spellStart"/>
            <w:r w:rsidRPr="00700F10">
              <w:rPr>
                <w:sz w:val="18"/>
                <w:szCs w:val="18"/>
              </w:rPr>
              <w:t>CortexPort</w:t>
            </w:r>
            <w:proofErr w:type="spellEnd"/>
          </w:p>
        </w:tc>
        <w:tc>
          <w:tcPr>
            <w:tcW w:w="3544" w:type="dxa"/>
          </w:tcPr>
          <w:p w14:paraId="02C1731C"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 xml:space="preserve">Port to communicate with the CORTEX API endpoint. </w:t>
            </w:r>
          </w:p>
        </w:tc>
        <w:tc>
          <w:tcPr>
            <w:tcW w:w="3827" w:type="dxa"/>
          </w:tcPr>
          <w:p w14:paraId="52699C8A"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For single node installations where REST requests are sent directly to a CORTEX Node’s API Gateway, this is 8722.</w:t>
            </w:r>
          </w:p>
          <w:p w14:paraId="38A729C9"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For multi-node installations where REST requests are sent to a Load Balancer, this is 443.</w:t>
            </w:r>
          </w:p>
        </w:tc>
        <w:tc>
          <w:tcPr>
            <w:tcW w:w="3685" w:type="dxa"/>
          </w:tcPr>
          <w:p w14:paraId="7FFAD1B7"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8722</w:t>
            </w:r>
          </w:p>
        </w:tc>
      </w:tr>
      <w:tr w:rsidR="00102EFB" w:rsidRPr="00BC50B9" w14:paraId="2FBFD9B6"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tcPr>
          <w:p w14:paraId="122D2853" w14:textId="77777777" w:rsidR="00102EFB" w:rsidRPr="00700F10" w:rsidRDefault="00102EFB" w:rsidP="00102EFB">
            <w:pPr>
              <w:rPr>
                <w:sz w:val="18"/>
                <w:szCs w:val="18"/>
              </w:rPr>
            </w:pPr>
            <w:proofErr w:type="spellStart"/>
            <w:r w:rsidRPr="00700F10">
              <w:rPr>
                <w:sz w:val="18"/>
                <w:szCs w:val="18"/>
              </w:rPr>
              <w:t>CortexTenant</w:t>
            </w:r>
            <w:proofErr w:type="spellEnd"/>
          </w:p>
        </w:tc>
        <w:tc>
          <w:tcPr>
            <w:tcW w:w="3544" w:type="dxa"/>
          </w:tcPr>
          <w:p w14:paraId="6970B00C"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CORTEX Tenant</w:t>
            </w:r>
          </w:p>
        </w:tc>
        <w:tc>
          <w:tcPr>
            <w:tcW w:w="3827" w:type="dxa"/>
          </w:tcPr>
          <w:p w14:paraId="231EA988"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For most configurations this will be “default”.</w:t>
            </w:r>
          </w:p>
        </w:tc>
        <w:tc>
          <w:tcPr>
            <w:tcW w:w="3685" w:type="dxa"/>
          </w:tcPr>
          <w:p w14:paraId="6A5A92D5"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default</w:t>
            </w:r>
          </w:p>
        </w:tc>
      </w:tr>
      <w:tr w:rsidR="00102EFB" w:rsidRPr="00BC50B9" w14:paraId="0461CC84"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tcPr>
          <w:p w14:paraId="6E0FD6E8" w14:textId="77777777" w:rsidR="00102EFB" w:rsidRPr="00700F10" w:rsidRDefault="00102EFB" w:rsidP="00102EFB">
            <w:pPr>
              <w:rPr>
                <w:sz w:val="18"/>
                <w:szCs w:val="18"/>
              </w:rPr>
            </w:pPr>
            <w:proofErr w:type="spellStart"/>
            <w:r w:rsidRPr="00700F10">
              <w:rPr>
                <w:sz w:val="18"/>
                <w:szCs w:val="18"/>
              </w:rPr>
              <w:t>CortexUrl</w:t>
            </w:r>
            <w:proofErr w:type="spellEnd"/>
          </w:p>
        </w:tc>
        <w:tc>
          <w:tcPr>
            <w:tcW w:w="3544" w:type="dxa"/>
          </w:tcPr>
          <w:p w14:paraId="70B48088"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 xml:space="preserve">URL to communicate with the CORTEX API endpoint. </w:t>
            </w:r>
          </w:p>
        </w:tc>
        <w:tc>
          <w:tcPr>
            <w:tcW w:w="3827" w:type="dxa"/>
          </w:tcPr>
          <w:p w14:paraId="57B3E428"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 xml:space="preserve">Base </w:t>
            </w:r>
            <w:r w:rsidRPr="00700F10">
              <w:rPr>
                <w:rFonts w:eastAsiaTheme="minorHAnsi" w:cstheme="minorBidi"/>
                <w:sz w:val="18"/>
                <w:szCs w:val="18"/>
                <w:lang w:eastAsia="en-US"/>
              </w:rPr>
              <w:t xml:space="preserve">CORTEX </w:t>
            </w:r>
            <w:r w:rsidRPr="00700F10">
              <w:rPr>
                <w:sz w:val="18"/>
                <w:szCs w:val="18"/>
              </w:rPr>
              <w:t>App URL.</w:t>
            </w:r>
          </w:p>
        </w:tc>
        <w:tc>
          <w:tcPr>
            <w:tcW w:w="3685" w:type="dxa"/>
          </w:tcPr>
          <w:p w14:paraId="2B44AB06"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https://cortexApp1.domain.com</w:t>
            </w:r>
          </w:p>
        </w:tc>
      </w:tr>
      <w:tr w:rsidR="002D061A" w:rsidRPr="00BC50B9" w14:paraId="4B8DEA5D"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tcPr>
          <w:p w14:paraId="7781F3A2" w14:textId="75B45D63" w:rsidR="002D061A" w:rsidRPr="00700F10" w:rsidRDefault="002D061A" w:rsidP="00102EFB">
            <w:pPr>
              <w:rPr>
                <w:sz w:val="18"/>
                <w:szCs w:val="18"/>
              </w:rPr>
            </w:pPr>
            <w:proofErr w:type="spellStart"/>
            <w:r>
              <w:rPr>
                <w:sz w:val="18"/>
                <w:szCs w:val="18"/>
              </w:rPr>
              <w:t>ApplicationName</w:t>
            </w:r>
            <w:proofErr w:type="spellEnd"/>
          </w:p>
        </w:tc>
        <w:tc>
          <w:tcPr>
            <w:tcW w:w="3544" w:type="dxa"/>
          </w:tcPr>
          <w:p w14:paraId="69FB3E33" w14:textId="77777777" w:rsidR="002D061A" w:rsidRDefault="00044A91" w:rsidP="00102EFB">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Name of the application, used to separate out any configuration and session related information.</w:t>
            </w:r>
          </w:p>
          <w:p w14:paraId="748076D5" w14:textId="77777777" w:rsidR="00044A91" w:rsidRDefault="00044A91" w:rsidP="00102EFB">
            <w:pPr>
              <w:cnfStyle w:val="000000100000" w:firstRow="0" w:lastRow="0" w:firstColumn="0" w:lastColumn="0" w:oddVBand="0" w:evenVBand="0" w:oddHBand="1" w:evenHBand="0" w:firstRowFirstColumn="0" w:firstRowLastColumn="0" w:lastRowFirstColumn="0" w:lastRowLastColumn="0"/>
              <w:rPr>
                <w:sz w:val="18"/>
                <w:szCs w:val="18"/>
              </w:rPr>
            </w:pPr>
          </w:p>
          <w:p w14:paraId="4F6C9373" w14:textId="218CDC4A" w:rsidR="00044A91" w:rsidRPr="00700F10" w:rsidRDefault="00044A91" w:rsidP="00102EFB">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This is also referenced in the deployment script later.</w:t>
            </w:r>
          </w:p>
        </w:tc>
        <w:tc>
          <w:tcPr>
            <w:tcW w:w="3827" w:type="dxa"/>
          </w:tcPr>
          <w:p w14:paraId="13617786" w14:textId="5D252384" w:rsidR="002D061A" w:rsidRPr="00700F10" w:rsidRDefault="00184FF6" w:rsidP="00102EFB">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This can be left blank, but if co-hosting multiple instances of CORTEX Interaction Portal, or 3</w:t>
            </w:r>
            <w:r w:rsidRPr="00184FF6">
              <w:rPr>
                <w:sz w:val="18"/>
                <w:szCs w:val="18"/>
                <w:vertAlign w:val="superscript"/>
              </w:rPr>
              <w:t>rd</w:t>
            </w:r>
            <w:r>
              <w:rPr>
                <w:sz w:val="18"/>
                <w:szCs w:val="18"/>
              </w:rPr>
              <w:t xml:space="preserve"> party applications which will use the User Access Management Module, it should be provided with </w:t>
            </w:r>
            <w:r w:rsidR="00044A91">
              <w:rPr>
                <w:sz w:val="18"/>
                <w:szCs w:val="18"/>
              </w:rPr>
              <w:t>a value</w:t>
            </w:r>
          </w:p>
        </w:tc>
        <w:tc>
          <w:tcPr>
            <w:tcW w:w="3685" w:type="dxa"/>
          </w:tcPr>
          <w:p w14:paraId="1D3313DE" w14:textId="72C74DFE" w:rsidR="002D061A" w:rsidRPr="00700F10" w:rsidRDefault="00C54229" w:rsidP="00102EFB">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myApp1</w:t>
            </w:r>
          </w:p>
        </w:tc>
      </w:tr>
      <w:tr w:rsidR="00102EFB" w:rsidRPr="00BC50B9" w14:paraId="4D2A2BCF"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tcPr>
          <w:p w14:paraId="36EF946F" w14:textId="77777777" w:rsidR="00102EFB" w:rsidRPr="00700F10" w:rsidRDefault="00102EFB" w:rsidP="00102EFB">
            <w:pPr>
              <w:rPr>
                <w:sz w:val="18"/>
                <w:szCs w:val="18"/>
              </w:rPr>
            </w:pPr>
            <w:r w:rsidRPr="00700F10">
              <w:rPr>
                <w:sz w:val="18"/>
                <w:szCs w:val="18"/>
              </w:rPr>
              <w:t>FlowAuthBase64</w:t>
            </w:r>
          </w:p>
        </w:tc>
        <w:tc>
          <w:tcPr>
            <w:tcW w:w="3544" w:type="dxa"/>
          </w:tcPr>
          <w:p w14:paraId="201E2DCF"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Base64 encoded username and password to communicate with the CORTEX API endpoint.</w:t>
            </w:r>
          </w:p>
          <w:p w14:paraId="40D01C9D" w14:textId="67C0C8FD"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b/>
                <w:bCs/>
                <w:sz w:val="18"/>
                <w:szCs w:val="18"/>
              </w:rPr>
              <w:t xml:space="preserve">Only required if </w:t>
            </w:r>
            <w:proofErr w:type="spellStart"/>
            <w:r w:rsidRPr="00700F10">
              <w:rPr>
                <w:b/>
                <w:bCs/>
                <w:sz w:val="18"/>
                <w:szCs w:val="18"/>
              </w:rPr>
              <w:t>UseOAuth</w:t>
            </w:r>
            <w:proofErr w:type="spellEnd"/>
            <w:r w:rsidRPr="00700F10">
              <w:rPr>
                <w:b/>
                <w:bCs/>
                <w:sz w:val="18"/>
                <w:szCs w:val="18"/>
              </w:rPr>
              <w:t xml:space="preserve"> is false</w:t>
            </w:r>
            <w:r w:rsidR="00700F10" w:rsidRPr="00700F10">
              <w:rPr>
                <w:b/>
                <w:bCs/>
                <w:sz w:val="18"/>
                <w:szCs w:val="18"/>
              </w:rPr>
              <w:t xml:space="preserve"> – </w:t>
            </w:r>
            <w:r w:rsidR="00700F10" w:rsidRPr="00700F10">
              <w:rPr>
                <w:sz w:val="18"/>
                <w:szCs w:val="18"/>
              </w:rPr>
              <w:t>otherwise this should be left empty.</w:t>
            </w:r>
          </w:p>
        </w:tc>
        <w:tc>
          <w:tcPr>
            <w:tcW w:w="3827" w:type="dxa"/>
          </w:tcPr>
          <w:p w14:paraId="0AE698A4"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 xml:space="preserve">This is generated in the form of </w:t>
            </w:r>
            <w:proofErr w:type="spellStart"/>
            <w:r w:rsidRPr="00700F10">
              <w:rPr>
                <w:sz w:val="18"/>
                <w:szCs w:val="18"/>
              </w:rPr>
              <w:t>username:password</w:t>
            </w:r>
            <w:proofErr w:type="spellEnd"/>
            <w:r w:rsidRPr="00700F10">
              <w:rPr>
                <w:sz w:val="18"/>
                <w:szCs w:val="18"/>
              </w:rPr>
              <w:t xml:space="preserve"> </w:t>
            </w:r>
          </w:p>
          <w:p w14:paraId="4B7A8ABE"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 xml:space="preserve">Note that there are tools online to encode text in Base64. You can also test in Postman using Basic Authentication, </w:t>
            </w:r>
            <w:r w:rsidRPr="00700F10">
              <w:rPr>
                <w:sz w:val="18"/>
                <w:szCs w:val="18"/>
              </w:rPr>
              <w:lastRenderedPageBreak/>
              <w:t>and check the auto-generated headers.</w:t>
            </w:r>
          </w:p>
        </w:tc>
        <w:tc>
          <w:tcPr>
            <w:tcW w:w="3685" w:type="dxa"/>
          </w:tcPr>
          <w:p w14:paraId="37297995"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lastRenderedPageBreak/>
              <w:t>dXNlcm5hbWU6cGFzc3dvcmQ=</w:t>
            </w:r>
          </w:p>
        </w:tc>
      </w:tr>
      <w:tr w:rsidR="00102EFB" w:rsidRPr="00BC50B9" w14:paraId="5ABF4B8F"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tcPr>
          <w:p w14:paraId="65DF8681" w14:textId="77777777" w:rsidR="00102EFB" w:rsidRPr="00700F10" w:rsidRDefault="00102EFB" w:rsidP="00102EFB">
            <w:pPr>
              <w:rPr>
                <w:sz w:val="18"/>
                <w:szCs w:val="18"/>
              </w:rPr>
            </w:pPr>
            <w:proofErr w:type="spellStart"/>
            <w:r w:rsidRPr="00700F10">
              <w:rPr>
                <w:sz w:val="18"/>
                <w:szCs w:val="18"/>
              </w:rPr>
              <w:t>MobileBreakpoint</w:t>
            </w:r>
            <w:proofErr w:type="spellEnd"/>
          </w:p>
        </w:tc>
        <w:tc>
          <w:tcPr>
            <w:tcW w:w="3544" w:type="dxa"/>
          </w:tcPr>
          <w:p w14:paraId="4B37E8B1"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Used to determine the size of the screen before the app switches from a side bar to a hamburger menu.</w:t>
            </w:r>
          </w:p>
        </w:tc>
        <w:tc>
          <w:tcPr>
            <w:tcW w:w="3827" w:type="dxa"/>
          </w:tcPr>
          <w:p w14:paraId="3AE6A25F" w14:textId="671F1F09"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For most configurations this will be 769.</w:t>
            </w:r>
            <w:r w:rsidR="00700F10" w:rsidRPr="00700F10">
              <w:rPr>
                <w:sz w:val="18"/>
                <w:szCs w:val="18"/>
              </w:rPr>
              <w:t xml:space="preserve"> It is not suggested to modify this value.</w:t>
            </w:r>
          </w:p>
        </w:tc>
        <w:tc>
          <w:tcPr>
            <w:tcW w:w="3685" w:type="dxa"/>
          </w:tcPr>
          <w:p w14:paraId="3CEFE8B5"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769</w:t>
            </w:r>
          </w:p>
        </w:tc>
      </w:tr>
      <w:tr w:rsidR="00102EFB" w:rsidRPr="00BC50B9" w14:paraId="7B97C501"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tcPr>
          <w:p w14:paraId="77C284B0" w14:textId="77777777" w:rsidR="00102EFB" w:rsidRPr="00700F10" w:rsidRDefault="00102EFB" w:rsidP="00102EFB">
            <w:pPr>
              <w:rPr>
                <w:sz w:val="18"/>
                <w:szCs w:val="18"/>
              </w:rPr>
            </w:pPr>
            <w:proofErr w:type="spellStart"/>
            <w:r w:rsidRPr="00700F10">
              <w:rPr>
                <w:sz w:val="18"/>
                <w:szCs w:val="18"/>
              </w:rPr>
              <w:t>TableBreakpoint</w:t>
            </w:r>
            <w:proofErr w:type="spellEnd"/>
          </w:p>
        </w:tc>
        <w:tc>
          <w:tcPr>
            <w:tcW w:w="3544" w:type="dxa"/>
          </w:tcPr>
          <w:p w14:paraId="7C6948AC"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Used to determine the size of the screen before the table layouts become smaller</w:t>
            </w:r>
          </w:p>
        </w:tc>
        <w:tc>
          <w:tcPr>
            <w:tcW w:w="3827" w:type="dxa"/>
          </w:tcPr>
          <w:p w14:paraId="6E15EEAF" w14:textId="15EBBAC1"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For most configurations this will be 1224.</w:t>
            </w:r>
            <w:r w:rsidR="00700F10" w:rsidRPr="00700F10">
              <w:rPr>
                <w:sz w:val="18"/>
                <w:szCs w:val="18"/>
              </w:rPr>
              <w:t xml:space="preserve"> It is not suggested to modify this value.</w:t>
            </w:r>
          </w:p>
        </w:tc>
        <w:tc>
          <w:tcPr>
            <w:tcW w:w="3685" w:type="dxa"/>
          </w:tcPr>
          <w:p w14:paraId="5A72A7AF"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1224</w:t>
            </w:r>
          </w:p>
        </w:tc>
      </w:tr>
      <w:tr w:rsidR="00102EFB" w:rsidRPr="00BC50B9" w14:paraId="787E750C"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tcPr>
          <w:p w14:paraId="086DAECD" w14:textId="77777777" w:rsidR="00102EFB" w:rsidRPr="00700F10" w:rsidRDefault="00102EFB" w:rsidP="00102EFB">
            <w:pPr>
              <w:rPr>
                <w:sz w:val="18"/>
                <w:szCs w:val="18"/>
              </w:rPr>
            </w:pPr>
            <w:proofErr w:type="spellStart"/>
            <w:r w:rsidRPr="00700F10">
              <w:rPr>
                <w:sz w:val="18"/>
                <w:szCs w:val="18"/>
              </w:rPr>
              <w:t>UamEnvironment</w:t>
            </w:r>
            <w:proofErr w:type="spellEnd"/>
          </w:p>
        </w:tc>
        <w:tc>
          <w:tcPr>
            <w:tcW w:w="3544" w:type="dxa"/>
          </w:tcPr>
          <w:p w14:paraId="72D7B6A0"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CORTEX Environment containing the published User Access Management flows.</w:t>
            </w:r>
          </w:p>
        </w:tc>
        <w:tc>
          <w:tcPr>
            <w:tcW w:w="3827" w:type="dxa"/>
          </w:tcPr>
          <w:p w14:paraId="58861541"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For most configurations this will be “default”</w:t>
            </w:r>
          </w:p>
        </w:tc>
        <w:tc>
          <w:tcPr>
            <w:tcW w:w="3685" w:type="dxa"/>
          </w:tcPr>
          <w:p w14:paraId="2AEA45A4"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default</w:t>
            </w:r>
          </w:p>
        </w:tc>
      </w:tr>
      <w:tr w:rsidR="00102EFB" w:rsidRPr="00BC50B9" w14:paraId="106536F7"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tcPr>
          <w:p w14:paraId="265D50B6" w14:textId="77777777" w:rsidR="00102EFB" w:rsidRPr="00700F10" w:rsidRDefault="00102EFB" w:rsidP="00102EFB">
            <w:pPr>
              <w:rPr>
                <w:sz w:val="18"/>
                <w:szCs w:val="18"/>
              </w:rPr>
            </w:pPr>
            <w:proofErr w:type="spellStart"/>
            <w:r w:rsidRPr="00700F10">
              <w:rPr>
                <w:sz w:val="18"/>
                <w:szCs w:val="18"/>
              </w:rPr>
              <w:t>UamPackageName</w:t>
            </w:r>
            <w:proofErr w:type="spellEnd"/>
          </w:p>
        </w:tc>
        <w:tc>
          <w:tcPr>
            <w:tcW w:w="3544" w:type="dxa"/>
          </w:tcPr>
          <w:p w14:paraId="64EE19A0"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Name of the package containing the published User Access Management flows.</w:t>
            </w:r>
          </w:p>
        </w:tc>
        <w:tc>
          <w:tcPr>
            <w:tcW w:w="3827" w:type="dxa"/>
          </w:tcPr>
          <w:p w14:paraId="1D5A0238"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When creating and publishing the package of flows, if the name is changed, this variable will need to be updated.</w:t>
            </w:r>
          </w:p>
        </w:tc>
        <w:tc>
          <w:tcPr>
            <w:tcW w:w="3685" w:type="dxa"/>
          </w:tcPr>
          <w:p w14:paraId="2113D1D2"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proofErr w:type="spellStart"/>
            <w:r w:rsidRPr="00700F10">
              <w:rPr>
                <w:sz w:val="18"/>
                <w:szCs w:val="18"/>
              </w:rPr>
              <w:t>UserAccessManagement</w:t>
            </w:r>
            <w:proofErr w:type="spellEnd"/>
          </w:p>
        </w:tc>
      </w:tr>
      <w:tr w:rsidR="00102EFB" w:rsidRPr="00BC50B9" w14:paraId="5B5725E7"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tcPr>
          <w:p w14:paraId="15FA54C2" w14:textId="77777777" w:rsidR="00102EFB" w:rsidRPr="00700F10" w:rsidRDefault="00102EFB" w:rsidP="00102EFB">
            <w:pPr>
              <w:rPr>
                <w:sz w:val="18"/>
                <w:szCs w:val="18"/>
              </w:rPr>
            </w:pPr>
            <w:proofErr w:type="spellStart"/>
            <w:r w:rsidRPr="00700F10">
              <w:rPr>
                <w:sz w:val="18"/>
                <w:szCs w:val="18"/>
              </w:rPr>
              <w:t>UamPackageVersion</w:t>
            </w:r>
            <w:proofErr w:type="spellEnd"/>
          </w:p>
        </w:tc>
        <w:tc>
          <w:tcPr>
            <w:tcW w:w="3544" w:type="dxa"/>
          </w:tcPr>
          <w:p w14:paraId="3F9264B4"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The version of the package containing the published User Access Management flows.</w:t>
            </w:r>
          </w:p>
        </w:tc>
        <w:tc>
          <w:tcPr>
            <w:tcW w:w="3827" w:type="dxa"/>
          </w:tcPr>
          <w:p w14:paraId="6E2E1924"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This should be left blank unless targeting a specific version of a published package (e.g. for testing).</w:t>
            </w:r>
          </w:p>
        </w:tc>
        <w:tc>
          <w:tcPr>
            <w:tcW w:w="3685" w:type="dxa"/>
          </w:tcPr>
          <w:p w14:paraId="79876C6A" w14:textId="77777777" w:rsidR="00102EFB" w:rsidRPr="00700F10" w:rsidRDefault="00102EFB" w:rsidP="007F1BC6">
            <w:pPr>
              <w:pStyle w:val="Body2"/>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02EFB" w:rsidRPr="00BC50B9" w14:paraId="2A3EF9E3"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tcPr>
          <w:p w14:paraId="3955F173" w14:textId="77777777" w:rsidR="00102EFB" w:rsidRPr="00700F10" w:rsidRDefault="00102EFB" w:rsidP="00102EFB">
            <w:pPr>
              <w:rPr>
                <w:sz w:val="18"/>
                <w:szCs w:val="18"/>
              </w:rPr>
            </w:pPr>
            <w:proofErr w:type="spellStart"/>
            <w:r w:rsidRPr="00700F10">
              <w:rPr>
                <w:sz w:val="18"/>
                <w:szCs w:val="18"/>
              </w:rPr>
              <w:t>UamTenant</w:t>
            </w:r>
            <w:proofErr w:type="spellEnd"/>
          </w:p>
        </w:tc>
        <w:tc>
          <w:tcPr>
            <w:tcW w:w="3544" w:type="dxa"/>
          </w:tcPr>
          <w:p w14:paraId="311C9D26"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CORTEX Tenant containing the published User Access Management flows.</w:t>
            </w:r>
          </w:p>
        </w:tc>
        <w:tc>
          <w:tcPr>
            <w:tcW w:w="3827" w:type="dxa"/>
          </w:tcPr>
          <w:p w14:paraId="31C58283"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For most configurations this will be “default”.</w:t>
            </w:r>
          </w:p>
        </w:tc>
        <w:tc>
          <w:tcPr>
            <w:tcW w:w="3685" w:type="dxa"/>
          </w:tcPr>
          <w:p w14:paraId="012CAEEA" w14:textId="77777777" w:rsidR="00102EFB" w:rsidRPr="00700F10" w:rsidRDefault="00102EFB" w:rsidP="00102EFB">
            <w:pPr>
              <w:cnfStyle w:val="000000010000" w:firstRow="0" w:lastRow="0" w:firstColumn="0" w:lastColumn="0" w:oddVBand="0" w:evenVBand="0" w:oddHBand="0" w:evenHBand="1" w:firstRowFirstColumn="0" w:firstRowLastColumn="0" w:lastRowFirstColumn="0" w:lastRowLastColumn="0"/>
              <w:rPr>
                <w:sz w:val="18"/>
                <w:szCs w:val="18"/>
              </w:rPr>
            </w:pPr>
            <w:r w:rsidRPr="00700F10">
              <w:rPr>
                <w:sz w:val="18"/>
                <w:szCs w:val="18"/>
              </w:rPr>
              <w:t>Default</w:t>
            </w:r>
          </w:p>
        </w:tc>
      </w:tr>
      <w:tr w:rsidR="00102EFB" w:rsidRPr="00BC50B9" w14:paraId="4C5B885C"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tcPr>
          <w:p w14:paraId="4D0539C1" w14:textId="77777777" w:rsidR="00102EFB" w:rsidRPr="00700F10" w:rsidRDefault="00102EFB" w:rsidP="00102EFB">
            <w:pPr>
              <w:rPr>
                <w:sz w:val="18"/>
                <w:szCs w:val="18"/>
              </w:rPr>
            </w:pPr>
            <w:proofErr w:type="spellStart"/>
            <w:r w:rsidRPr="00700F10">
              <w:rPr>
                <w:sz w:val="18"/>
                <w:szCs w:val="18"/>
              </w:rPr>
              <w:t>UseOAuth</w:t>
            </w:r>
            <w:proofErr w:type="spellEnd"/>
          </w:p>
        </w:tc>
        <w:tc>
          <w:tcPr>
            <w:tcW w:w="3544" w:type="dxa"/>
          </w:tcPr>
          <w:p w14:paraId="5C85809C"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Flag indicating whether to use OAuth. If this is TRUE, the FlowAuthBase64 parameter can be left blank</w:t>
            </w:r>
          </w:p>
        </w:tc>
        <w:tc>
          <w:tcPr>
            <w:tcW w:w="3827" w:type="dxa"/>
          </w:tcPr>
          <w:p w14:paraId="08A3BA97"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If the Active Directory used for the end users is the same as the one used in CORTEX Gateway, it is suggested to use OAuth as it is a more secure manner of authentication to run the CORTEX flows.</w:t>
            </w:r>
          </w:p>
          <w:p w14:paraId="0C39E523" w14:textId="77777777" w:rsidR="00102EFB" w:rsidRPr="00700F10" w:rsidRDefault="00102EFB" w:rsidP="007F1BC6">
            <w:pPr>
              <w:cnfStyle w:val="000000100000" w:firstRow="0" w:lastRow="0" w:firstColumn="0" w:lastColumn="0" w:oddVBand="0" w:evenVBand="0" w:oddHBand="1" w:evenHBand="0" w:firstRowFirstColumn="0" w:firstRowLastColumn="0" w:lastRowFirstColumn="0" w:lastRowLastColumn="0"/>
              <w:rPr>
                <w:sz w:val="18"/>
                <w:szCs w:val="18"/>
              </w:rPr>
            </w:pPr>
          </w:p>
        </w:tc>
        <w:tc>
          <w:tcPr>
            <w:tcW w:w="3685" w:type="dxa"/>
          </w:tcPr>
          <w:p w14:paraId="24181E9F" w14:textId="77777777" w:rsidR="00102EFB" w:rsidRPr="00700F10" w:rsidRDefault="00102EFB" w:rsidP="00102EFB">
            <w:pPr>
              <w:cnfStyle w:val="000000100000" w:firstRow="0" w:lastRow="0" w:firstColumn="0" w:lastColumn="0" w:oddVBand="0" w:evenVBand="0" w:oddHBand="1" w:evenHBand="0" w:firstRowFirstColumn="0" w:firstRowLastColumn="0" w:lastRowFirstColumn="0" w:lastRowLastColumn="0"/>
              <w:rPr>
                <w:sz w:val="18"/>
                <w:szCs w:val="18"/>
              </w:rPr>
            </w:pPr>
            <w:r w:rsidRPr="00700F10">
              <w:rPr>
                <w:sz w:val="18"/>
                <w:szCs w:val="18"/>
              </w:rPr>
              <w:t>True</w:t>
            </w:r>
          </w:p>
        </w:tc>
      </w:tr>
    </w:tbl>
    <w:p w14:paraId="6E8B2003" w14:textId="77777777" w:rsidR="00102EFB" w:rsidRPr="00BC50B9" w:rsidRDefault="00102EFB" w:rsidP="00102EFB"/>
    <w:p w14:paraId="6A581730" w14:textId="77777777" w:rsidR="00102EFB" w:rsidRDefault="00102EFB" w:rsidP="00EC3FBC">
      <w:pPr>
        <w:pStyle w:val="ListParagraph"/>
        <w:numPr>
          <w:ilvl w:val="0"/>
          <w:numId w:val="105"/>
        </w:numPr>
      </w:pPr>
      <w:r w:rsidRPr="00BC50B9">
        <w:t>Save the app.</w:t>
      </w:r>
    </w:p>
    <w:p w14:paraId="507E6F44" w14:textId="77777777" w:rsidR="00102EFB" w:rsidRDefault="00102EFB" w:rsidP="00102EFB">
      <w:r>
        <w:br w:type="page"/>
      </w:r>
    </w:p>
    <w:p w14:paraId="1D7F73F3" w14:textId="77777777" w:rsidR="00102EFB" w:rsidRDefault="00102EFB" w:rsidP="00102EFB">
      <w:pPr>
        <w:sectPr w:rsidR="00102EFB" w:rsidSect="00924FF9">
          <w:headerReference w:type="default" r:id="rId28"/>
          <w:footerReference w:type="default" r:id="rId29"/>
          <w:headerReference w:type="first" r:id="rId30"/>
          <w:footerReference w:type="first" r:id="rId31"/>
          <w:pgSz w:w="16838" w:h="11906" w:orient="landscape"/>
          <w:pgMar w:top="1440" w:right="1440" w:bottom="1440" w:left="1440" w:header="567" w:footer="567" w:gutter="0"/>
          <w:cols w:space="708"/>
          <w:titlePg/>
          <w:docGrid w:linePitch="435"/>
        </w:sectPr>
      </w:pPr>
    </w:p>
    <w:p w14:paraId="3D8FE880" w14:textId="77777777" w:rsidR="00102EFB" w:rsidRPr="006275F5" w:rsidRDefault="00102EFB" w:rsidP="00BA1453">
      <w:pPr>
        <w:pStyle w:val="Heading2"/>
      </w:pPr>
      <w:bookmarkStart w:id="202" w:name="_Toc130996337"/>
      <w:bookmarkStart w:id="203" w:name="_Toc142058388"/>
      <w:bookmarkStart w:id="204" w:name="_Toc226541315"/>
      <w:r w:rsidRPr="006275F5">
        <w:lastRenderedPageBreak/>
        <w:t>Theme Variables</w:t>
      </w:r>
      <w:bookmarkEnd w:id="202"/>
      <w:bookmarkEnd w:id="203"/>
      <w:bookmarkEnd w:id="204"/>
    </w:p>
    <w:p w14:paraId="54D74B51" w14:textId="77777777" w:rsidR="00102EFB" w:rsidRPr="006275F5" w:rsidRDefault="00102EFB" w:rsidP="00102EFB">
      <w:pPr>
        <w:pStyle w:val="WeAreCORTEXEmphasis"/>
      </w:pPr>
      <w:r w:rsidRPr="006275F5">
        <w:t>This section is optional and will only be necessary if a custom theme for the Interaction Portal is required.</w:t>
      </w:r>
    </w:p>
    <w:p w14:paraId="30AE2582" w14:textId="4546E7CA" w:rsidR="00102EFB" w:rsidRPr="006275F5" w:rsidRDefault="00102EFB" w:rsidP="00102EFB">
      <w:r w:rsidRPr="006275F5">
        <w:t xml:space="preserve">Throughout the core pages of the </w:t>
      </w:r>
      <w:r>
        <w:t xml:space="preserve">CORTEX </w:t>
      </w:r>
      <w:r w:rsidRPr="006275F5">
        <w:t>Interaction Portal, the styles used reference colours and text sizes that are stored as theme variables. For example, the ‘Primary Font’ variable is used below:</w:t>
      </w:r>
    </w:p>
    <w:p w14:paraId="23E1C7B7" w14:textId="77777777" w:rsidR="00102EFB" w:rsidRPr="006275F5" w:rsidRDefault="00102EFB" w:rsidP="00102EFB">
      <w:r w:rsidRPr="006275F5">
        <w:rPr>
          <w:noProof/>
          <w:shd w:val="clear" w:color="auto" w:fill="E6E6E6"/>
        </w:rPr>
        <w:drawing>
          <wp:inline distT="0" distB="0" distL="0" distR="0" wp14:anchorId="552D1C0E" wp14:editId="3E9A28AB">
            <wp:extent cx="2553056" cy="1971950"/>
            <wp:effectExtent l="0" t="0" r="0" b="9525"/>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32"/>
                    <a:stretch>
                      <a:fillRect/>
                    </a:stretch>
                  </pic:blipFill>
                  <pic:spPr>
                    <a:xfrm>
                      <a:off x="0" y="0"/>
                      <a:ext cx="2553056" cy="1971950"/>
                    </a:xfrm>
                    <a:prstGeom prst="rect">
                      <a:avLst/>
                    </a:prstGeom>
                  </pic:spPr>
                </pic:pic>
              </a:graphicData>
            </a:graphic>
          </wp:inline>
        </w:drawing>
      </w:r>
    </w:p>
    <w:p w14:paraId="27B78901" w14:textId="77777777" w:rsidR="00102EFB" w:rsidRPr="006275F5" w:rsidRDefault="00102EFB" w:rsidP="00102EFB"/>
    <w:p w14:paraId="40E54665" w14:textId="4C370534" w:rsidR="00102EFB" w:rsidRPr="006275F5" w:rsidRDefault="00102EFB" w:rsidP="00102EFB">
      <w:r w:rsidRPr="006275F5">
        <w:t>These variables control the look and feel of the Interaction Portal and are set to We Are CORTEX colours by default. To change the theme of the application, complete the following steps:</w:t>
      </w:r>
    </w:p>
    <w:p w14:paraId="36CA5BB2" w14:textId="0F2326DD" w:rsidR="00102EFB" w:rsidRPr="006275F5" w:rsidRDefault="00102EFB" w:rsidP="00EC3FBC">
      <w:pPr>
        <w:pStyle w:val="ListParagraph"/>
        <w:numPr>
          <w:ilvl w:val="0"/>
          <w:numId w:val="108"/>
        </w:numPr>
      </w:pPr>
      <w:r w:rsidRPr="006275F5">
        <w:t xml:space="preserve">In the </w:t>
      </w:r>
      <w:proofErr w:type="spellStart"/>
      <w:r w:rsidRPr="006275F5">
        <w:t>AppGyver</w:t>
      </w:r>
      <w:proofErr w:type="spellEnd"/>
      <w:r w:rsidRPr="006275F5">
        <w:t xml:space="preserve"> online platform, with the application imported ready for editing, select ‘Themes’ from the bar at the top.</w:t>
      </w:r>
    </w:p>
    <w:p w14:paraId="0C2C8EB0" w14:textId="77777777" w:rsidR="00102EFB" w:rsidRPr="006275F5" w:rsidRDefault="00102EFB" w:rsidP="00EC3FBC">
      <w:pPr>
        <w:pStyle w:val="ListParagraph"/>
        <w:numPr>
          <w:ilvl w:val="0"/>
          <w:numId w:val="108"/>
        </w:numPr>
      </w:pPr>
      <w:r w:rsidRPr="006275F5">
        <w:t>Select ‘Theme Variables’ from the panel to the left.</w:t>
      </w:r>
    </w:p>
    <w:p w14:paraId="246AB34E" w14:textId="77777777" w:rsidR="00102EFB" w:rsidRPr="006275F5" w:rsidRDefault="00102EFB" w:rsidP="00EC3FBC">
      <w:pPr>
        <w:pStyle w:val="ListParagraph"/>
        <w:numPr>
          <w:ilvl w:val="0"/>
          <w:numId w:val="108"/>
        </w:numPr>
      </w:pPr>
      <w:r w:rsidRPr="006275F5">
        <w:t>From the menu that is displayed, many different parameters that control the look and feel of the Interaction Portal can be configured.</w:t>
      </w:r>
    </w:p>
    <w:p w14:paraId="2C6D881C" w14:textId="77777777" w:rsidR="00102EFB" w:rsidRPr="006275F5" w:rsidRDefault="00102EFB" w:rsidP="00EC3FBC">
      <w:pPr>
        <w:pStyle w:val="ListParagraph"/>
        <w:numPr>
          <w:ilvl w:val="0"/>
          <w:numId w:val="108"/>
        </w:numPr>
      </w:pPr>
      <w:r w:rsidRPr="006275F5">
        <w:t>The colour scheme of the core pages is stored under ‘</w:t>
      </w:r>
      <w:proofErr w:type="spellStart"/>
      <w:r w:rsidRPr="006275F5">
        <w:t>Color</w:t>
      </w:r>
      <w:proofErr w:type="spellEnd"/>
      <w:r w:rsidRPr="006275F5">
        <w:t xml:space="preserve"> Variables’ &gt; ‘Cortex’. Update these where necessary to quickly change the colour scheme of the Interaction Portal.</w:t>
      </w:r>
    </w:p>
    <w:p w14:paraId="010B6CAC" w14:textId="77777777" w:rsidR="00102EFB" w:rsidRPr="006275F5" w:rsidRDefault="00102EFB" w:rsidP="00102EFB"/>
    <w:p w14:paraId="2E54B570" w14:textId="77777777" w:rsidR="00102EFB" w:rsidRDefault="00102EFB" w:rsidP="00102EFB">
      <w:r w:rsidRPr="006275F5">
        <w:rPr>
          <w:noProof/>
          <w:shd w:val="clear" w:color="auto" w:fill="E6E6E6"/>
        </w:rPr>
        <w:lastRenderedPageBreak/>
        <w:drawing>
          <wp:inline distT="0" distB="0" distL="0" distR="0" wp14:anchorId="3B16EAF5" wp14:editId="794093BD">
            <wp:extent cx="3864334" cy="3090727"/>
            <wp:effectExtent l="0" t="0" r="3175" b="0"/>
            <wp:docPr id="94" name="Picture 9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33"/>
                    <a:stretch>
                      <a:fillRect/>
                    </a:stretch>
                  </pic:blipFill>
                  <pic:spPr>
                    <a:xfrm>
                      <a:off x="0" y="0"/>
                      <a:ext cx="3885801" cy="3107896"/>
                    </a:xfrm>
                    <a:prstGeom prst="rect">
                      <a:avLst/>
                    </a:prstGeom>
                  </pic:spPr>
                </pic:pic>
              </a:graphicData>
            </a:graphic>
          </wp:inline>
        </w:drawing>
      </w:r>
    </w:p>
    <w:p w14:paraId="205C9601" w14:textId="77777777" w:rsidR="002D1CD8" w:rsidRDefault="002D1CD8" w:rsidP="00102EFB"/>
    <w:p w14:paraId="02C150F3" w14:textId="70409426" w:rsidR="00102EFB" w:rsidRPr="00F90481" w:rsidRDefault="00102EFB" w:rsidP="00BA1453">
      <w:pPr>
        <w:pStyle w:val="Heading2"/>
      </w:pPr>
      <w:bookmarkStart w:id="205" w:name="_Toc130996338"/>
      <w:bookmarkStart w:id="206" w:name="_Toc142058389"/>
      <w:bookmarkStart w:id="207" w:name="_Toc226541316"/>
      <w:r w:rsidRPr="00F90481">
        <w:t xml:space="preserve">Import </w:t>
      </w:r>
      <w:r>
        <w:t>CORTEX</w:t>
      </w:r>
      <w:r w:rsidRPr="00F90481">
        <w:t xml:space="preserve"> Flows</w:t>
      </w:r>
      <w:bookmarkEnd w:id="205"/>
      <w:bookmarkEnd w:id="206"/>
      <w:bookmarkEnd w:id="207"/>
    </w:p>
    <w:p w14:paraId="4D4B2F4A" w14:textId="7754F446" w:rsidR="00102EFB" w:rsidRPr="00F90481" w:rsidRDefault="00102EFB" w:rsidP="00102EFB">
      <w:r w:rsidRPr="00F90481">
        <w:t xml:space="preserve">The flows must be imported into the </w:t>
      </w:r>
      <w:r>
        <w:rPr>
          <w:rFonts w:cstheme="minorHAnsi"/>
        </w:rPr>
        <w:t>CORTEX</w:t>
      </w:r>
      <w:r w:rsidRPr="00BC1BB7">
        <w:rPr>
          <w:rFonts w:cstheme="minorHAnsi"/>
        </w:rPr>
        <w:t xml:space="preserve"> </w:t>
      </w:r>
      <w:r w:rsidRPr="00F90481">
        <w:t xml:space="preserve">environment(s). </w:t>
      </w:r>
    </w:p>
    <w:p w14:paraId="58620423" w14:textId="77777777" w:rsidR="00102EFB" w:rsidRPr="00F90481" w:rsidRDefault="00102EFB" w:rsidP="00EC3FBC">
      <w:pPr>
        <w:pStyle w:val="ListParagraph"/>
        <w:numPr>
          <w:ilvl w:val="0"/>
          <w:numId w:val="109"/>
        </w:numPr>
      </w:pPr>
      <w:r w:rsidRPr="00F90481">
        <w:t xml:space="preserve">Log into the </w:t>
      </w:r>
      <w:r w:rsidRPr="00EC3FBC">
        <w:rPr>
          <w:rFonts w:cstheme="minorHAnsi"/>
        </w:rPr>
        <w:t xml:space="preserve">CORTEX </w:t>
      </w:r>
      <w:r w:rsidRPr="00F90481">
        <w:t xml:space="preserve">Gateway that was installed with the </w:t>
      </w:r>
      <w:r w:rsidRPr="00EC3FBC">
        <w:rPr>
          <w:rFonts w:cstheme="minorHAnsi"/>
        </w:rPr>
        <w:t xml:space="preserve">CORTEX </w:t>
      </w:r>
      <w:r w:rsidRPr="00F90481">
        <w:t>application server.</w:t>
      </w:r>
    </w:p>
    <w:p w14:paraId="43458822" w14:textId="3B651745" w:rsidR="00102EFB" w:rsidRDefault="00102EFB" w:rsidP="00EC3FBC">
      <w:pPr>
        <w:pStyle w:val="ListParagraph"/>
        <w:numPr>
          <w:ilvl w:val="0"/>
          <w:numId w:val="109"/>
        </w:numPr>
      </w:pPr>
      <w:r w:rsidRPr="00F90481">
        <w:t xml:space="preserve">In </w:t>
      </w:r>
      <w:r>
        <w:t xml:space="preserve">CORTEX </w:t>
      </w:r>
      <w:r w:rsidRPr="00F90481">
        <w:t>Gateway, click</w:t>
      </w:r>
      <w:r w:rsidR="00193E1F">
        <w:t xml:space="preserve"> ‘Admin’</w:t>
      </w:r>
      <w:r w:rsidRPr="00F90481">
        <w:t>, then ‘Studio Import’.</w:t>
      </w:r>
    </w:p>
    <w:p w14:paraId="5D845CE3" w14:textId="7A9809AF" w:rsidR="00102EFB" w:rsidRDefault="00102EFB" w:rsidP="00EC3FBC">
      <w:pPr>
        <w:pStyle w:val="ListParagraph"/>
        <w:numPr>
          <w:ilvl w:val="0"/>
          <w:numId w:val="109"/>
        </w:numPr>
      </w:pPr>
      <w:r>
        <w:t xml:space="preserve">Select </w:t>
      </w:r>
      <w:r w:rsidRPr="00EC3FBC">
        <w:rPr>
          <w:b/>
          <w:bCs/>
        </w:rPr>
        <w:t xml:space="preserve">User Access </w:t>
      </w:r>
      <w:proofErr w:type="spellStart"/>
      <w:r w:rsidRPr="00EC3FBC">
        <w:rPr>
          <w:b/>
          <w:bCs/>
        </w:rPr>
        <w:t>Management.Flows.studiopkg</w:t>
      </w:r>
      <w:proofErr w:type="spellEnd"/>
      <w:r>
        <w:t xml:space="preserve">, </w:t>
      </w:r>
      <w:r w:rsidRPr="00F90481">
        <w:t>provided in the package downloaded in Section 2.</w:t>
      </w:r>
      <w:r w:rsidR="003E216D">
        <w:t>2</w:t>
      </w:r>
      <w:r>
        <w:t>, inside the User Access Management directory</w:t>
      </w:r>
      <w:r w:rsidRPr="00F90481">
        <w:t>, and import it.</w:t>
      </w:r>
    </w:p>
    <w:p w14:paraId="39EC56D1" w14:textId="77777777" w:rsidR="00102EFB" w:rsidRPr="00F90481" w:rsidRDefault="00102EFB" w:rsidP="00EC3FBC">
      <w:pPr>
        <w:pStyle w:val="ListParagraph"/>
        <w:numPr>
          <w:ilvl w:val="1"/>
          <w:numId w:val="109"/>
        </w:numPr>
      </w:pPr>
      <w:r>
        <w:t>If there are flow dependencies outside of the User Access Management group, include these unless they already exist on the system.</w:t>
      </w:r>
    </w:p>
    <w:p w14:paraId="3ACB6E69" w14:textId="77777777" w:rsidR="00102EFB" w:rsidRDefault="00102EFB" w:rsidP="00EC3FBC">
      <w:pPr>
        <w:pStyle w:val="ListParagraph"/>
        <w:numPr>
          <w:ilvl w:val="0"/>
          <w:numId w:val="109"/>
        </w:numPr>
      </w:pPr>
      <w:r w:rsidRPr="00F90481">
        <w:t xml:space="preserve">Select </w:t>
      </w:r>
      <w:proofErr w:type="spellStart"/>
      <w:r w:rsidRPr="00EC3FBC">
        <w:rPr>
          <w:b/>
          <w:bCs/>
        </w:rPr>
        <w:t>Interaction.Portal.Core.Flows.studiopkg</w:t>
      </w:r>
      <w:proofErr w:type="spellEnd"/>
      <w:r w:rsidRPr="00F90481">
        <w:t>,</w:t>
      </w:r>
      <w:r>
        <w:t xml:space="preserve"> inside the </w:t>
      </w:r>
      <w:r w:rsidRPr="00EC3FBC">
        <w:rPr>
          <w:rFonts w:cstheme="minorHAnsi"/>
        </w:rPr>
        <w:t xml:space="preserve">CORTEX </w:t>
      </w:r>
      <w:r>
        <w:t>Interaction Portal directory</w:t>
      </w:r>
      <w:r w:rsidRPr="00F90481">
        <w:t>, and import it.</w:t>
      </w:r>
    </w:p>
    <w:p w14:paraId="1EE9F0FD" w14:textId="158D7A8E" w:rsidR="00102EFB" w:rsidRPr="00F90481" w:rsidRDefault="00102EFB" w:rsidP="00555479">
      <w:pPr>
        <w:pStyle w:val="ListParagraph"/>
        <w:numPr>
          <w:ilvl w:val="0"/>
          <w:numId w:val="109"/>
        </w:numPr>
      </w:pPr>
      <w:r w:rsidRPr="00F90481">
        <w:t>Select</w:t>
      </w:r>
      <w:r>
        <w:t xml:space="preserve"> </w:t>
      </w:r>
      <w:proofErr w:type="spellStart"/>
      <w:r w:rsidRPr="00EC3FBC">
        <w:rPr>
          <w:b/>
          <w:bCs/>
        </w:rPr>
        <w:t>Process.Management.Extension.Flows.studiopkg</w:t>
      </w:r>
      <w:proofErr w:type="spellEnd"/>
      <w:r>
        <w:t>, inside the Process Management Extension directory, and import it.</w:t>
      </w:r>
    </w:p>
    <w:p w14:paraId="0D67AC98" w14:textId="73CE95F3" w:rsidR="00102EFB" w:rsidRPr="00F90481" w:rsidRDefault="00102EFB" w:rsidP="00555479">
      <w:pPr>
        <w:pStyle w:val="WeAreCORTEXEmphasis"/>
      </w:pPr>
      <w:r w:rsidRPr="00F90481">
        <w:t>The import hierarchy should not need to change unless the flows need to be stored in a different location.</w:t>
      </w:r>
    </w:p>
    <w:p w14:paraId="217A25F7" w14:textId="6DD0F08C" w:rsidR="00102EFB" w:rsidRPr="00F90481" w:rsidRDefault="00102EFB" w:rsidP="00555479">
      <w:pPr>
        <w:pStyle w:val="ListParagraph"/>
        <w:numPr>
          <w:ilvl w:val="0"/>
          <w:numId w:val="109"/>
        </w:numPr>
      </w:pPr>
      <w:r w:rsidRPr="00F90481">
        <w:t>Set up the access to these flows using Studio Authorisation</w:t>
      </w:r>
      <w:r>
        <w:t>.</w:t>
      </w:r>
    </w:p>
    <w:p w14:paraId="660F37B7" w14:textId="7BD01335" w:rsidR="00102EFB" w:rsidRPr="00F90481" w:rsidRDefault="00102EFB" w:rsidP="00102EFB">
      <w:pPr>
        <w:pStyle w:val="WeAreCORTEXEmphasis"/>
      </w:pPr>
      <w:r w:rsidRPr="00F90481">
        <w:t>Once the flows are imported, they should be available from the</w:t>
      </w:r>
      <w:r w:rsidR="00193E1F">
        <w:t xml:space="preserve"> ‘Dev’</w:t>
      </w:r>
      <w:r w:rsidRPr="00F90481">
        <w:t xml:space="preserve"> charms menu</w:t>
      </w:r>
      <w:r w:rsidR="00552891">
        <w:t xml:space="preserve"> – note that you may need to refresh CORTEX Gateway </w:t>
      </w:r>
      <w:r w:rsidR="004C5E52">
        <w:t>after importing.</w:t>
      </w:r>
    </w:p>
    <w:p w14:paraId="70D95027" w14:textId="77777777" w:rsidR="00102EFB" w:rsidRDefault="00102EFB" w:rsidP="00102EFB"/>
    <w:p w14:paraId="5BE4DEDA" w14:textId="77777777" w:rsidR="00102EFB" w:rsidRDefault="00102EFB" w:rsidP="00BA1453">
      <w:pPr>
        <w:pStyle w:val="Heading2"/>
      </w:pPr>
      <w:bookmarkStart w:id="208" w:name="_Toc130996339"/>
      <w:bookmarkStart w:id="209" w:name="_Toc142058390"/>
      <w:bookmarkStart w:id="210" w:name="_Toc226541317"/>
      <w:r w:rsidRPr="00C675D2">
        <w:lastRenderedPageBreak/>
        <w:t>Config Flow Configuration</w:t>
      </w:r>
      <w:bookmarkEnd w:id="208"/>
      <w:bookmarkEnd w:id="209"/>
      <w:bookmarkEnd w:id="210"/>
    </w:p>
    <w:p w14:paraId="7646469B" w14:textId="77777777" w:rsidR="00102EFB" w:rsidRPr="009609F3" w:rsidRDefault="00102EFB" w:rsidP="00102EFB">
      <w:pPr>
        <w:pStyle w:val="Heading3"/>
      </w:pPr>
      <w:r>
        <w:t>User Access Management Config Flow</w:t>
      </w:r>
    </w:p>
    <w:p w14:paraId="010F9A5B" w14:textId="77777777" w:rsidR="00102EFB" w:rsidRPr="00C675D2" w:rsidRDefault="00102EFB" w:rsidP="00EC3FBC">
      <w:pPr>
        <w:pStyle w:val="ListParagraph"/>
        <w:numPr>
          <w:ilvl w:val="0"/>
          <w:numId w:val="111"/>
        </w:numPr>
      </w:pPr>
      <w:r w:rsidRPr="00C675D2">
        <w:t xml:space="preserve">Log into the </w:t>
      </w:r>
      <w:r w:rsidRPr="00EC3FBC">
        <w:rPr>
          <w:rFonts w:cstheme="minorHAnsi"/>
        </w:rPr>
        <w:t xml:space="preserve">CORTEX </w:t>
      </w:r>
      <w:r w:rsidRPr="00C675D2">
        <w:t xml:space="preserve">Gateway that was installed with the </w:t>
      </w:r>
      <w:r w:rsidRPr="00EC3FBC">
        <w:rPr>
          <w:rFonts w:cstheme="minorHAnsi"/>
        </w:rPr>
        <w:t xml:space="preserve">CORTEX </w:t>
      </w:r>
      <w:r w:rsidRPr="00C675D2">
        <w:t>application server.</w:t>
      </w:r>
    </w:p>
    <w:p w14:paraId="4EA133DB" w14:textId="77777777" w:rsidR="00102EFB" w:rsidRPr="00C675D2" w:rsidRDefault="00102EFB" w:rsidP="00EC3FBC">
      <w:pPr>
        <w:pStyle w:val="ListParagraph"/>
        <w:numPr>
          <w:ilvl w:val="0"/>
          <w:numId w:val="111"/>
        </w:numPr>
      </w:pPr>
      <w:r w:rsidRPr="00C675D2">
        <w:t xml:space="preserve">In the Flows charms menu, navigate to </w:t>
      </w:r>
      <w:r>
        <w:t xml:space="preserve">Cortex Library &gt; </w:t>
      </w:r>
      <w:r w:rsidRPr="00C675D2">
        <w:t>User Access Management &gt; UAM-Get-Config</w:t>
      </w:r>
    </w:p>
    <w:p w14:paraId="194F2524" w14:textId="77777777" w:rsidR="00102EFB" w:rsidRPr="00C675D2" w:rsidRDefault="00102EFB" w:rsidP="00EC3FBC">
      <w:pPr>
        <w:pStyle w:val="ListParagraph"/>
        <w:numPr>
          <w:ilvl w:val="1"/>
          <w:numId w:val="111"/>
        </w:numPr>
      </w:pPr>
      <w:r w:rsidRPr="00C675D2">
        <w:t>You may also search for the flow directly.</w:t>
      </w:r>
    </w:p>
    <w:p w14:paraId="085B0287" w14:textId="65D6E065" w:rsidR="00102EFB" w:rsidRPr="00C675D2" w:rsidRDefault="00102EFB" w:rsidP="00102EFB">
      <w:pPr>
        <w:pStyle w:val="ListParagraph"/>
        <w:numPr>
          <w:ilvl w:val="0"/>
          <w:numId w:val="111"/>
        </w:numPr>
      </w:pPr>
      <w:r w:rsidRPr="00C675D2">
        <w:t xml:space="preserve">This flow contains </w:t>
      </w:r>
      <w:r w:rsidR="00E1075F">
        <w:t>a</w:t>
      </w:r>
      <w:r w:rsidRPr="00C675D2">
        <w:t xml:space="preserve"> Set Variable block </w:t>
      </w:r>
      <w:r w:rsidR="00E1075F">
        <w:t xml:space="preserve">called ‘Set Config’ </w:t>
      </w:r>
      <w:r w:rsidRPr="00C675D2">
        <w:t>which must be edited accordingly:</w:t>
      </w:r>
    </w:p>
    <w:p w14:paraId="267CBCFA" w14:textId="404C42F0" w:rsidR="00102EFB" w:rsidRPr="00C675D2" w:rsidRDefault="004840B5" w:rsidP="00102EFB">
      <w:r w:rsidRPr="004840B5">
        <w:rPr>
          <w:noProof/>
        </w:rPr>
        <w:drawing>
          <wp:inline distT="0" distB="0" distL="0" distR="0" wp14:anchorId="48B0C4A8" wp14:editId="39F1B762">
            <wp:extent cx="5731510" cy="4350385"/>
            <wp:effectExtent l="0" t="0" r="2540" b="0"/>
            <wp:docPr id="15680911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91196" name="Picture 1" descr="A screenshot of a computer&#10;&#10;Description automatically generated"/>
                    <pic:cNvPicPr/>
                  </pic:nvPicPr>
                  <pic:blipFill>
                    <a:blip r:embed="rId34"/>
                    <a:stretch>
                      <a:fillRect/>
                    </a:stretch>
                  </pic:blipFill>
                  <pic:spPr>
                    <a:xfrm>
                      <a:off x="0" y="0"/>
                      <a:ext cx="5731510" cy="4350385"/>
                    </a:xfrm>
                    <a:prstGeom prst="rect">
                      <a:avLst/>
                    </a:prstGeom>
                  </pic:spPr>
                </pic:pic>
              </a:graphicData>
            </a:graphic>
          </wp:inline>
        </w:drawing>
      </w:r>
    </w:p>
    <w:p w14:paraId="2044F58E" w14:textId="6F9C37A8" w:rsidR="00102EFB" w:rsidRPr="0070781E" w:rsidRDefault="00102EFB" w:rsidP="00102EFB">
      <w:pPr>
        <w:pStyle w:val="ListParagraph"/>
        <w:numPr>
          <w:ilvl w:val="0"/>
          <w:numId w:val="111"/>
        </w:numPr>
      </w:pPr>
      <w:r w:rsidRPr="0070781E">
        <w:t xml:space="preserve">Update the following parameters only, leaving any that are not listed as they are </w:t>
      </w:r>
      <w:r>
        <w:t>already</w:t>
      </w:r>
      <w:r w:rsidRPr="0070781E">
        <w:t xml:space="preserve"> configured.</w:t>
      </w:r>
    </w:p>
    <w:tbl>
      <w:tblPr>
        <w:tblStyle w:val="TableProfessional"/>
        <w:tblW w:w="0" w:type="auto"/>
        <w:tblLayout w:type="fixed"/>
        <w:tblLook w:val="04A0" w:firstRow="1" w:lastRow="0" w:firstColumn="1" w:lastColumn="0" w:noHBand="0" w:noVBand="1"/>
      </w:tblPr>
      <w:tblGrid>
        <w:gridCol w:w="3111"/>
        <w:gridCol w:w="2551"/>
        <w:gridCol w:w="2628"/>
      </w:tblGrid>
      <w:tr w:rsidR="00102EFB" w:rsidRPr="0070781E" w14:paraId="15627353" w14:textId="77777777" w:rsidTr="00BC0E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dxa"/>
          </w:tcPr>
          <w:p w14:paraId="108D1205" w14:textId="77777777" w:rsidR="00102EFB" w:rsidRPr="0008004E" w:rsidRDefault="00102EFB" w:rsidP="00102EFB">
            <w:r w:rsidRPr="0008004E">
              <w:t>Parameter</w:t>
            </w:r>
          </w:p>
        </w:tc>
        <w:tc>
          <w:tcPr>
            <w:tcW w:w="0" w:type="dxa"/>
          </w:tcPr>
          <w:p w14:paraId="0EF8FD98" w14:textId="77777777" w:rsidR="00102EFB" w:rsidRPr="0008004E" w:rsidRDefault="00102EFB" w:rsidP="00102EFB">
            <w:pPr>
              <w:cnfStyle w:val="100000000000" w:firstRow="1" w:lastRow="0" w:firstColumn="0" w:lastColumn="0" w:oddVBand="0" w:evenVBand="0" w:oddHBand="0" w:evenHBand="0" w:firstRowFirstColumn="0" w:firstRowLastColumn="0" w:lastRowFirstColumn="0" w:lastRowLastColumn="0"/>
            </w:pPr>
            <w:r w:rsidRPr="0008004E">
              <w:t>Details</w:t>
            </w:r>
          </w:p>
        </w:tc>
        <w:tc>
          <w:tcPr>
            <w:tcW w:w="0" w:type="dxa"/>
          </w:tcPr>
          <w:p w14:paraId="01257768" w14:textId="77777777" w:rsidR="00102EFB" w:rsidRPr="0008004E" w:rsidRDefault="00102EFB" w:rsidP="00102EFB">
            <w:pPr>
              <w:cnfStyle w:val="100000000000" w:firstRow="1" w:lastRow="0" w:firstColumn="0" w:lastColumn="0" w:oddVBand="0" w:evenVBand="0" w:oddHBand="0" w:evenHBand="0" w:firstRowFirstColumn="0" w:firstRowLastColumn="0" w:lastRowFirstColumn="0" w:lastRowLastColumn="0"/>
            </w:pPr>
            <w:r w:rsidRPr="0008004E">
              <w:t>Example</w:t>
            </w:r>
          </w:p>
        </w:tc>
      </w:tr>
      <w:tr w:rsidR="00102EFB" w:rsidRPr="0070781E" w14:paraId="1EF46329" w14:textId="77777777" w:rsidTr="00E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tcPr>
          <w:p w14:paraId="7CEF06E0" w14:textId="77777777" w:rsidR="00102EFB" w:rsidRPr="0008004E" w:rsidRDefault="00102EFB" w:rsidP="00102EFB">
            <w:proofErr w:type="spellStart"/>
            <w:r w:rsidRPr="0008004E">
              <w:t>PowerShellDetails.Username</w:t>
            </w:r>
            <w:proofErr w:type="spellEnd"/>
          </w:p>
        </w:tc>
        <w:tc>
          <w:tcPr>
            <w:tcW w:w="2551" w:type="dxa"/>
          </w:tcPr>
          <w:p w14:paraId="78E7AEE7" w14:textId="77777777" w:rsidR="00102EFB" w:rsidRDefault="00102EFB" w:rsidP="00102EFB">
            <w:pPr>
              <w:cnfStyle w:val="000000100000" w:firstRow="0" w:lastRow="0" w:firstColumn="0" w:lastColumn="0" w:oddVBand="0" w:evenVBand="0" w:oddHBand="1" w:evenHBand="0" w:firstRowFirstColumn="0" w:firstRowLastColumn="0" w:lastRowFirstColumn="0" w:lastRowLastColumn="0"/>
            </w:pPr>
            <w:r w:rsidRPr="0008004E">
              <w:t>Username of an account to use PowerShell, e.g., Service Account</w:t>
            </w:r>
            <w:r>
              <w:t>.</w:t>
            </w:r>
          </w:p>
          <w:p w14:paraId="6B2DCF53" w14:textId="77777777" w:rsidR="00102EFB" w:rsidRPr="0008004E" w:rsidRDefault="00102EFB" w:rsidP="00102EFB">
            <w:pPr>
              <w:cnfStyle w:val="000000100000" w:firstRow="0" w:lastRow="0" w:firstColumn="0" w:lastColumn="0" w:oddVBand="0" w:evenVBand="0" w:oddHBand="1" w:evenHBand="0" w:firstRowFirstColumn="0" w:firstRowLastColumn="0" w:lastRowFirstColumn="0" w:lastRowLastColumn="0"/>
            </w:pPr>
            <w:r>
              <w:lastRenderedPageBreak/>
              <w:t>This user should be an administrator across the CORTEX</w:t>
            </w:r>
            <w:r w:rsidRPr="00BC1BB7">
              <w:t xml:space="preserve"> </w:t>
            </w:r>
            <w:r>
              <w:t>servers.</w:t>
            </w:r>
          </w:p>
        </w:tc>
        <w:tc>
          <w:tcPr>
            <w:tcW w:w="2628" w:type="dxa"/>
          </w:tcPr>
          <w:p w14:paraId="57778349" w14:textId="77777777" w:rsidR="00102EFB" w:rsidRPr="0008004E" w:rsidRDefault="00102EFB" w:rsidP="00102EFB">
            <w:pPr>
              <w:cnfStyle w:val="000000100000" w:firstRow="0" w:lastRow="0" w:firstColumn="0" w:lastColumn="0" w:oddVBand="0" w:evenVBand="0" w:oddHBand="1" w:evenHBand="0" w:firstRowFirstColumn="0" w:firstRowLastColumn="0" w:lastRowFirstColumn="0" w:lastRowLastColumn="0"/>
            </w:pPr>
            <w:r w:rsidRPr="0008004E">
              <w:lastRenderedPageBreak/>
              <w:t>"</w:t>
            </w:r>
            <w:proofErr w:type="spellStart"/>
            <w:r w:rsidRPr="0008004E">
              <w:t>ctx_ServiceAccount</w:t>
            </w:r>
            <w:proofErr w:type="spellEnd"/>
            <w:r w:rsidRPr="0008004E">
              <w:t>"</w:t>
            </w:r>
          </w:p>
        </w:tc>
      </w:tr>
      <w:tr w:rsidR="00102EFB" w:rsidRPr="0070781E" w14:paraId="5197FFAA" w14:textId="77777777" w:rsidTr="00E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tcPr>
          <w:p w14:paraId="208CD4FE" w14:textId="77777777" w:rsidR="00102EFB" w:rsidRPr="0008004E" w:rsidRDefault="00102EFB" w:rsidP="00102EFB">
            <w:proofErr w:type="spellStart"/>
            <w:r w:rsidRPr="0008004E">
              <w:t>PowerShellDetails.Password</w:t>
            </w:r>
            <w:proofErr w:type="spellEnd"/>
          </w:p>
        </w:tc>
        <w:tc>
          <w:tcPr>
            <w:tcW w:w="2551" w:type="dxa"/>
          </w:tcPr>
          <w:p w14:paraId="55D3D77C" w14:textId="77777777" w:rsidR="00102EFB" w:rsidRPr="0008004E" w:rsidRDefault="00102EFB" w:rsidP="00102EFB">
            <w:pPr>
              <w:cnfStyle w:val="000000010000" w:firstRow="0" w:lastRow="0" w:firstColumn="0" w:lastColumn="0" w:oddVBand="0" w:evenVBand="0" w:oddHBand="0" w:evenHBand="1" w:firstRowFirstColumn="0" w:firstRowLastColumn="0" w:lastRowFirstColumn="0" w:lastRowLastColumn="0"/>
            </w:pPr>
            <w:r w:rsidRPr="0008004E">
              <w:t>Corresponding encrypted password</w:t>
            </w:r>
          </w:p>
        </w:tc>
        <w:tc>
          <w:tcPr>
            <w:tcW w:w="2628" w:type="dxa"/>
          </w:tcPr>
          <w:p w14:paraId="3AFE8744" w14:textId="77777777" w:rsidR="00102EFB" w:rsidRPr="0008004E" w:rsidRDefault="00102EFB" w:rsidP="00102EFB">
            <w:pPr>
              <w:cnfStyle w:val="000000010000" w:firstRow="0" w:lastRow="0" w:firstColumn="0" w:lastColumn="0" w:oddVBand="0" w:evenVBand="0" w:oddHBand="0" w:evenHBand="1" w:firstRowFirstColumn="0" w:firstRowLastColumn="0" w:lastRowFirstColumn="0" w:lastRowLastColumn="0"/>
            </w:pPr>
            <w:r w:rsidRPr="0008004E">
              <w:t>"#_124211015226168!130105247000243225146179242013178~146135159100034!214216128191025238010012072111212#"</w:t>
            </w:r>
          </w:p>
        </w:tc>
      </w:tr>
      <w:tr w:rsidR="00102EFB" w:rsidRPr="0070781E" w14:paraId="71CFAA01" w14:textId="77777777" w:rsidTr="00E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tcPr>
          <w:p w14:paraId="4F37ECEE" w14:textId="77777777" w:rsidR="00102EFB" w:rsidRPr="0008004E" w:rsidRDefault="00102EFB" w:rsidP="00102EFB">
            <w:proofErr w:type="spellStart"/>
            <w:r w:rsidRPr="0008004E">
              <w:t>PowerShellDetails.Domain</w:t>
            </w:r>
            <w:proofErr w:type="spellEnd"/>
          </w:p>
        </w:tc>
        <w:tc>
          <w:tcPr>
            <w:tcW w:w="2551" w:type="dxa"/>
          </w:tcPr>
          <w:p w14:paraId="2F894DF0" w14:textId="77777777" w:rsidR="00102EFB" w:rsidRPr="0008004E" w:rsidRDefault="00102EFB" w:rsidP="00102EFB">
            <w:pPr>
              <w:cnfStyle w:val="000000100000" w:firstRow="0" w:lastRow="0" w:firstColumn="0" w:lastColumn="0" w:oddVBand="0" w:evenVBand="0" w:oddHBand="1" w:evenHBand="0" w:firstRowFirstColumn="0" w:firstRowLastColumn="0" w:lastRowFirstColumn="0" w:lastRowLastColumn="0"/>
            </w:pPr>
            <w:r w:rsidRPr="0008004E">
              <w:t>Domain of the account</w:t>
            </w:r>
          </w:p>
        </w:tc>
        <w:tc>
          <w:tcPr>
            <w:tcW w:w="2628" w:type="dxa"/>
          </w:tcPr>
          <w:p w14:paraId="5D932A6E" w14:textId="6D4AC7B4" w:rsidR="00102EFB" w:rsidRPr="0008004E" w:rsidRDefault="00102EFB">
            <w:pPr>
              <w:cnfStyle w:val="000000100000" w:firstRow="0" w:lastRow="0" w:firstColumn="0" w:lastColumn="0" w:oddVBand="0" w:evenVBand="0" w:oddHBand="1" w:evenHBand="0" w:firstRowFirstColumn="0" w:firstRowLastColumn="0" w:lastRowFirstColumn="0" w:lastRowLastColumn="0"/>
            </w:pPr>
            <w:r w:rsidRPr="0008004E">
              <w:t>"</w:t>
            </w:r>
            <w:proofErr w:type="spellStart"/>
            <w:r w:rsidRPr="0008004E">
              <w:t>myDomain</w:t>
            </w:r>
            <w:proofErr w:type="spellEnd"/>
            <w:r w:rsidRPr="0008004E">
              <w:t>"</w:t>
            </w:r>
          </w:p>
        </w:tc>
      </w:tr>
      <w:tr w:rsidR="00102EFB" w:rsidRPr="0070781E" w14:paraId="61F5909E" w14:textId="77777777" w:rsidTr="00E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tcPr>
          <w:p w14:paraId="46B9E5B8" w14:textId="77777777" w:rsidR="00102EFB" w:rsidRPr="0008004E" w:rsidRDefault="00102EFB" w:rsidP="00102EFB">
            <w:proofErr w:type="spellStart"/>
            <w:r w:rsidRPr="0008004E">
              <w:t>PowerShellDetails.Host</w:t>
            </w:r>
            <w:proofErr w:type="spellEnd"/>
          </w:p>
        </w:tc>
        <w:tc>
          <w:tcPr>
            <w:tcW w:w="2551" w:type="dxa"/>
          </w:tcPr>
          <w:p w14:paraId="64AE9956" w14:textId="77777777" w:rsidR="00102EFB" w:rsidRPr="0008004E" w:rsidRDefault="00102EFB" w:rsidP="00102EFB">
            <w:pPr>
              <w:cnfStyle w:val="000000010000" w:firstRow="0" w:lastRow="0" w:firstColumn="0" w:lastColumn="0" w:oddVBand="0" w:evenVBand="0" w:oddHBand="0" w:evenHBand="1" w:firstRowFirstColumn="0" w:firstRowLastColumn="0" w:lastRowFirstColumn="0" w:lastRowLastColumn="0"/>
            </w:pPr>
            <w:r w:rsidRPr="0008004E">
              <w:t>Hostname of the machine</w:t>
            </w:r>
          </w:p>
        </w:tc>
        <w:tc>
          <w:tcPr>
            <w:tcW w:w="2628" w:type="dxa"/>
          </w:tcPr>
          <w:p w14:paraId="0313E6F2" w14:textId="77777777" w:rsidR="00102EFB" w:rsidRDefault="00102EFB" w:rsidP="00102EFB">
            <w:pPr>
              <w:cnfStyle w:val="000000010000" w:firstRow="0" w:lastRow="0" w:firstColumn="0" w:lastColumn="0" w:oddVBand="0" w:evenVBand="0" w:oddHBand="0" w:evenHBand="1" w:firstRowFirstColumn="0" w:firstRowLastColumn="0" w:lastRowFirstColumn="0" w:lastRowLastColumn="0"/>
            </w:pPr>
            <w:r w:rsidRPr="0008004E">
              <w:t>"cortexApp1.myDomain.com"</w:t>
            </w:r>
          </w:p>
          <w:p w14:paraId="193D5BC0" w14:textId="6A00F523" w:rsidR="00A85140" w:rsidRPr="0008004E" w:rsidRDefault="00A85140" w:rsidP="00102EFB">
            <w:pPr>
              <w:cnfStyle w:val="000000010000" w:firstRow="0" w:lastRow="0" w:firstColumn="0" w:lastColumn="0" w:oddVBand="0" w:evenVBand="0" w:oddHBand="0" w:evenHBand="1" w:firstRowFirstColumn="0" w:firstRowLastColumn="0" w:lastRowFirstColumn="0" w:lastRowLastColumn="0"/>
            </w:pPr>
            <w:r w:rsidRPr="0008004E">
              <w:t>"</w:t>
            </w:r>
            <w:r>
              <w:t>localhost</w:t>
            </w:r>
            <w:r w:rsidRPr="0008004E">
              <w:t>"</w:t>
            </w:r>
          </w:p>
        </w:tc>
      </w:tr>
      <w:tr w:rsidR="00102EFB" w:rsidRPr="0070781E" w14:paraId="5E361560" w14:textId="77777777" w:rsidTr="00E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tcPr>
          <w:p w14:paraId="24B9DC42" w14:textId="77777777" w:rsidR="00102EFB" w:rsidRPr="0008004E" w:rsidRDefault="00102EFB" w:rsidP="00102EFB">
            <w:proofErr w:type="spellStart"/>
            <w:r w:rsidRPr="0008004E">
              <w:t>PowerShellDetails.Port</w:t>
            </w:r>
            <w:proofErr w:type="spellEnd"/>
          </w:p>
        </w:tc>
        <w:tc>
          <w:tcPr>
            <w:tcW w:w="2551" w:type="dxa"/>
          </w:tcPr>
          <w:p w14:paraId="0943A82C" w14:textId="77777777" w:rsidR="00102EFB" w:rsidRPr="0008004E" w:rsidRDefault="00102EFB" w:rsidP="00102EFB">
            <w:pPr>
              <w:cnfStyle w:val="000000100000" w:firstRow="0" w:lastRow="0" w:firstColumn="0" w:lastColumn="0" w:oddVBand="0" w:evenVBand="0" w:oddHBand="1" w:evenHBand="0" w:firstRowFirstColumn="0" w:firstRowLastColumn="0" w:lastRowFirstColumn="0" w:lastRowLastColumn="0"/>
            </w:pPr>
            <w:r w:rsidRPr="0008004E">
              <w:t>PowerShell Port</w:t>
            </w:r>
          </w:p>
        </w:tc>
        <w:tc>
          <w:tcPr>
            <w:tcW w:w="2628" w:type="dxa"/>
          </w:tcPr>
          <w:p w14:paraId="03974B72" w14:textId="77777777" w:rsidR="00102EFB" w:rsidRPr="0008004E" w:rsidRDefault="00102EFB" w:rsidP="00102EFB">
            <w:pPr>
              <w:cnfStyle w:val="000000100000" w:firstRow="0" w:lastRow="0" w:firstColumn="0" w:lastColumn="0" w:oddVBand="0" w:evenVBand="0" w:oddHBand="1" w:evenHBand="0" w:firstRowFirstColumn="0" w:firstRowLastColumn="0" w:lastRowFirstColumn="0" w:lastRowLastColumn="0"/>
            </w:pPr>
            <w:r w:rsidRPr="0008004E">
              <w:t>5985</w:t>
            </w:r>
          </w:p>
        </w:tc>
      </w:tr>
      <w:tr w:rsidR="00102EFB" w:rsidRPr="0070781E" w14:paraId="3F34EA42" w14:textId="77777777" w:rsidTr="00E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tcPr>
          <w:p w14:paraId="5BDEF038" w14:textId="77777777" w:rsidR="00102EFB" w:rsidRPr="0008004E" w:rsidRDefault="00102EFB" w:rsidP="00102EFB">
            <w:proofErr w:type="spellStart"/>
            <w:r w:rsidRPr="0008004E">
              <w:t>PowerShellDetails.SSL</w:t>
            </w:r>
            <w:proofErr w:type="spellEnd"/>
          </w:p>
        </w:tc>
        <w:tc>
          <w:tcPr>
            <w:tcW w:w="2551" w:type="dxa"/>
          </w:tcPr>
          <w:p w14:paraId="12B28736" w14:textId="77777777" w:rsidR="00102EFB" w:rsidRPr="0008004E" w:rsidRDefault="00102EFB" w:rsidP="00102EFB">
            <w:pPr>
              <w:cnfStyle w:val="000000010000" w:firstRow="0" w:lastRow="0" w:firstColumn="0" w:lastColumn="0" w:oddVBand="0" w:evenVBand="0" w:oddHBand="0" w:evenHBand="1" w:firstRowFirstColumn="0" w:firstRowLastColumn="0" w:lastRowFirstColumn="0" w:lastRowLastColumn="0"/>
            </w:pPr>
            <w:r w:rsidRPr="0008004E">
              <w:t>Boolean indicating whether SSL should be used</w:t>
            </w:r>
          </w:p>
        </w:tc>
        <w:tc>
          <w:tcPr>
            <w:tcW w:w="2628" w:type="dxa"/>
          </w:tcPr>
          <w:p w14:paraId="65F9E78D" w14:textId="77777777" w:rsidR="00102EFB" w:rsidRPr="0008004E" w:rsidRDefault="00102EFB" w:rsidP="00102EFB">
            <w:pPr>
              <w:cnfStyle w:val="000000010000" w:firstRow="0" w:lastRow="0" w:firstColumn="0" w:lastColumn="0" w:oddVBand="0" w:evenVBand="0" w:oddHBand="0" w:evenHBand="1" w:firstRowFirstColumn="0" w:firstRowLastColumn="0" w:lastRowFirstColumn="0" w:lastRowLastColumn="0"/>
            </w:pPr>
            <w:r w:rsidRPr="0008004E">
              <w:t>False</w:t>
            </w:r>
          </w:p>
        </w:tc>
      </w:tr>
      <w:tr w:rsidR="00102EFB" w:rsidRPr="0070781E" w14:paraId="0910D8AA" w14:textId="77777777" w:rsidTr="00E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tcPr>
          <w:p w14:paraId="6C0BBE3D" w14:textId="77777777" w:rsidR="00102EFB" w:rsidRPr="0008004E" w:rsidRDefault="00102EFB" w:rsidP="00102EFB">
            <w:proofErr w:type="spellStart"/>
            <w:r w:rsidRPr="0008004E">
              <w:t>RecursiveAccessControl</w:t>
            </w:r>
            <w:proofErr w:type="spellEnd"/>
          </w:p>
        </w:tc>
        <w:tc>
          <w:tcPr>
            <w:tcW w:w="2551" w:type="dxa"/>
          </w:tcPr>
          <w:p w14:paraId="198E2951" w14:textId="77777777" w:rsidR="00102EFB" w:rsidRPr="0008004E" w:rsidRDefault="00102EFB" w:rsidP="00102EFB">
            <w:pPr>
              <w:cnfStyle w:val="000000100000" w:firstRow="0" w:lastRow="0" w:firstColumn="0" w:lastColumn="0" w:oddVBand="0" w:evenVBand="0" w:oddHBand="1" w:evenHBand="0" w:firstRowFirstColumn="0" w:firstRowLastColumn="0" w:lastRowFirstColumn="0" w:lastRowLastColumn="0"/>
            </w:pPr>
            <w:r w:rsidRPr="0008004E">
              <w:t>Boolean indicating whether child user groups should inherit access control granted to parents.</w:t>
            </w:r>
          </w:p>
          <w:p w14:paraId="7DD3C557" w14:textId="77777777" w:rsidR="00102EFB" w:rsidRPr="0008004E" w:rsidRDefault="00102EFB" w:rsidP="00102EFB">
            <w:pPr>
              <w:cnfStyle w:val="000000100000" w:firstRow="0" w:lastRow="0" w:firstColumn="0" w:lastColumn="0" w:oddVBand="0" w:evenVBand="0" w:oddHBand="1" w:evenHBand="0" w:firstRowFirstColumn="0" w:firstRowLastColumn="0" w:lastRowFirstColumn="0" w:lastRowLastColumn="0"/>
            </w:pPr>
            <w:r w:rsidRPr="0008004E">
              <w:t>e.g. User 1 is in ‘Group A’, Group A is a member of ‘CIP Users’, CIP Users has access to the system. If this is true, the CIP would allow User 1 access.</w:t>
            </w:r>
          </w:p>
          <w:p w14:paraId="40468E4C" w14:textId="77777777" w:rsidR="00102EFB" w:rsidRPr="0008004E" w:rsidRDefault="00102EFB" w:rsidP="00102EFB">
            <w:pPr>
              <w:cnfStyle w:val="000000100000" w:firstRow="0" w:lastRow="0" w:firstColumn="0" w:lastColumn="0" w:oddVBand="0" w:evenVBand="0" w:oddHBand="1" w:evenHBand="0" w:firstRowFirstColumn="0" w:firstRowLastColumn="0" w:lastRowFirstColumn="0" w:lastRowLastColumn="0"/>
            </w:pPr>
            <w:r w:rsidRPr="0008004E">
              <w:t>Default is False</w:t>
            </w:r>
          </w:p>
        </w:tc>
        <w:tc>
          <w:tcPr>
            <w:tcW w:w="2628" w:type="dxa"/>
          </w:tcPr>
          <w:p w14:paraId="6DCDBE77" w14:textId="77777777" w:rsidR="00102EFB" w:rsidRPr="0008004E" w:rsidRDefault="00102EFB" w:rsidP="00102EFB">
            <w:pPr>
              <w:cnfStyle w:val="000000100000" w:firstRow="0" w:lastRow="0" w:firstColumn="0" w:lastColumn="0" w:oddVBand="0" w:evenVBand="0" w:oddHBand="1" w:evenHBand="0" w:firstRowFirstColumn="0" w:firstRowLastColumn="0" w:lastRowFirstColumn="0" w:lastRowLastColumn="0"/>
            </w:pPr>
            <w:r w:rsidRPr="0008004E">
              <w:t xml:space="preserve">True </w:t>
            </w:r>
          </w:p>
        </w:tc>
      </w:tr>
      <w:tr w:rsidR="00102EFB" w:rsidRPr="0070781E" w14:paraId="0E08A1F8" w14:textId="77777777" w:rsidTr="00E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tcPr>
          <w:p w14:paraId="6654A7EE" w14:textId="77777777" w:rsidR="00102EFB" w:rsidRPr="00D405F0" w:rsidRDefault="00102EFB" w:rsidP="00102EFB">
            <w:proofErr w:type="spellStart"/>
            <w:r w:rsidRPr="00D405F0">
              <w:t>OptionalAdConfig.DomainController</w:t>
            </w:r>
            <w:proofErr w:type="spellEnd"/>
          </w:p>
        </w:tc>
        <w:tc>
          <w:tcPr>
            <w:tcW w:w="2551" w:type="dxa"/>
          </w:tcPr>
          <w:p w14:paraId="58BB3BD0" w14:textId="77777777" w:rsidR="00102EFB" w:rsidRPr="00D405F0" w:rsidRDefault="00102EFB" w:rsidP="00102EFB">
            <w:pPr>
              <w:cnfStyle w:val="000000010000" w:firstRow="0" w:lastRow="0" w:firstColumn="0" w:lastColumn="0" w:oddVBand="0" w:evenVBand="0" w:oddHBand="0" w:evenHBand="1" w:firstRowFirstColumn="0" w:firstRowLastColumn="0" w:lastRowFirstColumn="0" w:lastRowLastColumn="0"/>
            </w:pPr>
            <w:r w:rsidRPr="00D405F0">
              <w:t>The name of the domain controller server.</w:t>
            </w:r>
          </w:p>
          <w:p w14:paraId="21F2790D" w14:textId="77777777" w:rsidR="00102EFB" w:rsidRPr="00D405F0" w:rsidRDefault="00102EFB" w:rsidP="00102EFB">
            <w:pPr>
              <w:cnfStyle w:val="000000010000" w:firstRow="0" w:lastRow="0" w:firstColumn="0" w:lastColumn="0" w:oddVBand="0" w:evenVBand="0" w:oddHBand="0" w:evenHBand="1" w:firstRowFirstColumn="0" w:firstRowLastColumn="0" w:lastRowFirstColumn="0" w:lastRowLastColumn="0"/>
            </w:pPr>
            <w:r w:rsidRPr="00D405F0">
              <w:t>If empty, the domain that the node is attached to will be used.</w:t>
            </w:r>
          </w:p>
        </w:tc>
        <w:tc>
          <w:tcPr>
            <w:tcW w:w="2628" w:type="dxa"/>
          </w:tcPr>
          <w:p w14:paraId="6E1A9D12" w14:textId="77777777" w:rsidR="00102EFB" w:rsidRPr="00D405F0" w:rsidRDefault="00102EFB" w:rsidP="00102EFB">
            <w:pPr>
              <w:cnfStyle w:val="000000010000" w:firstRow="0" w:lastRow="0" w:firstColumn="0" w:lastColumn="0" w:oddVBand="0" w:evenVBand="0" w:oddHBand="0" w:evenHBand="1" w:firstRowFirstColumn="0" w:firstRowLastColumn="0" w:lastRowFirstColumn="0" w:lastRowLastColumn="0"/>
            </w:pPr>
            <w:r w:rsidRPr="00D405F0">
              <w:t>"server-name"</w:t>
            </w:r>
          </w:p>
        </w:tc>
      </w:tr>
      <w:tr w:rsidR="00102EFB" w:rsidRPr="0070781E" w14:paraId="38390F3D" w14:textId="77777777" w:rsidTr="00E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tcPr>
          <w:p w14:paraId="7C3A6641" w14:textId="77777777" w:rsidR="00102EFB" w:rsidRPr="0008004E" w:rsidRDefault="00102EFB" w:rsidP="00102EFB">
            <w:proofErr w:type="spellStart"/>
            <w:r>
              <w:lastRenderedPageBreak/>
              <w:t>OptionalAdConfig.BaseAdGroupSearch</w:t>
            </w:r>
            <w:proofErr w:type="spellEnd"/>
          </w:p>
        </w:tc>
        <w:tc>
          <w:tcPr>
            <w:tcW w:w="2551" w:type="dxa"/>
          </w:tcPr>
          <w:p w14:paraId="6771D089" w14:textId="77777777" w:rsidR="00102EFB" w:rsidRDefault="00102EFB" w:rsidP="00102EFB">
            <w:pPr>
              <w:cnfStyle w:val="000000100000" w:firstRow="0" w:lastRow="0" w:firstColumn="0" w:lastColumn="0" w:oddVBand="0" w:evenVBand="0" w:oddHBand="1" w:evenHBand="0" w:firstRowFirstColumn="0" w:firstRowLastColumn="0" w:lastRowFirstColumn="0" w:lastRowLastColumn="0"/>
            </w:pPr>
            <w:r>
              <w:t>The base path within the domain from which users can be selected.</w:t>
            </w:r>
          </w:p>
          <w:p w14:paraId="1459FA9A" w14:textId="77777777" w:rsidR="00102EFB" w:rsidRPr="0008004E" w:rsidRDefault="00102EFB" w:rsidP="00102EFB">
            <w:pPr>
              <w:cnfStyle w:val="000000100000" w:firstRow="0" w:lastRow="0" w:firstColumn="0" w:lastColumn="0" w:oddVBand="0" w:evenVBand="0" w:oddHBand="1" w:evenHBand="0" w:firstRowFirstColumn="0" w:firstRowLastColumn="0" w:lastRowFirstColumn="0" w:lastRowLastColumn="0"/>
            </w:pPr>
            <w:r>
              <w:t>If empty, the entire domain will be used.</w:t>
            </w:r>
          </w:p>
        </w:tc>
        <w:tc>
          <w:tcPr>
            <w:tcW w:w="2628" w:type="dxa"/>
          </w:tcPr>
          <w:p w14:paraId="5AEFAFD3" w14:textId="77777777" w:rsidR="00102EFB" w:rsidRPr="0008004E" w:rsidRDefault="00102EFB" w:rsidP="00102EFB">
            <w:pPr>
              <w:cnfStyle w:val="000000100000" w:firstRow="0" w:lastRow="0" w:firstColumn="0" w:lastColumn="0" w:oddVBand="0" w:evenVBand="0" w:oddHBand="1" w:evenHBand="0" w:firstRowFirstColumn="0" w:firstRowLastColumn="0" w:lastRowFirstColumn="0" w:lastRowLastColumn="0"/>
            </w:pPr>
            <w:r>
              <w:t>“</w:t>
            </w:r>
            <w:r w:rsidRPr="00ED7836">
              <w:t>CN=</w:t>
            </w:r>
            <w:proofErr w:type="spellStart"/>
            <w:r w:rsidRPr="00ED7836">
              <w:t>Builtin,DC</w:t>
            </w:r>
            <w:proofErr w:type="spellEnd"/>
            <w:r w:rsidRPr="00ED7836">
              <w:t>=</w:t>
            </w:r>
            <w:proofErr w:type="spellStart"/>
            <w:r>
              <w:t>CortexUsers</w:t>
            </w:r>
            <w:r w:rsidRPr="00ED7836">
              <w:t>,DC</w:t>
            </w:r>
            <w:proofErr w:type="spellEnd"/>
            <w:r w:rsidRPr="00ED7836">
              <w:t>=com</w:t>
            </w:r>
            <w:r>
              <w:t>”</w:t>
            </w:r>
          </w:p>
        </w:tc>
      </w:tr>
      <w:tr w:rsidR="00102EFB" w:rsidRPr="006143DE" w14:paraId="44B080A7" w14:textId="77777777" w:rsidTr="00E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tcPr>
          <w:p w14:paraId="000A6BFC" w14:textId="77777777" w:rsidR="00102EFB" w:rsidRPr="006143DE" w:rsidRDefault="00102EFB" w:rsidP="00102EFB">
            <w:proofErr w:type="spellStart"/>
            <w:r w:rsidRPr="006143DE">
              <w:t>DataStorage</w:t>
            </w:r>
            <w:proofErr w:type="spellEnd"/>
            <w:r w:rsidRPr="006143DE">
              <w:t xml:space="preserve"> Object</w:t>
            </w:r>
          </w:p>
        </w:tc>
        <w:tc>
          <w:tcPr>
            <w:tcW w:w="2551" w:type="dxa"/>
          </w:tcPr>
          <w:p w14:paraId="2ADD4757" w14:textId="77777777" w:rsidR="00102EFB" w:rsidRPr="006143DE" w:rsidRDefault="00102EFB" w:rsidP="00102EFB">
            <w:pPr>
              <w:cnfStyle w:val="000000010000" w:firstRow="0" w:lastRow="0" w:firstColumn="0" w:lastColumn="0" w:oddVBand="0" w:evenVBand="0" w:oddHBand="0" w:evenHBand="1" w:firstRowFirstColumn="0" w:firstRowLastColumn="0" w:lastRowFirstColumn="0" w:lastRowLastColumn="0"/>
            </w:pPr>
            <w:r>
              <w:t>The object references for Shared Data Collections. These are suggested to leave as the default.</w:t>
            </w:r>
          </w:p>
        </w:tc>
        <w:tc>
          <w:tcPr>
            <w:tcW w:w="2628" w:type="dxa"/>
          </w:tcPr>
          <w:p w14:paraId="06068F34" w14:textId="77777777" w:rsidR="00102EFB" w:rsidRPr="006143DE" w:rsidRDefault="00102EFB" w:rsidP="00102EFB">
            <w:pPr>
              <w:cnfStyle w:val="000000010000" w:firstRow="0" w:lastRow="0" w:firstColumn="0" w:lastColumn="0" w:oddVBand="0" w:evenVBand="0" w:oddHBand="0" w:evenHBand="1" w:firstRowFirstColumn="0" w:firstRowLastColumn="0" w:lastRowFirstColumn="0" w:lastRowLastColumn="0"/>
            </w:pPr>
            <w:r>
              <w:t>(Leave as default)</w:t>
            </w:r>
          </w:p>
        </w:tc>
      </w:tr>
    </w:tbl>
    <w:p w14:paraId="534E575F" w14:textId="77777777" w:rsidR="00102EFB" w:rsidRDefault="00102EFB" w:rsidP="00EC3FBC">
      <w:pPr>
        <w:pStyle w:val="ListParagraph"/>
        <w:numPr>
          <w:ilvl w:val="0"/>
          <w:numId w:val="111"/>
        </w:numPr>
      </w:pPr>
      <w:r w:rsidRPr="0070781E">
        <w:t>The flow should then be saved and committed.</w:t>
      </w:r>
    </w:p>
    <w:p w14:paraId="24E94DB8" w14:textId="77777777" w:rsidR="00102EFB" w:rsidRPr="009609F3" w:rsidRDefault="00102EFB" w:rsidP="00102EFB">
      <w:pPr>
        <w:pStyle w:val="Heading3"/>
      </w:pPr>
      <w:r>
        <w:t>Optional: Process Management Config Flow</w:t>
      </w:r>
    </w:p>
    <w:p w14:paraId="25574205" w14:textId="77777777" w:rsidR="00102EFB" w:rsidRDefault="00102EFB" w:rsidP="00EC3FBC">
      <w:pPr>
        <w:pStyle w:val="ListParagraph"/>
        <w:numPr>
          <w:ilvl w:val="0"/>
          <w:numId w:val="113"/>
        </w:numPr>
      </w:pPr>
      <w:r>
        <w:t>Optional: Set Process Management Config - For most installations, the default values will not need to be changed.</w:t>
      </w:r>
    </w:p>
    <w:p w14:paraId="1F8C79CF" w14:textId="77777777" w:rsidR="00102EFB" w:rsidRPr="00C675D2" w:rsidRDefault="00102EFB" w:rsidP="00C507C2">
      <w:pPr>
        <w:pStyle w:val="ListParagraph"/>
        <w:numPr>
          <w:ilvl w:val="1"/>
          <w:numId w:val="113"/>
        </w:numPr>
      </w:pPr>
      <w:r w:rsidRPr="00C675D2">
        <w:t xml:space="preserve">In the Flows charms menu, navigate to </w:t>
      </w:r>
      <w:r>
        <w:t>Cortex Library &gt; Manual Intervention</w:t>
      </w:r>
      <w:r w:rsidRPr="00C675D2">
        <w:t xml:space="preserve"> &gt; </w:t>
      </w:r>
      <w:r>
        <w:t>MI</w:t>
      </w:r>
      <w:r w:rsidRPr="00C675D2">
        <w:t>-Get-Config</w:t>
      </w:r>
    </w:p>
    <w:p w14:paraId="6B29B251" w14:textId="77777777" w:rsidR="00102EFB" w:rsidRPr="00C675D2" w:rsidRDefault="00102EFB" w:rsidP="00C507C2">
      <w:pPr>
        <w:pStyle w:val="ListParagraph"/>
        <w:numPr>
          <w:ilvl w:val="2"/>
          <w:numId w:val="113"/>
        </w:numPr>
      </w:pPr>
      <w:r w:rsidRPr="00C675D2">
        <w:t>You may also search for the flow directly.</w:t>
      </w:r>
    </w:p>
    <w:p w14:paraId="39AACF81" w14:textId="77777777" w:rsidR="00102EFB" w:rsidRDefault="00102EFB" w:rsidP="00C507C2">
      <w:pPr>
        <w:pStyle w:val="ListParagraph"/>
        <w:numPr>
          <w:ilvl w:val="1"/>
          <w:numId w:val="113"/>
        </w:numPr>
      </w:pPr>
      <w:r>
        <w:t>Edit the final Set Variable block, as directed by the note on the workspace</w:t>
      </w:r>
    </w:p>
    <w:p w14:paraId="68E747ED" w14:textId="0CAD6F36" w:rsidR="00102EFB" w:rsidRPr="00C675D2" w:rsidRDefault="00291D24" w:rsidP="00093625">
      <w:pPr>
        <w:jc w:val="center"/>
      </w:pPr>
      <w:r w:rsidRPr="00291D24">
        <w:rPr>
          <w:noProof/>
        </w:rPr>
        <w:drawing>
          <wp:inline distT="0" distB="0" distL="0" distR="0" wp14:anchorId="749017DF" wp14:editId="647E9C00">
            <wp:extent cx="2737141" cy="3952875"/>
            <wp:effectExtent l="0" t="0" r="6350" b="0"/>
            <wp:docPr id="102004798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47988" name="Picture 1" descr="A screenshot of a computer screen&#10;&#10;Description automatically generated"/>
                    <pic:cNvPicPr/>
                  </pic:nvPicPr>
                  <pic:blipFill>
                    <a:blip r:embed="rId35"/>
                    <a:stretch>
                      <a:fillRect/>
                    </a:stretch>
                  </pic:blipFill>
                  <pic:spPr>
                    <a:xfrm>
                      <a:off x="0" y="0"/>
                      <a:ext cx="2742089" cy="3960020"/>
                    </a:xfrm>
                    <a:prstGeom prst="rect">
                      <a:avLst/>
                    </a:prstGeom>
                  </pic:spPr>
                </pic:pic>
              </a:graphicData>
            </a:graphic>
          </wp:inline>
        </w:drawing>
      </w:r>
    </w:p>
    <w:p w14:paraId="1202D3DE" w14:textId="77777777" w:rsidR="00C507C2" w:rsidRDefault="00102EFB" w:rsidP="00102EFB">
      <w:pPr>
        <w:pStyle w:val="ListParagraph"/>
        <w:numPr>
          <w:ilvl w:val="1"/>
          <w:numId w:val="113"/>
        </w:numPr>
      </w:pPr>
      <w:r>
        <w:t xml:space="preserve">Edit the parameters inside this block if required. </w:t>
      </w:r>
    </w:p>
    <w:p w14:paraId="2FD6FE5E" w14:textId="3BB5D296" w:rsidR="00102EFB" w:rsidRDefault="00102EFB" w:rsidP="00102EFB">
      <w:pPr>
        <w:pStyle w:val="ListParagraph"/>
        <w:numPr>
          <w:ilvl w:val="1"/>
          <w:numId w:val="113"/>
        </w:numPr>
      </w:pPr>
      <w:r>
        <w:lastRenderedPageBreak/>
        <w:t>Save and Commit the flow if changes were made</w:t>
      </w:r>
    </w:p>
    <w:p w14:paraId="65E917B7" w14:textId="77777777" w:rsidR="00102EFB" w:rsidRDefault="00102EFB" w:rsidP="00102EFB">
      <w:pPr>
        <w:rPr>
          <w:rFonts w:asciiTheme="majorHAnsi" w:eastAsiaTheme="majorEastAsia" w:hAnsiTheme="majorHAnsi" w:cstheme="majorBidi"/>
          <w:b/>
          <w:iCs/>
          <w:color w:val="282864"/>
          <w:sz w:val="24"/>
        </w:rPr>
      </w:pPr>
      <w:bookmarkStart w:id="211" w:name="_Toc130996340"/>
      <w:r>
        <w:br w:type="page"/>
      </w:r>
    </w:p>
    <w:p w14:paraId="3A3FB0D5" w14:textId="77777777" w:rsidR="00102EFB" w:rsidRPr="00950A27" w:rsidRDefault="00102EFB" w:rsidP="00555479">
      <w:pPr>
        <w:pStyle w:val="Heading2"/>
      </w:pPr>
      <w:bookmarkStart w:id="212" w:name="_Toc142058391"/>
      <w:bookmarkStart w:id="213" w:name="_Toc226541318"/>
      <w:r w:rsidRPr="00950A27">
        <w:lastRenderedPageBreak/>
        <w:t xml:space="preserve">Publish </w:t>
      </w:r>
      <w:r>
        <w:t xml:space="preserve">CORTEX </w:t>
      </w:r>
      <w:r w:rsidRPr="00950A27">
        <w:t>Flows</w:t>
      </w:r>
      <w:bookmarkEnd w:id="211"/>
      <w:bookmarkEnd w:id="212"/>
      <w:bookmarkEnd w:id="213"/>
    </w:p>
    <w:p w14:paraId="386F9DB1" w14:textId="77777777" w:rsidR="00102EFB" w:rsidRPr="00950A27" w:rsidRDefault="00102EFB" w:rsidP="00102EFB">
      <w:r w:rsidRPr="00950A27">
        <w:t>The flows then need to be added to a package and published to the server.</w:t>
      </w:r>
    </w:p>
    <w:p w14:paraId="2D015FA0" w14:textId="13F3E630" w:rsidR="00102EFB" w:rsidRPr="00950A27" w:rsidRDefault="00102EFB" w:rsidP="00C507C2">
      <w:pPr>
        <w:pStyle w:val="ListParagraph"/>
        <w:numPr>
          <w:ilvl w:val="0"/>
          <w:numId w:val="115"/>
        </w:numPr>
      </w:pPr>
      <w:r w:rsidRPr="00950A27">
        <w:t xml:space="preserve">In </w:t>
      </w:r>
      <w:r w:rsidRPr="00C507C2">
        <w:rPr>
          <w:rFonts w:cstheme="minorHAnsi"/>
        </w:rPr>
        <w:t xml:space="preserve">CORTEX </w:t>
      </w:r>
      <w:r w:rsidRPr="00950A27">
        <w:t>Gateway, click</w:t>
      </w:r>
      <w:r w:rsidR="00193E1F">
        <w:t xml:space="preserve"> ‘Admin’</w:t>
      </w:r>
      <w:r w:rsidRPr="00950A27">
        <w:t>, then ‘Packages’.</w:t>
      </w:r>
    </w:p>
    <w:p w14:paraId="28BE4C2D" w14:textId="77777777" w:rsidR="00102EFB" w:rsidRPr="00950A27" w:rsidRDefault="00102EFB" w:rsidP="00C507C2">
      <w:pPr>
        <w:pStyle w:val="ListParagraph"/>
        <w:numPr>
          <w:ilvl w:val="0"/>
          <w:numId w:val="115"/>
        </w:numPr>
      </w:pPr>
      <w:r w:rsidRPr="00950A27">
        <w:t>Select ‘Add Package Definition’ and enter a Package Name</w:t>
      </w:r>
    </w:p>
    <w:p w14:paraId="277D2607" w14:textId="572BE371" w:rsidR="00102EFB" w:rsidRPr="00950A27" w:rsidRDefault="00102EFB" w:rsidP="00364BA3">
      <w:pPr>
        <w:pStyle w:val="ListParagraph"/>
        <w:numPr>
          <w:ilvl w:val="1"/>
          <w:numId w:val="115"/>
        </w:numPr>
      </w:pPr>
      <w:r w:rsidRPr="00950A27">
        <w:t>The default name is ‘</w:t>
      </w:r>
      <w:proofErr w:type="spellStart"/>
      <w:r w:rsidRPr="00950A27">
        <w:t>UserAccessManagement</w:t>
      </w:r>
      <w:proofErr w:type="spellEnd"/>
      <w:r w:rsidRPr="00950A27">
        <w:t>’, however any value can be entered.</w:t>
      </w:r>
    </w:p>
    <w:p w14:paraId="07289F8E" w14:textId="77777777" w:rsidR="00102EFB" w:rsidRPr="00950A27" w:rsidRDefault="00102EFB" w:rsidP="00364BA3">
      <w:pPr>
        <w:pStyle w:val="ListParagraph"/>
        <w:numPr>
          <w:ilvl w:val="1"/>
          <w:numId w:val="115"/>
        </w:numPr>
      </w:pPr>
      <w:r w:rsidRPr="00950A27">
        <w:t xml:space="preserve">If changing from default, the </w:t>
      </w:r>
      <w:proofErr w:type="spellStart"/>
      <w:r w:rsidRPr="00950A27">
        <w:t>UamPackageName</w:t>
      </w:r>
      <w:proofErr w:type="spellEnd"/>
      <w:r w:rsidRPr="00950A27">
        <w:t xml:space="preserve"> element of the </w:t>
      </w:r>
      <w:proofErr w:type="spellStart"/>
      <w:r w:rsidRPr="00950A27">
        <w:t>ConfigVariables</w:t>
      </w:r>
      <w:proofErr w:type="spellEnd"/>
      <w:r w:rsidRPr="00950A27">
        <w:t xml:space="preserve"> App Variable in </w:t>
      </w:r>
      <w:proofErr w:type="spellStart"/>
      <w:r w:rsidRPr="00950A27">
        <w:t>AppGyver</w:t>
      </w:r>
      <w:proofErr w:type="spellEnd"/>
      <w:r w:rsidRPr="00950A27">
        <w:t xml:space="preserve"> will need to be updated accordingly.</w:t>
      </w:r>
    </w:p>
    <w:p w14:paraId="3C7DC93A" w14:textId="77777777" w:rsidR="00102EFB" w:rsidRDefault="00102EFB" w:rsidP="00C507C2">
      <w:pPr>
        <w:pStyle w:val="ListParagraph"/>
        <w:numPr>
          <w:ilvl w:val="0"/>
          <w:numId w:val="115"/>
        </w:numPr>
      </w:pPr>
      <w:r w:rsidRPr="00950A27">
        <w:t>From the Flows panel below, select all the imported flows, along with any additional flows you might need with it.</w:t>
      </w:r>
    </w:p>
    <w:p w14:paraId="409D8A37" w14:textId="77777777" w:rsidR="00102EFB" w:rsidRDefault="00102EFB" w:rsidP="00C507C2">
      <w:pPr>
        <w:pStyle w:val="ListParagraph"/>
        <w:numPr>
          <w:ilvl w:val="1"/>
          <w:numId w:val="115"/>
        </w:numPr>
      </w:pPr>
      <w:r>
        <w:t>Note that these flows have a dependency on the Reliable Collections and PowerShell flows inside the Generic Flow Library group.</w:t>
      </w:r>
    </w:p>
    <w:p w14:paraId="76CC3924" w14:textId="77777777" w:rsidR="00102EFB" w:rsidRPr="00950A27" w:rsidRDefault="00102EFB" w:rsidP="00C507C2">
      <w:pPr>
        <w:pStyle w:val="ListParagraph"/>
        <w:numPr>
          <w:ilvl w:val="1"/>
          <w:numId w:val="115"/>
        </w:numPr>
      </w:pPr>
      <w:r>
        <w:t>These should be auto selected when creating the package for the first time; otherwise, ensure they also included.</w:t>
      </w:r>
    </w:p>
    <w:p w14:paraId="13B92021" w14:textId="77777777" w:rsidR="00102EFB" w:rsidRPr="00950A27" w:rsidRDefault="00102EFB" w:rsidP="00C507C2">
      <w:pPr>
        <w:pStyle w:val="ListParagraph"/>
        <w:numPr>
          <w:ilvl w:val="0"/>
          <w:numId w:val="115"/>
        </w:numPr>
      </w:pPr>
      <w:r w:rsidRPr="00950A27">
        <w:t>The core flows will be the User Access Management</w:t>
      </w:r>
      <w:r>
        <w:t xml:space="preserve">, </w:t>
      </w:r>
      <w:r w:rsidRPr="00C507C2">
        <w:rPr>
          <w:rFonts w:cstheme="minorHAnsi"/>
        </w:rPr>
        <w:t xml:space="preserve">CORTEX </w:t>
      </w:r>
      <w:r>
        <w:t>Interaction Portal</w:t>
      </w:r>
      <w:r w:rsidRPr="00950A27">
        <w:t xml:space="preserve"> </w:t>
      </w:r>
      <w:r>
        <w:t xml:space="preserve">and Process Management </w:t>
      </w:r>
      <w:r w:rsidRPr="00950A27">
        <w:t>group</w:t>
      </w:r>
      <w:r>
        <w:t>s</w:t>
      </w:r>
      <w:r w:rsidRPr="00950A27">
        <w:t>.</w:t>
      </w:r>
    </w:p>
    <w:p w14:paraId="401243D1" w14:textId="77777777" w:rsidR="00102EFB" w:rsidRDefault="00102EFB" w:rsidP="00C507C2">
      <w:pPr>
        <w:pStyle w:val="ListParagraph"/>
        <w:numPr>
          <w:ilvl w:val="0"/>
          <w:numId w:val="115"/>
        </w:numPr>
      </w:pPr>
      <w:r w:rsidRPr="00950A27">
        <w:t>Click Save, then when saved, click Publish.</w:t>
      </w:r>
    </w:p>
    <w:p w14:paraId="17C07AC0" w14:textId="77777777" w:rsidR="00102EFB" w:rsidRDefault="00102EFB" w:rsidP="00102EFB"/>
    <w:p w14:paraId="4E31D8B6" w14:textId="77777777" w:rsidR="00102EFB" w:rsidRPr="00950A27" w:rsidRDefault="00102EFB" w:rsidP="00555479">
      <w:pPr>
        <w:pStyle w:val="Heading2"/>
      </w:pPr>
      <w:bookmarkStart w:id="214" w:name="_Toc142058392"/>
      <w:bookmarkStart w:id="215" w:name="_Toc226541319"/>
      <w:r>
        <w:t>Setup OAuth Published for Flows</w:t>
      </w:r>
      <w:bookmarkEnd w:id="214"/>
      <w:bookmarkEnd w:id="215"/>
    </w:p>
    <w:p w14:paraId="6953AA76" w14:textId="77777777" w:rsidR="00102EFB" w:rsidRDefault="00102EFB" w:rsidP="00102EFB">
      <w:r>
        <w:t xml:space="preserve">If using OAuth (as set in the </w:t>
      </w:r>
      <w:proofErr w:type="spellStart"/>
      <w:r>
        <w:t>AppGyver</w:t>
      </w:r>
      <w:proofErr w:type="spellEnd"/>
      <w:r>
        <w:t xml:space="preserve"> Config Object variable), the configuration must be setup within the published Package.</w:t>
      </w:r>
    </w:p>
    <w:p w14:paraId="49BF63BB" w14:textId="59F7C41C" w:rsidR="00102EFB" w:rsidRDefault="00102EFB" w:rsidP="00C507C2">
      <w:pPr>
        <w:pStyle w:val="ListParagraph"/>
        <w:numPr>
          <w:ilvl w:val="0"/>
          <w:numId w:val="116"/>
        </w:numPr>
      </w:pPr>
      <w:r w:rsidRPr="00950A27">
        <w:t xml:space="preserve">In </w:t>
      </w:r>
      <w:r>
        <w:t xml:space="preserve">CORTEX </w:t>
      </w:r>
      <w:r w:rsidRPr="00950A27">
        <w:t>Gateway, click</w:t>
      </w:r>
      <w:r w:rsidR="00193E1F">
        <w:t xml:space="preserve"> ‘Admin’</w:t>
      </w:r>
      <w:r w:rsidRPr="00950A27">
        <w:t>, then ‘Packages’.</w:t>
      </w:r>
    </w:p>
    <w:p w14:paraId="4E61E83B" w14:textId="77777777" w:rsidR="00102EFB" w:rsidRDefault="00102EFB" w:rsidP="00C507C2">
      <w:pPr>
        <w:pStyle w:val="ListParagraph"/>
        <w:numPr>
          <w:ilvl w:val="0"/>
          <w:numId w:val="116"/>
        </w:numPr>
      </w:pPr>
      <w:r>
        <w:t>Select the package and version which you have just published.</w:t>
      </w:r>
    </w:p>
    <w:p w14:paraId="1D16FD79" w14:textId="77777777" w:rsidR="00102EFB" w:rsidRDefault="00102EFB" w:rsidP="00C507C2">
      <w:pPr>
        <w:pStyle w:val="ListParagraph"/>
        <w:numPr>
          <w:ilvl w:val="0"/>
          <w:numId w:val="116"/>
        </w:numPr>
      </w:pPr>
      <w:r>
        <w:t>Select the ‘Authorisation’ tab below the top grid.</w:t>
      </w:r>
    </w:p>
    <w:p w14:paraId="1606BCDD" w14:textId="77777777" w:rsidR="00102EFB" w:rsidRDefault="00102EFB" w:rsidP="00C507C2">
      <w:pPr>
        <w:pStyle w:val="ListParagraph"/>
        <w:numPr>
          <w:ilvl w:val="1"/>
          <w:numId w:val="116"/>
        </w:numPr>
      </w:pPr>
      <w:r>
        <w:t>If an error is shown while trying to load this, go to Settings &gt; LDAP Connection and ensure this is configured / re-configure.</w:t>
      </w:r>
    </w:p>
    <w:p w14:paraId="1B881CB7" w14:textId="77777777" w:rsidR="00102EFB" w:rsidRDefault="00102EFB" w:rsidP="00C507C2">
      <w:pPr>
        <w:pStyle w:val="ListParagraph"/>
        <w:numPr>
          <w:ilvl w:val="0"/>
          <w:numId w:val="116"/>
        </w:numPr>
      </w:pPr>
      <w:r>
        <w:t xml:space="preserve">Select the relevant AD Groups which should have access to run these flows (i.e. the groups who should have access to the </w:t>
      </w:r>
      <w:r w:rsidRPr="00C507C2">
        <w:rPr>
          <w:rFonts w:cstheme="minorHAnsi"/>
        </w:rPr>
        <w:t xml:space="preserve">CORTEX </w:t>
      </w:r>
      <w:r>
        <w:t>Interaction Portal).</w:t>
      </w:r>
    </w:p>
    <w:p w14:paraId="4FC25552" w14:textId="77777777" w:rsidR="00102EFB" w:rsidRDefault="00102EFB" w:rsidP="00C507C2">
      <w:pPr>
        <w:pStyle w:val="ListParagraph"/>
        <w:numPr>
          <w:ilvl w:val="1"/>
          <w:numId w:val="116"/>
        </w:numPr>
      </w:pPr>
      <w:r>
        <w:t>These should match the AD Groups who will be given Admin or User access to the portal).</w:t>
      </w:r>
    </w:p>
    <w:p w14:paraId="6D501782" w14:textId="77777777" w:rsidR="00102EFB" w:rsidRDefault="00102EFB" w:rsidP="00C507C2">
      <w:pPr>
        <w:pStyle w:val="ListParagraph"/>
        <w:numPr>
          <w:ilvl w:val="0"/>
          <w:numId w:val="116"/>
        </w:numPr>
      </w:pPr>
      <w:r>
        <w:t>Click Save.</w:t>
      </w:r>
    </w:p>
    <w:p w14:paraId="638248E1" w14:textId="03186F79" w:rsidR="00102EFB" w:rsidRDefault="00102EFB" w:rsidP="00102EFB">
      <w:pPr>
        <w:pStyle w:val="WeAreCORTEXEmphasis"/>
      </w:pPr>
      <w:r>
        <w:t>Note that the CORTEX OAuth endpoint uses the LDAP Server configured during installation.</w:t>
      </w:r>
    </w:p>
    <w:p w14:paraId="1832CD96" w14:textId="77777777" w:rsidR="00102EFB" w:rsidRDefault="00102EFB" w:rsidP="00BA1453">
      <w:pPr>
        <w:pStyle w:val="Heading2"/>
      </w:pPr>
      <w:bookmarkStart w:id="216" w:name="_Toc142058393"/>
      <w:bookmarkStart w:id="217" w:name="_Toc226541320"/>
      <w:r>
        <w:lastRenderedPageBreak/>
        <w:t>Initialise Shared Data (Reliable Collections)</w:t>
      </w:r>
      <w:bookmarkEnd w:id="216"/>
      <w:bookmarkEnd w:id="217"/>
    </w:p>
    <w:p w14:paraId="7005B1E8" w14:textId="77777777" w:rsidR="00102EFB" w:rsidRDefault="00102EFB" w:rsidP="00102EFB">
      <w:pPr>
        <w:pStyle w:val="WeAreCORTEXEmphasis"/>
      </w:pPr>
      <w:r>
        <w:t>Note that in a High Availability cluster, this only needs to be done once on one of the servers within the cluster.</w:t>
      </w:r>
    </w:p>
    <w:p w14:paraId="2586F6E3" w14:textId="546FE5C9" w:rsidR="00102EFB" w:rsidRDefault="00102EFB" w:rsidP="00102EFB">
      <w:pPr>
        <w:pStyle w:val="WeAreCORTEXEmphasis"/>
      </w:pPr>
      <w:r>
        <w:t>This will initialise data for all components of the CORTEX Interaction Portal. If the Process Management feature is not being installed, the collection will be initialised but can be ignored</w:t>
      </w:r>
      <w:r w:rsidR="00035B61">
        <w:t>.</w:t>
      </w:r>
    </w:p>
    <w:p w14:paraId="45BA21A1" w14:textId="5E469285" w:rsidR="00102EFB" w:rsidRDefault="00102EFB" w:rsidP="00102EFB">
      <w:pPr>
        <w:pStyle w:val="WeAreCORTEXEmphasis"/>
      </w:pPr>
      <w:r>
        <w:t>Note that this needs to be run on an application node, i.e. a server hosting Service Fabric and CORTEX, in an HA scenario</w:t>
      </w:r>
      <w:r w:rsidR="00035B61">
        <w:t>.</w:t>
      </w:r>
    </w:p>
    <w:p w14:paraId="10A8FC0D" w14:textId="77777777" w:rsidR="00102EFB" w:rsidRDefault="00102EFB" w:rsidP="00102EFB">
      <w:r>
        <w:t>The steps to initialise the shared data collections and configuration depend on the installation requirements:</w:t>
      </w:r>
    </w:p>
    <w:p w14:paraId="3DDA3B0A" w14:textId="77777777" w:rsidR="00102EFB" w:rsidRDefault="00102EFB" w:rsidP="00C507C2">
      <w:pPr>
        <w:pStyle w:val="ListParagraph"/>
        <w:numPr>
          <w:ilvl w:val="0"/>
          <w:numId w:val="117"/>
        </w:numPr>
      </w:pPr>
      <w:r>
        <w:t>New Development System (with examples)</w:t>
      </w:r>
    </w:p>
    <w:p w14:paraId="7817D0F0" w14:textId="77777777" w:rsidR="00102EFB" w:rsidRDefault="00102EFB" w:rsidP="00C507C2">
      <w:pPr>
        <w:pStyle w:val="ListParagraph"/>
        <w:numPr>
          <w:ilvl w:val="1"/>
          <w:numId w:val="117"/>
        </w:numPr>
      </w:pPr>
      <w:r>
        <w:t xml:space="preserve">In this scenario, the demo files should be imported to create the example Service Requests and Processes </w:t>
      </w:r>
    </w:p>
    <w:p w14:paraId="44B76D04" w14:textId="77777777" w:rsidR="00102EFB" w:rsidRDefault="00102EFB" w:rsidP="00C507C2">
      <w:pPr>
        <w:pStyle w:val="ListParagraph"/>
        <w:numPr>
          <w:ilvl w:val="1"/>
          <w:numId w:val="117"/>
        </w:numPr>
      </w:pPr>
      <w:r>
        <w:t>See ‘</w:t>
      </w:r>
      <w:r w:rsidRPr="00C507C2">
        <w:rPr>
          <w:b/>
          <w:bCs/>
        </w:rPr>
        <w:t>Import Data’</w:t>
      </w:r>
      <w:r>
        <w:t xml:space="preserve"> section, referencing the provided example JSON files.</w:t>
      </w:r>
    </w:p>
    <w:p w14:paraId="4BDE0699" w14:textId="5B3CF5D6" w:rsidR="00102EFB" w:rsidRDefault="00102EFB" w:rsidP="00C507C2">
      <w:pPr>
        <w:pStyle w:val="ListParagraph"/>
        <w:numPr>
          <w:ilvl w:val="0"/>
          <w:numId w:val="117"/>
        </w:numPr>
      </w:pPr>
      <w:r>
        <w:t>New Blank System</w:t>
      </w:r>
      <w:r w:rsidR="00035B61">
        <w:t xml:space="preserve"> (no example data)</w:t>
      </w:r>
    </w:p>
    <w:p w14:paraId="1FAFF4C0" w14:textId="77777777" w:rsidR="00102EFB" w:rsidRDefault="00102EFB" w:rsidP="00C507C2">
      <w:pPr>
        <w:pStyle w:val="ListParagraph"/>
        <w:numPr>
          <w:ilvl w:val="1"/>
          <w:numId w:val="117"/>
        </w:numPr>
      </w:pPr>
      <w:r>
        <w:t>In this scenario, the demo files should not be imported. This means that no Service Requests or Process Configuration will be created.</w:t>
      </w:r>
    </w:p>
    <w:p w14:paraId="3C4D2312" w14:textId="77777777" w:rsidR="00102EFB" w:rsidRDefault="00102EFB" w:rsidP="00C507C2">
      <w:pPr>
        <w:pStyle w:val="ListParagraph"/>
        <w:numPr>
          <w:ilvl w:val="1"/>
          <w:numId w:val="117"/>
        </w:numPr>
      </w:pPr>
      <w:r>
        <w:t>See ‘</w:t>
      </w:r>
      <w:r w:rsidRPr="00C507C2">
        <w:rPr>
          <w:b/>
          <w:bCs/>
        </w:rPr>
        <w:t>Initialise Data’</w:t>
      </w:r>
      <w:r>
        <w:t xml:space="preserve"> section.</w:t>
      </w:r>
    </w:p>
    <w:p w14:paraId="764741A7" w14:textId="77777777" w:rsidR="00102EFB" w:rsidRDefault="00102EFB" w:rsidP="00C507C2">
      <w:pPr>
        <w:pStyle w:val="ListParagraph"/>
        <w:numPr>
          <w:ilvl w:val="0"/>
          <w:numId w:val="117"/>
        </w:numPr>
      </w:pPr>
      <w:r>
        <w:t>Migrated System (e.g. new environment, Dev &gt; Test, Test &gt; Prod)</w:t>
      </w:r>
    </w:p>
    <w:p w14:paraId="26AE94E3" w14:textId="77777777" w:rsidR="00102EFB" w:rsidRDefault="00102EFB" w:rsidP="00C507C2">
      <w:pPr>
        <w:pStyle w:val="ListParagraph"/>
        <w:numPr>
          <w:ilvl w:val="1"/>
          <w:numId w:val="117"/>
        </w:numPr>
      </w:pPr>
      <w:r>
        <w:t>In this scenario, data needs to be exported from an existing system first.</w:t>
      </w:r>
    </w:p>
    <w:p w14:paraId="12928DA0" w14:textId="77777777" w:rsidR="00102EFB" w:rsidRDefault="00102EFB" w:rsidP="00C507C2">
      <w:pPr>
        <w:pStyle w:val="ListParagraph"/>
        <w:numPr>
          <w:ilvl w:val="1"/>
          <w:numId w:val="117"/>
        </w:numPr>
      </w:pPr>
      <w:r>
        <w:t>This data will then be imported to the new system.</w:t>
      </w:r>
    </w:p>
    <w:p w14:paraId="1B4FFFB4" w14:textId="77777777" w:rsidR="00102EFB" w:rsidRDefault="00102EFB" w:rsidP="00C507C2">
      <w:pPr>
        <w:pStyle w:val="ListParagraph"/>
        <w:numPr>
          <w:ilvl w:val="1"/>
          <w:numId w:val="117"/>
        </w:numPr>
      </w:pPr>
      <w:r>
        <w:t>See ‘</w:t>
      </w:r>
      <w:r w:rsidRPr="00C507C2">
        <w:rPr>
          <w:b/>
          <w:bCs/>
        </w:rPr>
        <w:t>Export Data from Existing System’</w:t>
      </w:r>
      <w:r>
        <w:t xml:space="preserve"> and ‘</w:t>
      </w:r>
      <w:r w:rsidRPr="00C507C2">
        <w:rPr>
          <w:b/>
          <w:bCs/>
        </w:rPr>
        <w:t>Import Data’</w:t>
      </w:r>
      <w:r>
        <w:t xml:space="preserve"> sections.</w:t>
      </w:r>
    </w:p>
    <w:p w14:paraId="21DADF2A" w14:textId="2FF32951" w:rsidR="00102EFB" w:rsidRDefault="00102EFB" w:rsidP="00102EFB">
      <w:r>
        <w:t>Based on the above, follow the relevant sections below.</w:t>
      </w:r>
    </w:p>
    <w:p w14:paraId="64B00088" w14:textId="77777777" w:rsidR="00102EFB" w:rsidRDefault="00102EFB" w:rsidP="00102EFB">
      <w:pPr>
        <w:pStyle w:val="Heading3"/>
      </w:pPr>
      <w:r>
        <w:t>Export Data from Existing System</w:t>
      </w:r>
    </w:p>
    <w:p w14:paraId="4F115D0A" w14:textId="77777777" w:rsidR="00102EFB" w:rsidRPr="00D2165F" w:rsidRDefault="00102EFB" w:rsidP="00102EFB">
      <w:r w:rsidRPr="00D2165F">
        <w:t>To run the script, complete the following steps</w:t>
      </w:r>
      <w:r>
        <w:t xml:space="preserve"> on an existing CORTEX Application node</w:t>
      </w:r>
      <w:r w:rsidRPr="00D2165F">
        <w:t>.</w:t>
      </w:r>
    </w:p>
    <w:p w14:paraId="682B173B" w14:textId="033A7ABB" w:rsidR="00102EFB" w:rsidRPr="00D2165F" w:rsidRDefault="00102EFB" w:rsidP="00BA1453">
      <w:pPr>
        <w:pStyle w:val="ListParagraph"/>
        <w:numPr>
          <w:ilvl w:val="0"/>
          <w:numId w:val="118"/>
        </w:numPr>
      </w:pPr>
      <w:r w:rsidRPr="00D2165F">
        <w:t>Copy the package obtained in Section 2.</w:t>
      </w:r>
      <w:r w:rsidR="003E216D">
        <w:t>2</w:t>
      </w:r>
      <w:r w:rsidRPr="00D2165F">
        <w:t xml:space="preserve"> to a server where the CIP is to be installed.</w:t>
      </w:r>
    </w:p>
    <w:p w14:paraId="58272107" w14:textId="77777777" w:rsidR="00102EFB" w:rsidRPr="00D2165F" w:rsidRDefault="00102EFB" w:rsidP="00BA1453">
      <w:pPr>
        <w:pStyle w:val="ListParagraph"/>
        <w:numPr>
          <w:ilvl w:val="0"/>
          <w:numId w:val="118"/>
        </w:numPr>
      </w:pPr>
      <w:r w:rsidRPr="00D2165F">
        <w:t>If it has not been unzipped, unzip it to a suitable location.</w:t>
      </w:r>
    </w:p>
    <w:p w14:paraId="702AE747" w14:textId="77777777" w:rsidR="00102EFB" w:rsidRPr="00D2165F" w:rsidRDefault="00102EFB" w:rsidP="00BA1453">
      <w:pPr>
        <w:pStyle w:val="ListParagraph"/>
        <w:numPr>
          <w:ilvl w:val="0"/>
          <w:numId w:val="118"/>
        </w:numPr>
      </w:pPr>
      <w:r w:rsidRPr="00D2165F">
        <w:t xml:space="preserve">Open Windows PowerShell ISE </w:t>
      </w:r>
      <w:r w:rsidRPr="00BA1453">
        <w:rPr>
          <w:b/>
          <w:bCs/>
        </w:rPr>
        <w:t>as an administrator</w:t>
      </w:r>
    </w:p>
    <w:p w14:paraId="38F7718D" w14:textId="7C123637" w:rsidR="00102EFB" w:rsidRPr="00D2165F" w:rsidRDefault="00102EFB" w:rsidP="00BA1453">
      <w:pPr>
        <w:pStyle w:val="ListParagraph"/>
        <w:numPr>
          <w:ilvl w:val="0"/>
          <w:numId w:val="118"/>
        </w:numPr>
      </w:pPr>
      <w:r w:rsidRPr="00D2165F">
        <w:t xml:space="preserve">In the PowerShell window, run the following to navigate to the </w:t>
      </w:r>
      <w:r w:rsidR="003025A8">
        <w:t xml:space="preserve">‘Cortex Interaction Portal’ </w:t>
      </w:r>
      <w:r w:rsidRPr="00D2165F">
        <w:t>directory where the file was unzipped:</w:t>
      </w:r>
    </w:p>
    <w:p w14:paraId="07CBF14A" w14:textId="77777777" w:rsidR="00102EFB" w:rsidRPr="002C1170" w:rsidRDefault="00102EFB" w:rsidP="00102EFB">
      <w:pPr>
        <w:pStyle w:val="Style1"/>
      </w:pPr>
      <w:r w:rsidRPr="008C0F55">
        <w:t>cd "</w:t>
      </w:r>
      <w:r w:rsidRPr="002C1170">
        <w:t>&lt;file path&gt;</w:t>
      </w:r>
      <w:r w:rsidRPr="008C0F55">
        <w:t>\Cortex</w:t>
      </w:r>
      <w:r>
        <w:t xml:space="preserve"> </w:t>
      </w:r>
      <w:r w:rsidRPr="008C0F55">
        <w:t>Interaction</w:t>
      </w:r>
      <w:r>
        <w:t xml:space="preserve"> </w:t>
      </w:r>
      <w:r w:rsidRPr="008C0F55">
        <w:t>Portal"</w:t>
      </w:r>
    </w:p>
    <w:p w14:paraId="35F446CD" w14:textId="77777777" w:rsidR="00102EFB" w:rsidRDefault="00102EFB" w:rsidP="00102EFB"/>
    <w:p w14:paraId="351252D8" w14:textId="77777777" w:rsidR="0042557E" w:rsidRPr="00D2165F" w:rsidRDefault="0042557E" w:rsidP="00102EFB"/>
    <w:p w14:paraId="774CF2AC" w14:textId="77777777" w:rsidR="00102EFB" w:rsidRDefault="00102EFB" w:rsidP="00102EFB">
      <w:r w:rsidRPr="00D2165F">
        <w:lastRenderedPageBreak/>
        <w:t>For example:</w:t>
      </w:r>
    </w:p>
    <w:p w14:paraId="0B11FA16" w14:textId="4E4A78B8" w:rsidR="003025A8" w:rsidRPr="001968ED" w:rsidRDefault="003025A8" w:rsidP="003025A8">
      <w:pPr>
        <w:pStyle w:val="Style1"/>
        <w:rPr>
          <w:lang w:val="fr-FR"/>
        </w:rPr>
      </w:pPr>
      <w:r w:rsidRPr="001968ED">
        <w:rPr>
          <w:lang w:val="fr-FR"/>
        </w:rPr>
        <w:t>cd "C:\Install\</w:t>
      </w:r>
      <w:r w:rsidR="00F7397E" w:rsidRPr="001968ED">
        <w:rPr>
          <w:lang w:val="fr-FR"/>
        </w:rPr>
        <w:t xml:space="preserve">Cortex Innovation </w:t>
      </w:r>
      <w:r w:rsidR="0074746F">
        <w:fldChar w:fldCharType="begin"/>
      </w:r>
      <w:r w:rsidR="0074746F" w:rsidRPr="001968ED">
        <w:rPr>
          <w:lang w:val="fr-FR"/>
        </w:rPr>
        <w:instrText xml:space="preserve"> DOCPROPERTY  ReleaseVersion  \* MERGEFORMAT </w:instrText>
      </w:r>
      <w:r w:rsidR="0074746F">
        <w:fldChar w:fldCharType="separate"/>
      </w:r>
      <w:ins w:id="218" w:author="Sebastian Rudawski" w:date="2026-04-08T11:48:00Z" w16du:dateUtc="2026-04-08T10:48:00Z">
        <w:r w:rsidR="008A0530">
          <w:rPr>
            <w:lang w:val="fr-FR"/>
          </w:rPr>
          <w:t>2026.3</w:t>
        </w:r>
      </w:ins>
      <w:del w:id="219" w:author="Sebastian Rudawski" w:date="2026-04-08T11:48:00Z" w16du:dateUtc="2026-04-08T10:48:00Z">
        <w:r w:rsidR="00505AD9" w:rsidDel="008A0530">
          <w:rPr>
            <w:lang w:val="fr-FR"/>
          </w:rPr>
          <w:delText>2025.1</w:delText>
        </w:r>
      </w:del>
      <w:r w:rsidR="0074746F">
        <w:fldChar w:fldCharType="end"/>
      </w:r>
      <w:r w:rsidR="00F7397E" w:rsidRPr="001968ED">
        <w:rPr>
          <w:lang w:val="fr-FR"/>
        </w:rPr>
        <w:t xml:space="preserve"> - Interaction Portal</w:t>
      </w:r>
      <w:r w:rsidRPr="001968ED">
        <w:rPr>
          <w:lang w:val="fr-FR"/>
        </w:rPr>
        <w:t>\Cortex Interaction Portal"</w:t>
      </w:r>
    </w:p>
    <w:p w14:paraId="5E06A645" w14:textId="3C04ED08" w:rsidR="00102EFB" w:rsidRPr="001968ED" w:rsidRDefault="00102EFB" w:rsidP="00102EFB">
      <w:pPr>
        <w:rPr>
          <w:lang w:val="fr-FR"/>
        </w:rPr>
      </w:pPr>
    </w:p>
    <w:p w14:paraId="40259396" w14:textId="77777777" w:rsidR="00102EFB" w:rsidRPr="00D2165F" w:rsidRDefault="00102EFB" w:rsidP="00BA1453">
      <w:pPr>
        <w:pStyle w:val="ListParagraph"/>
        <w:numPr>
          <w:ilvl w:val="0"/>
          <w:numId w:val="118"/>
        </w:numPr>
      </w:pPr>
      <w:r w:rsidRPr="00D2165F">
        <w:t>In the script window, paste the following:</w:t>
      </w:r>
    </w:p>
    <w:p w14:paraId="7C9BB841" w14:textId="77777777" w:rsidR="00102EFB" w:rsidRPr="00D2165F" w:rsidRDefault="00102EFB" w:rsidP="00BA1453">
      <w:pPr>
        <w:pStyle w:val="Style1"/>
      </w:pPr>
      <w:r w:rsidRPr="00D2165F">
        <w:t>.\</w:t>
      </w:r>
      <w:r>
        <w:t>Export.Shared.Data.RC</w:t>
      </w:r>
      <w:r w:rsidRPr="00D2165F">
        <w:t>.ps1 `</w:t>
      </w:r>
    </w:p>
    <w:p w14:paraId="7CF8A2DA" w14:textId="77777777" w:rsidR="00102EFB" w:rsidRPr="00D2165F" w:rsidRDefault="00102EFB" w:rsidP="00BA1453">
      <w:pPr>
        <w:pStyle w:val="Style1"/>
      </w:pPr>
      <w:r w:rsidRPr="00D2165F">
        <w:t>-</w:t>
      </w:r>
      <w:r>
        <w:t>URL</w:t>
      </w:r>
      <w:r w:rsidRPr="00D2165F">
        <w:t xml:space="preserve"> "</w:t>
      </w:r>
      <w:r>
        <w:t>https://server.domain.com</w:t>
      </w:r>
      <w:r w:rsidRPr="00D2165F">
        <w:t>" `</w:t>
      </w:r>
    </w:p>
    <w:p w14:paraId="698C6E2B" w14:textId="77777777" w:rsidR="00102EFB" w:rsidRPr="00D2165F" w:rsidRDefault="00102EFB" w:rsidP="00BA1453">
      <w:pPr>
        <w:pStyle w:val="Style1"/>
      </w:pPr>
      <w:r w:rsidRPr="00D2165F">
        <w:t>-</w:t>
      </w:r>
      <w:r>
        <w:t xml:space="preserve">Port </w:t>
      </w:r>
      <w:r w:rsidRPr="00D2165F">
        <w:t>"</w:t>
      </w:r>
      <w:r>
        <w:t>8722</w:t>
      </w:r>
      <w:r w:rsidRPr="00D2165F">
        <w:t>" `</w:t>
      </w:r>
    </w:p>
    <w:p w14:paraId="4B6B53E4" w14:textId="77777777" w:rsidR="00102EFB" w:rsidRPr="00D2165F" w:rsidRDefault="00102EFB" w:rsidP="00BA1453">
      <w:pPr>
        <w:pStyle w:val="Style1"/>
      </w:pPr>
      <w:r w:rsidRPr="00D2165F">
        <w:t>-</w:t>
      </w:r>
      <w:r>
        <w:t xml:space="preserve">Username </w:t>
      </w:r>
      <w:r w:rsidRPr="00D2165F">
        <w:t>"</w:t>
      </w:r>
      <w:proofErr w:type="spellStart"/>
      <w:r>
        <w:t>BasicAuthUser</w:t>
      </w:r>
      <w:proofErr w:type="spellEnd"/>
      <w:r w:rsidRPr="00D2165F">
        <w:t>" `</w:t>
      </w:r>
    </w:p>
    <w:p w14:paraId="6F7E3DB9" w14:textId="77777777" w:rsidR="00102EFB" w:rsidRDefault="00102EFB" w:rsidP="00BA1453">
      <w:pPr>
        <w:pStyle w:val="Style1"/>
      </w:pPr>
      <w:r w:rsidRPr="00D2165F">
        <w:t>-</w:t>
      </w:r>
      <w:r>
        <w:t xml:space="preserve">Password </w:t>
      </w:r>
      <w:r w:rsidRPr="00D2165F">
        <w:t>"</w:t>
      </w:r>
      <w:r>
        <w:t>&lt;password&gt;</w:t>
      </w:r>
      <w:r w:rsidRPr="00D2165F">
        <w:t>" `</w:t>
      </w:r>
    </w:p>
    <w:p w14:paraId="5912D1A0" w14:textId="77777777" w:rsidR="00102EFB" w:rsidRPr="00D2165F" w:rsidRDefault="00102EFB" w:rsidP="00BA1453">
      <w:pPr>
        <w:pStyle w:val="Style1"/>
      </w:pPr>
      <w:r w:rsidRPr="00D2165F">
        <w:t>-</w:t>
      </w:r>
      <w:r>
        <w:t>Tenant</w:t>
      </w:r>
      <w:r w:rsidRPr="00D2165F">
        <w:t xml:space="preserve"> "</w:t>
      </w:r>
      <w:r>
        <w:t>default</w:t>
      </w:r>
      <w:r w:rsidRPr="00D2165F">
        <w:t>" `</w:t>
      </w:r>
    </w:p>
    <w:p w14:paraId="4200C4DC" w14:textId="77777777" w:rsidR="00102EFB" w:rsidRPr="00D2165F" w:rsidRDefault="00102EFB" w:rsidP="00BA1453">
      <w:pPr>
        <w:pStyle w:val="Style1"/>
      </w:pPr>
      <w:r w:rsidRPr="00D2165F">
        <w:t>-</w:t>
      </w:r>
      <w:r>
        <w:t xml:space="preserve">Environment </w:t>
      </w:r>
      <w:r w:rsidRPr="00D2165F">
        <w:t>"</w:t>
      </w:r>
      <w:r>
        <w:t>default</w:t>
      </w:r>
      <w:r w:rsidRPr="00D2165F">
        <w:t>" `</w:t>
      </w:r>
    </w:p>
    <w:p w14:paraId="328D0EAE" w14:textId="542FD4F4" w:rsidR="00102EFB" w:rsidRDefault="00102EFB" w:rsidP="00BA1453">
      <w:pPr>
        <w:pStyle w:val="Style1"/>
      </w:pPr>
      <w:r w:rsidRPr="00D2165F">
        <w:t>-</w:t>
      </w:r>
      <w:proofErr w:type="spellStart"/>
      <w:r>
        <w:t>ExportDirectory</w:t>
      </w:r>
      <w:proofErr w:type="spellEnd"/>
      <w:r>
        <w:t xml:space="preserve"> </w:t>
      </w:r>
      <w:r w:rsidRPr="00D2165F">
        <w:t>"</w:t>
      </w:r>
      <w:r>
        <w:t>C:\Temp</w:t>
      </w:r>
      <w:r w:rsidRPr="00D2165F">
        <w:t xml:space="preserve">" </w:t>
      </w:r>
      <w:r w:rsidR="009A097A" w:rsidRPr="00D2165F">
        <w:t>`</w:t>
      </w:r>
    </w:p>
    <w:p w14:paraId="7D2223E9" w14:textId="6F1D665F" w:rsidR="009A097A" w:rsidRPr="00D2165F" w:rsidRDefault="009A097A" w:rsidP="00BA1453">
      <w:pPr>
        <w:pStyle w:val="Style1"/>
      </w:pPr>
      <w:r>
        <w:t>-</w:t>
      </w:r>
      <w:proofErr w:type="spellStart"/>
      <w:r>
        <w:t>ApplicationName</w:t>
      </w:r>
      <w:proofErr w:type="spellEnd"/>
      <w:r>
        <w:t xml:space="preserve"> </w:t>
      </w:r>
      <w:r w:rsidRPr="00D2165F">
        <w:t>"</w:t>
      </w:r>
      <w:r>
        <w:t>&lt;</w:t>
      </w:r>
      <w:proofErr w:type="spellStart"/>
      <w:r>
        <w:t>AppName</w:t>
      </w:r>
      <w:proofErr w:type="spellEnd"/>
      <w:r>
        <w:t>&gt;</w:t>
      </w:r>
      <w:r w:rsidRPr="00D2165F">
        <w:t>"</w:t>
      </w:r>
    </w:p>
    <w:p w14:paraId="6878EC1F" w14:textId="77777777" w:rsidR="00102EFB" w:rsidRPr="00D2165F" w:rsidRDefault="00102EFB" w:rsidP="00BA1453">
      <w:pPr>
        <w:pStyle w:val="ListParagraph"/>
        <w:numPr>
          <w:ilvl w:val="0"/>
          <w:numId w:val="118"/>
        </w:numPr>
      </w:pPr>
      <w:r w:rsidRPr="00D2165F">
        <w:t>Update any parameters as necessary.</w:t>
      </w:r>
    </w:p>
    <w:tbl>
      <w:tblPr>
        <w:tblStyle w:val="TableProfessional"/>
        <w:tblW w:w="9064" w:type="dxa"/>
        <w:tblLook w:val="04A0" w:firstRow="1" w:lastRow="0" w:firstColumn="1" w:lastColumn="0" w:noHBand="0" w:noVBand="1"/>
      </w:tblPr>
      <w:tblGrid>
        <w:gridCol w:w="2591"/>
        <w:gridCol w:w="2930"/>
        <w:gridCol w:w="3543"/>
      </w:tblGrid>
      <w:tr w:rsidR="00102EFB" w:rsidRPr="00DE49CB" w14:paraId="4F38AF7A" w14:textId="77777777" w:rsidTr="00194C7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91" w:type="dxa"/>
          </w:tcPr>
          <w:p w14:paraId="020742F9" w14:textId="77777777" w:rsidR="00102EFB" w:rsidRPr="009E55CF" w:rsidRDefault="00102EFB" w:rsidP="00102EFB">
            <w:r w:rsidRPr="009E55CF">
              <w:t>Parameter Name</w:t>
            </w:r>
          </w:p>
        </w:tc>
        <w:tc>
          <w:tcPr>
            <w:tcW w:w="2930" w:type="dxa"/>
          </w:tcPr>
          <w:p w14:paraId="6BA0F889" w14:textId="77777777" w:rsidR="00102EFB" w:rsidRPr="009E55CF" w:rsidRDefault="00102EFB" w:rsidP="00102EFB">
            <w:pPr>
              <w:cnfStyle w:val="100000000000" w:firstRow="1" w:lastRow="0" w:firstColumn="0" w:lastColumn="0" w:oddVBand="0" w:evenVBand="0" w:oddHBand="0" w:evenHBand="0" w:firstRowFirstColumn="0" w:firstRowLastColumn="0" w:lastRowFirstColumn="0" w:lastRowLastColumn="0"/>
            </w:pPr>
            <w:r w:rsidRPr="009E55CF">
              <w:t>Description</w:t>
            </w:r>
          </w:p>
        </w:tc>
        <w:tc>
          <w:tcPr>
            <w:tcW w:w="3543" w:type="dxa"/>
          </w:tcPr>
          <w:p w14:paraId="196B94D0" w14:textId="77777777" w:rsidR="00102EFB" w:rsidRPr="009E55CF" w:rsidRDefault="00102EFB" w:rsidP="00102EFB">
            <w:pPr>
              <w:cnfStyle w:val="100000000000" w:firstRow="1" w:lastRow="0" w:firstColumn="0" w:lastColumn="0" w:oddVBand="0" w:evenVBand="0" w:oddHBand="0" w:evenHBand="0" w:firstRowFirstColumn="0" w:firstRowLastColumn="0" w:lastRowFirstColumn="0" w:lastRowLastColumn="0"/>
            </w:pPr>
            <w:r w:rsidRPr="009E55CF">
              <w:t>Example</w:t>
            </w:r>
          </w:p>
        </w:tc>
      </w:tr>
      <w:tr w:rsidR="00102EFB" w:rsidRPr="00DE49CB" w14:paraId="39B6171E"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4CB0B2D6" w14:textId="77777777" w:rsidR="00102EFB" w:rsidRPr="009E55CF" w:rsidRDefault="00102EFB" w:rsidP="00102EFB">
            <w:r>
              <w:t>URL</w:t>
            </w:r>
          </w:p>
        </w:tc>
        <w:tc>
          <w:tcPr>
            <w:tcW w:w="2930" w:type="dxa"/>
          </w:tcPr>
          <w:p w14:paraId="31C99B94"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The URL for CORTEX</w:t>
            </w:r>
            <w:r w:rsidRPr="00BC1BB7">
              <w:t xml:space="preserve"> </w:t>
            </w:r>
            <w:r>
              <w:t>/ Reliable Collections. For HA solutions, this should be one of the servers in the cluster</w:t>
            </w:r>
          </w:p>
        </w:tc>
        <w:tc>
          <w:tcPr>
            <w:tcW w:w="3543" w:type="dxa"/>
          </w:tcPr>
          <w:p w14:paraId="1E623C75"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rsidRPr="00294ACE">
              <w:t>https://server.domain.com</w:t>
            </w:r>
          </w:p>
        </w:tc>
      </w:tr>
      <w:tr w:rsidR="00102EFB" w:rsidRPr="00DE49CB" w14:paraId="3AF0C027"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19A19FBC" w14:textId="77777777" w:rsidR="00102EFB" w:rsidRPr="009E55CF" w:rsidRDefault="00102EFB" w:rsidP="00102EFB">
            <w:r>
              <w:t>Port</w:t>
            </w:r>
          </w:p>
        </w:tc>
        <w:tc>
          <w:tcPr>
            <w:tcW w:w="2930" w:type="dxa"/>
          </w:tcPr>
          <w:p w14:paraId="6879ADDC"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The port for the Service Fabric Gateway endpoint. Usually installed on port 8722.</w:t>
            </w:r>
          </w:p>
        </w:tc>
        <w:tc>
          <w:tcPr>
            <w:tcW w:w="3543" w:type="dxa"/>
          </w:tcPr>
          <w:p w14:paraId="1F0FC477"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8722</w:t>
            </w:r>
          </w:p>
        </w:tc>
      </w:tr>
      <w:tr w:rsidR="00102EFB" w:rsidRPr="00DE49CB" w14:paraId="34D1E498"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4108777A" w14:textId="77777777" w:rsidR="00102EFB" w:rsidRPr="009E55CF" w:rsidRDefault="00102EFB" w:rsidP="00102EFB">
            <w:r>
              <w:t>Username</w:t>
            </w:r>
          </w:p>
        </w:tc>
        <w:tc>
          <w:tcPr>
            <w:tcW w:w="2930" w:type="dxa"/>
          </w:tcPr>
          <w:p w14:paraId="7CDC5EF4"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Basic Authentication User for requests to CORTEX</w:t>
            </w:r>
          </w:p>
        </w:tc>
        <w:tc>
          <w:tcPr>
            <w:tcW w:w="3543" w:type="dxa"/>
          </w:tcPr>
          <w:p w14:paraId="2D33BC77"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proofErr w:type="spellStart"/>
            <w:r>
              <w:t>BasicAuthUser</w:t>
            </w:r>
            <w:proofErr w:type="spellEnd"/>
          </w:p>
        </w:tc>
      </w:tr>
      <w:tr w:rsidR="00102EFB" w:rsidRPr="00DE49CB" w14:paraId="128D0391"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733B5A02" w14:textId="77777777" w:rsidR="00102EFB" w:rsidRPr="009E55CF" w:rsidRDefault="00102EFB" w:rsidP="00102EFB">
            <w:r>
              <w:t>Password</w:t>
            </w:r>
          </w:p>
        </w:tc>
        <w:tc>
          <w:tcPr>
            <w:tcW w:w="2930" w:type="dxa"/>
          </w:tcPr>
          <w:p w14:paraId="46F8E0CF"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Basic Authentication Password for requests to CORTEX</w:t>
            </w:r>
          </w:p>
        </w:tc>
        <w:tc>
          <w:tcPr>
            <w:tcW w:w="3543" w:type="dxa"/>
          </w:tcPr>
          <w:p w14:paraId="54D53632" w14:textId="77777777" w:rsidR="00102EFB" w:rsidRPr="009E55CF" w:rsidRDefault="00102EFB" w:rsidP="007F1BC6">
            <w:pPr>
              <w:pStyle w:val="Body2"/>
              <w:spacing w:line="259" w:lineRule="auto"/>
              <w:cnfStyle w:val="000000010000" w:firstRow="0" w:lastRow="0" w:firstColumn="0" w:lastColumn="0" w:oddVBand="0" w:evenVBand="0" w:oddHBand="0" w:evenHBand="1" w:firstRowFirstColumn="0" w:firstRowLastColumn="0" w:lastRowFirstColumn="0" w:lastRowLastColumn="0"/>
              <w:rPr>
                <w:rFonts w:cstheme="minorHAnsi"/>
              </w:rPr>
            </w:pPr>
          </w:p>
        </w:tc>
      </w:tr>
      <w:tr w:rsidR="00102EFB" w:rsidRPr="00DE49CB" w14:paraId="04BBD262"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46CE9EA1" w14:textId="77777777" w:rsidR="00102EFB" w:rsidRPr="009E55CF" w:rsidRDefault="00102EFB" w:rsidP="00102EFB">
            <w:r>
              <w:t>Tenant</w:t>
            </w:r>
          </w:p>
        </w:tc>
        <w:tc>
          <w:tcPr>
            <w:tcW w:w="2930" w:type="dxa"/>
          </w:tcPr>
          <w:p w14:paraId="7FA84EDE"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The tenant for the shared data, currently only default is supported</w:t>
            </w:r>
          </w:p>
        </w:tc>
        <w:tc>
          <w:tcPr>
            <w:tcW w:w="3543" w:type="dxa"/>
          </w:tcPr>
          <w:p w14:paraId="76E68651"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default</w:t>
            </w:r>
          </w:p>
        </w:tc>
      </w:tr>
      <w:tr w:rsidR="00102EFB" w:rsidRPr="00DE49CB" w14:paraId="7136F407"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34829DF1" w14:textId="77777777" w:rsidR="00102EFB" w:rsidRDefault="00102EFB" w:rsidP="00102EFB">
            <w:r>
              <w:t>Environment</w:t>
            </w:r>
          </w:p>
        </w:tc>
        <w:tc>
          <w:tcPr>
            <w:tcW w:w="2930" w:type="dxa"/>
          </w:tcPr>
          <w:p w14:paraId="11F20410"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The environment for the shared data, currently only default is supported</w:t>
            </w:r>
          </w:p>
        </w:tc>
        <w:tc>
          <w:tcPr>
            <w:tcW w:w="3543" w:type="dxa"/>
          </w:tcPr>
          <w:p w14:paraId="0C92A7AB"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default</w:t>
            </w:r>
          </w:p>
        </w:tc>
      </w:tr>
      <w:tr w:rsidR="00102EFB" w:rsidRPr="00DE49CB" w14:paraId="6DF98378"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643CB77D" w14:textId="77777777" w:rsidR="00102EFB" w:rsidRPr="009E55CF" w:rsidRDefault="00102EFB" w:rsidP="00102EFB">
            <w:proofErr w:type="spellStart"/>
            <w:r>
              <w:lastRenderedPageBreak/>
              <w:t>ExportDirectory</w:t>
            </w:r>
            <w:proofErr w:type="spellEnd"/>
          </w:p>
        </w:tc>
        <w:tc>
          <w:tcPr>
            <w:tcW w:w="2930" w:type="dxa"/>
          </w:tcPr>
          <w:p w14:paraId="0858157F"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The folder used to generate the JSON exports.</w:t>
            </w:r>
          </w:p>
        </w:tc>
        <w:tc>
          <w:tcPr>
            <w:tcW w:w="3543" w:type="dxa"/>
          </w:tcPr>
          <w:p w14:paraId="363D6FDF"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C:\Temp</w:t>
            </w:r>
          </w:p>
        </w:tc>
      </w:tr>
      <w:tr w:rsidR="009A097A" w:rsidRPr="00DE49CB" w14:paraId="5DBEC263"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1A58ACFC" w14:textId="71D0027E" w:rsidR="009A097A" w:rsidRDefault="009A097A" w:rsidP="00102EFB">
            <w:proofErr w:type="spellStart"/>
            <w:r>
              <w:t>ApplicationName</w:t>
            </w:r>
            <w:proofErr w:type="spellEnd"/>
          </w:p>
        </w:tc>
        <w:tc>
          <w:tcPr>
            <w:tcW w:w="2930" w:type="dxa"/>
          </w:tcPr>
          <w:p w14:paraId="56F1023B" w14:textId="05664269" w:rsidR="009A097A" w:rsidRDefault="009A097A" w:rsidP="00102EFB">
            <w:pPr>
              <w:cnfStyle w:val="000000010000" w:firstRow="0" w:lastRow="0" w:firstColumn="0" w:lastColumn="0" w:oddVBand="0" w:evenVBand="0" w:oddHBand="0" w:evenHBand="1" w:firstRowFirstColumn="0" w:firstRowLastColumn="0" w:lastRowFirstColumn="0" w:lastRowLastColumn="0"/>
            </w:pPr>
            <w:r>
              <w:t xml:space="preserve">The optional Application Name used when deploying the application, which should match the Config Variables in </w:t>
            </w:r>
            <w:proofErr w:type="spellStart"/>
            <w:r>
              <w:t>AppGyver</w:t>
            </w:r>
            <w:proofErr w:type="spellEnd"/>
            <w:r w:rsidR="00232F22">
              <w:t xml:space="preserve"> for the instance you are exporting</w:t>
            </w:r>
            <w:r>
              <w:t>.</w:t>
            </w:r>
          </w:p>
        </w:tc>
        <w:tc>
          <w:tcPr>
            <w:tcW w:w="3543" w:type="dxa"/>
          </w:tcPr>
          <w:p w14:paraId="76EF8498" w14:textId="1C3AF2C7" w:rsidR="009A097A" w:rsidRDefault="009A097A" w:rsidP="00102EFB">
            <w:pPr>
              <w:cnfStyle w:val="000000010000" w:firstRow="0" w:lastRow="0" w:firstColumn="0" w:lastColumn="0" w:oddVBand="0" w:evenVBand="0" w:oddHBand="0" w:evenHBand="1" w:firstRowFirstColumn="0" w:firstRowLastColumn="0" w:lastRowFirstColumn="0" w:lastRowLastColumn="0"/>
            </w:pPr>
          </w:p>
        </w:tc>
      </w:tr>
    </w:tbl>
    <w:p w14:paraId="56BE36ED" w14:textId="77777777" w:rsidR="00102EFB" w:rsidRPr="00D45317" w:rsidRDefault="00102EFB" w:rsidP="00102EFB">
      <w:pPr>
        <w:pStyle w:val="Heading3"/>
      </w:pPr>
      <w:r>
        <w:t xml:space="preserve">Import Data </w:t>
      </w:r>
    </w:p>
    <w:p w14:paraId="5A4E0B72" w14:textId="77777777" w:rsidR="00102EFB" w:rsidRDefault="00102EFB" w:rsidP="00102EFB">
      <w:pPr>
        <w:pStyle w:val="WeAreCORTEXEmphasis"/>
      </w:pPr>
      <w:r>
        <w:t>This will import JSON data, either from a previous Export operation, or the demo data included with the CORTEX Interaction Portal package.</w:t>
      </w:r>
    </w:p>
    <w:p w14:paraId="253BBA2A" w14:textId="60921C2E" w:rsidR="00AE2517" w:rsidRDefault="00AE2517" w:rsidP="00102EFB">
      <w:pPr>
        <w:pStyle w:val="WeAreCORTEXEmphasis"/>
      </w:pPr>
      <w:r>
        <w:t xml:space="preserve">The demo data is contained within </w:t>
      </w:r>
      <w:r w:rsidR="00D80FF0">
        <w:t xml:space="preserve">the </w:t>
      </w:r>
      <w:r w:rsidR="00D80FF0" w:rsidRPr="00D80FF0">
        <w:rPr>
          <w:u w:val="single"/>
        </w:rPr>
        <w:t>Cortex Interaction Portal</w:t>
      </w:r>
      <w:r w:rsidR="00D80FF0">
        <w:rPr>
          <w:u w:val="single"/>
        </w:rPr>
        <w:t>\</w:t>
      </w:r>
      <w:r w:rsidR="00D80FF0" w:rsidRPr="00D80FF0">
        <w:rPr>
          <w:u w:val="single"/>
        </w:rPr>
        <w:t>Demo Config</w:t>
      </w:r>
      <w:r w:rsidR="00D80FF0">
        <w:t xml:space="preserve"> directory</w:t>
      </w:r>
    </w:p>
    <w:p w14:paraId="7F19FD16" w14:textId="77777777" w:rsidR="00102EFB" w:rsidRPr="00D2165F" w:rsidRDefault="00102EFB" w:rsidP="00102EFB">
      <w:r w:rsidRPr="00D2165F">
        <w:t>To run the script, complete the following steps.</w:t>
      </w:r>
    </w:p>
    <w:p w14:paraId="230F2BAE" w14:textId="3CDE4966" w:rsidR="00102EFB" w:rsidRPr="00D2165F" w:rsidRDefault="00102EFB" w:rsidP="00BA1453">
      <w:pPr>
        <w:pStyle w:val="ListParagraph"/>
        <w:numPr>
          <w:ilvl w:val="0"/>
          <w:numId w:val="120"/>
        </w:numPr>
      </w:pPr>
      <w:r w:rsidRPr="00D2165F">
        <w:t>Copy the package obtained in Section 2.</w:t>
      </w:r>
      <w:r w:rsidR="003E216D">
        <w:t>2</w:t>
      </w:r>
      <w:r w:rsidRPr="00D2165F">
        <w:t xml:space="preserve"> to a server where the CIP is to be installed.</w:t>
      </w:r>
    </w:p>
    <w:p w14:paraId="180B8143" w14:textId="77777777" w:rsidR="00102EFB" w:rsidRPr="00D2165F" w:rsidRDefault="00102EFB" w:rsidP="00BA1453">
      <w:pPr>
        <w:pStyle w:val="ListParagraph"/>
        <w:numPr>
          <w:ilvl w:val="0"/>
          <w:numId w:val="120"/>
        </w:numPr>
      </w:pPr>
      <w:r w:rsidRPr="00D2165F">
        <w:t>If it has not been unzipped, unzip it to a suitable location.</w:t>
      </w:r>
    </w:p>
    <w:p w14:paraId="0C6AB305" w14:textId="77777777" w:rsidR="00102EFB" w:rsidRPr="00D2165F" w:rsidRDefault="00102EFB" w:rsidP="00BA1453">
      <w:pPr>
        <w:pStyle w:val="ListParagraph"/>
        <w:numPr>
          <w:ilvl w:val="0"/>
          <w:numId w:val="120"/>
        </w:numPr>
      </w:pPr>
      <w:r w:rsidRPr="00D2165F">
        <w:t xml:space="preserve">Open Windows PowerShell ISE </w:t>
      </w:r>
      <w:r w:rsidRPr="00BA1453">
        <w:rPr>
          <w:b/>
          <w:bCs/>
        </w:rPr>
        <w:t>as an administrator</w:t>
      </w:r>
    </w:p>
    <w:p w14:paraId="74628BD3" w14:textId="77777777" w:rsidR="00102EFB" w:rsidRPr="00D2165F" w:rsidRDefault="00102EFB" w:rsidP="00BA1453">
      <w:pPr>
        <w:pStyle w:val="ListParagraph"/>
        <w:numPr>
          <w:ilvl w:val="0"/>
          <w:numId w:val="120"/>
        </w:numPr>
      </w:pPr>
      <w:r w:rsidRPr="00D2165F">
        <w:t>In the PowerShell window, run the following to navigate to the directory where the file was unzipped:</w:t>
      </w:r>
    </w:p>
    <w:p w14:paraId="6CC1BB2C" w14:textId="1FB30223" w:rsidR="00102EFB" w:rsidRPr="00D2165F" w:rsidRDefault="00102EFB" w:rsidP="00BA1453">
      <w:pPr>
        <w:pStyle w:val="Style1"/>
      </w:pPr>
      <w:r w:rsidRPr="008C0F55">
        <w:t>cd "</w:t>
      </w:r>
      <w:r w:rsidRPr="002C1170">
        <w:t>&lt;file path&gt;</w:t>
      </w:r>
      <w:r w:rsidRPr="008C0F55">
        <w:t>\Cortex</w:t>
      </w:r>
      <w:r>
        <w:t xml:space="preserve"> </w:t>
      </w:r>
      <w:r w:rsidRPr="008C0F55">
        <w:t>Interaction</w:t>
      </w:r>
      <w:r>
        <w:t xml:space="preserve"> </w:t>
      </w:r>
      <w:r w:rsidRPr="008C0F55">
        <w:t>Portal"</w:t>
      </w:r>
    </w:p>
    <w:p w14:paraId="5F368683" w14:textId="77777777" w:rsidR="00102EFB" w:rsidRDefault="00102EFB" w:rsidP="00BA1453">
      <w:pPr>
        <w:ind w:firstLine="720"/>
      </w:pPr>
      <w:r w:rsidRPr="00D2165F">
        <w:t>For example:</w:t>
      </w:r>
    </w:p>
    <w:p w14:paraId="45CF2849" w14:textId="1A05F89F" w:rsidR="00102EFB" w:rsidRPr="001968ED" w:rsidRDefault="00F7397E" w:rsidP="00F7397E">
      <w:pPr>
        <w:pStyle w:val="Style1"/>
        <w:rPr>
          <w:lang w:val="fr-FR"/>
        </w:rPr>
      </w:pPr>
      <w:r w:rsidRPr="001968ED">
        <w:rPr>
          <w:lang w:val="fr-FR"/>
        </w:rPr>
        <w:t xml:space="preserve">cd "C:\Install\Cortex Innovation </w:t>
      </w:r>
      <w:r w:rsidR="0074746F">
        <w:fldChar w:fldCharType="begin"/>
      </w:r>
      <w:r w:rsidR="0074746F" w:rsidRPr="001968ED">
        <w:rPr>
          <w:lang w:val="fr-FR"/>
        </w:rPr>
        <w:instrText xml:space="preserve"> DOCPROPERTY  ReleaseVersion  \* MERGEFORMAT </w:instrText>
      </w:r>
      <w:r w:rsidR="0074746F">
        <w:fldChar w:fldCharType="separate"/>
      </w:r>
      <w:ins w:id="220" w:author="Sebastian Rudawski" w:date="2026-04-08T11:48:00Z" w16du:dateUtc="2026-04-08T10:48:00Z">
        <w:r w:rsidR="008A0530">
          <w:rPr>
            <w:lang w:val="fr-FR"/>
          </w:rPr>
          <w:t>2026.3</w:t>
        </w:r>
      </w:ins>
      <w:del w:id="221" w:author="Sebastian Rudawski" w:date="2026-04-08T11:48:00Z" w16du:dateUtc="2026-04-08T10:48:00Z">
        <w:r w:rsidR="00505AD9" w:rsidDel="008A0530">
          <w:rPr>
            <w:lang w:val="fr-FR"/>
          </w:rPr>
          <w:delText>2025.1</w:delText>
        </w:r>
      </w:del>
      <w:r w:rsidR="0074746F">
        <w:fldChar w:fldCharType="end"/>
      </w:r>
      <w:r w:rsidRPr="001968ED">
        <w:rPr>
          <w:lang w:val="fr-FR"/>
        </w:rPr>
        <w:t xml:space="preserve"> - Interaction Portal\Cortex Interaction Portal"</w:t>
      </w:r>
    </w:p>
    <w:p w14:paraId="3749617F" w14:textId="77777777" w:rsidR="00102EFB" w:rsidRDefault="00102EFB" w:rsidP="00BA1453">
      <w:pPr>
        <w:pStyle w:val="ListParagraph"/>
        <w:numPr>
          <w:ilvl w:val="0"/>
          <w:numId w:val="120"/>
        </w:numPr>
      </w:pPr>
      <w:r w:rsidRPr="00D2165F">
        <w:t>In the script window, paste the following:</w:t>
      </w:r>
    </w:p>
    <w:p w14:paraId="4F66FC4D" w14:textId="07488376" w:rsidR="006A470C" w:rsidRPr="00D2165F" w:rsidRDefault="006A470C" w:rsidP="006A470C">
      <w:pPr>
        <w:pStyle w:val="ListParagraph"/>
        <w:numPr>
          <w:ilvl w:val="1"/>
          <w:numId w:val="120"/>
        </w:numPr>
      </w:pPr>
      <w:r>
        <w:t xml:space="preserve">Note that if importing the Demo config, </w:t>
      </w:r>
      <w:r w:rsidR="00300D87">
        <w:t>-</w:t>
      </w:r>
      <w:proofErr w:type="spellStart"/>
      <w:r w:rsidR="00300D87">
        <w:t>SettingsImportPath</w:t>
      </w:r>
      <w:proofErr w:type="spellEnd"/>
      <w:r w:rsidR="00300D87">
        <w:t xml:space="preserve"> should be replaced with both -</w:t>
      </w:r>
      <w:proofErr w:type="spellStart"/>
      <w:r w:rsidR="00300D87">
        <w:t>adminAdGroups</w:t>
      </w:r>
      <w:proofErr w:type="spellEnd"/>
      <w:r w:rsidR="00300D87">
        <w:t xml:space="preserve"> and -</w:t>
      </w:r>
      <w:proofErr w:type="spellStart"/>
      <w:r w:rsidR="00300D87">
        <w:t>userAdGroups</w:t>
      </w:r>
      <w:proofErr w:type="spellEnd"/>
      <w:r w:rsidR="00300D87">
        <w:t xml:space="preserve"> as shown in the Initialise Data example.</w:t>
      </w:r>
    </w:p>
    <w:p w14:paraId="152E0AF9" w14:textId="77777777" w:rsidR="00102EFB" w:rsidRPr="00D2165F" w:rsidRDefault="00102EFB" w:rsidP="00BA1453">
      <w:pPr>
        <w:pStyle w:val="Style1"/>
      </w:pPr>
      <w:r w:rsidRPr="00D2165F">
        <w:t>.\</w:t>
      </w:r>
      <w:r>
        <w:t>Initialise.Shared.Data.RC</w:t>
      </w:r>
      <w:r w:rsidRPr="00D2165F">
        <w:t>.ps1 `</w:t>
      </w:r>
    </w:p>
    <w:p w14:paraId="2267B106" w14:textId="77777777" w:rsidR="00102EFB" w:rsidRPr="00D2165F" w:rsidRDefault="00102EFB" w:rsidP="00BA1453">
      <w:pPr>
        <w:pStyle w:val="Style1"/>
      </w:pPr>
      <w:r w:rsidRPr="00D2165F">
        <w:t>-</w:t>
      </w:r>
      <w:r>
        <w:t>URL</w:t>
      </w:r>
      <w:r w:rsidRPr="00D2165F">
        <w:t xml:space="preserve"> "</w:t>
      </w:r>
      <w:r>
        <w:t>https://server.domain.com</w:t>
      </w:r>
      <w:r w:rsidRPr="00D2165F">
        <w:t>" `</w:t>
      </w:r>
    </w:p>
    <w:p w14:paraId="7EFF005A" w14:textId="77777777" w:rsidR="00102EFB" w:rsidRPr="00D2165F" w:rsidRDefault="00102EFB" w:rsidP="00BA1453">
      <w:pPr>
        <w:pStyle w:val="Style1"/>
      </w:pPr>
      <w:r w:rsidRPr="00D2165F">
        <w:t>-</w:t>
      </w:r>
      <w:r>
        <w:t xml:space="preserve">Port </w:t>
      </w:r>
      <w:r w:rsidRPr="00D2165F">
        <w:t>"</w:t>
      </w:r>
      <w:r>
        <w:t>8722</w:t>
      </w:r>
      <w:r w:rsidRPr="00D2165F">
        <w:t>" `</w:t>
      </w:r>
    </w:p>
    <w:p w14:paraId="17BD8059" w14:textId="77777777" w:rsidR="00102EFB" w:rsidRPr="00D2165F" w:rsidRDefault="00102EFB" w:rsidP="00BA1453">
      <w:pPr>
        <w:pStyle w:val="Style1"/>
      </w:pPr>
      <w:r w:rsidRPr="00D2165F">
        <w:t>-</w:t>
      </w:r>
      <w:r>
        <w:t xml:space="preserve">Username </w:t>
      </w:r>
      <w:r w:rsidRPr="00D2165F">
        <w:t>"</w:t>
      </w:r>
      <w:proofErr w:type="spellStart"/>
      <w:r>
        <w:t>BasicAuthUser</w:t>
      </w:r>
      <w:proofErr w:type="spellEnd"/>
      <w:r w:rsidRPr="00D2165F">
        <w:t>" `</w:t>
      </w:r>
    </w:p>
    <w:p w14:paraId="5BF18F5A" w14:textId="77777777" w:rsidR="00102EFB" w:rsidRDefault="00102EFB" w:rsidP="00BA1453">
      <w:pPr>
        <w:pStyle w:val="Style1"/>
      </w:pPr>
      <w:r w:rsidRPr="00D2165F">
        <w:t>-</w:t>
      </w:r>
      <w:r>
        <w:t xml:space="preserve">Password </w:t>
      </w:r>
      <w:r w:rsidRPr="00D2165F">
        <w:t>"</w:t>
      </w:r>
      <w:r>
        <w:t>&lt;password&gt;</w:t>
      </w:r>
      <w:r w:rsidRPr="00D2165F">
        <w:t>" `</w:t>
      </w:r>
    </w:p>
    <w:p w14:paraId="5D15524D" w14:textId="77777777" w:rsidR="00102EFB" w:rsidRPr="00D2165F" w:rsidRDefault="00102EFB" w:rsidP="00BA1453">
      <w:pPr>
        <w:pStyle w:val="Style1"/>
      </w:pPr>
      <w:r w:rsidRPr="00D2165F">
        <w:t>-</w:t>
      </w:r>
      <w:r>
        <w:t>Tenant</w:t>
      </w:r>
      <w:r w:rsidRPr="00D2165F">
        <w:t xml:space="preserve"> "</w:t>
      </w:r>
      <w:r>
        <w:t>default</w:t>
      </w:r>
      <w:r w:rsidRPr="00D2165F">
        <w:t>" `</w:t>
      </w:r>
    </w:p>
    <w:p w14:paraId="16032F50" w14:textId="77777777" w:rsidR="00102EFB" w:rsidRDefault="00102EFB" w:rsidP="00BA1453">
      <w:pPr>
        <w:pStyle w:val="Style1"/>
      </w:pPr>
      <w:r w:rsidRPr="00D2165F">
        <w:lastRenderedPageBreak/>
        <w:t>-</w:t>
      </w:r>
      <w:r>
        <w:t xml:space="preserve">Environment </w:t>
      </w:r>
      <w:r w:rsidRPr="00D2165F">
        <w:t>"</w:t>
      </w:r>
      <w:r>
        <w:t>default</w:t>
      </w:r>
      <w:r w:rsidRPr="00D2165F">
        <w:t>" `</w:t>
      </w:r>
    </w:p>
    <w:p w14:paraId="133AD3A7" w14:textId="77777777" w:rsidR="00102EFB" w:rsidRPr="00D2165F" w:rsidRDefault="00102EFB" w:rsidP="00BA1453">
      <w:pPr>
        <w:pStyle w:val="Style1"/>
      </w:pPr>
      <w:r w:rsidRPr="00D2165F">
        <w:t>-</w:t>
      </w:r>
      <w:proofErr w:type="spellStart"/>
      <w:r>
        <w:t>ServiceRequestsImportPath</w:t>
      </w:r>
      <w:proofErr w:type="spellEnd"/>
      <w:r w:rsidRPr="00D2165F">
        <w:t xml:space="preserve"> "</w:t>
      </w:r>
      <w:r>
        <w:t>C:\Temp\ServiceRequests.json</w:t>
      </w:r>
      <w:r w:rsidRPr="00D2165F">
        <w:t>"`</w:t>
      </w:r>
    </w:p>
    <w:p w14:paraId="52D65B00" w14:textId="77777777" w:rsidR="00102EFB" w:rsidRPr="00D2165F" w:rsidRDefault="00102EFB" w:rsidP="00BA1453">
      <w:pPr>
        <w:pStyle w:val="Style1"/>
      </w:pPr>
      <w:r w:rsidRPr="00D2165F">
        <w:t>-</w:t>
      </w:r>
      <w:proofErr w:type="spellStart"/>
      <w:r>
        <w:t>ProcessDefinitionsImportPath</w:t>
      </w:r>
      <w:proofErr w:type="spellEnd"/>
      <w:r>
        <w:t xml:space="preserve"> </w:t>
      </w:r>
      <w:r w:rsidRPr="00D2165F">
        <w:t>"</w:t>
      </w:r>
      <w:r>
        <w:t>C:\Temp\RbacConfig.json</w:t>
      </w:r>
      <w:r w:rsidRPr="00D2165F">
        <w:t>"`</w:t>
      </w:r>
    </w:p>
    <w:p w14:paraId="046DE4B9" w14:textId="77777777" w:rsidR="00102EFB" w:rsidRDefault="00102EFB" w:rsidP="00BA1453">
      <w:pPr>
        <w:pStyle w:val="Style1"/>
      </w:pPr>
      <w:r w:rsidRPr="00D2165F">
        <w:t>-</w:t>
      </w:r>
      <w:proofErr w:type="spellStart"/>
      <w:r>
        <w:t>ProcessKeysImportPath</w:t>
      </w:r>
      <w:proofErr w:type="spellEnd"/>
      <w:r>
        <w:t xml:space="preserve"> </w:t>
      </w:r>
      <w:r w:rsidRPr="00D2165F">
        <w:t>"</w:t>
      </w:r>
      <w:r>
        <w:t>C:\Temp\RbacKeys.json</w:t>
      </w:r>
      <w:r w:rsidRPr="00D2165F">
        <w:t>"`</w:t>
      </w:r>
    </w:p>
    <w:p w14:paraId="06EC38E5" w14:textId="3117556C" w:rsidR="00102EFB" w:rsidRDefault="00102EFB" w:rsidP="00BA1453">
      <w:pPr>
        <w:pStyle w:val="Style1"/>
      </w:pPr>
      <w:r w:rsidRPr="00D2165F">
        <w:t>-</w:t>
      </w:r>
      <w:proofErr w:type="spellStart"/>
      <w:r>
        <w:t>SettingsImportPath</w:t>
      </w:r>
      <w:proofErr w:type="spellEnd"/>
      <w:r>
        <w:t xml:space="preserve"> </w:t>
      </w:r>
      <w:r w:rsidRPr="00D2165F">
        <w:t>"</w:t>
      </w:r>
      <w:r>
        <w:t>C:\Temp\AppSettings.json</w:t>
      </w:r>
      <w:r w:rsidRPr="00D2165F">
        <w:t>"</w:t>
      </w:r>
      <w:r w:rsidR="00232F22" w:rsidRPr="00D2165F">
        <w:t>`</w:t>
      </w:r>
    </w:p>
    <w:p w14:paraId="024F0A46" w14:textId="1D1EDD90" w:rsidR="009A097A" w:rsidRPr="00D2165F" w:rsidRDefault="009A097A" w:rsidP="00194C79">
      <w:pPr>
        <w:pStyle w:val="Style1"/>
      </w:pPr>
      <w:r>
        <w:t>-</w:t>
      </w:r>
      <w:proofErr w:type="spellStart"/>
      <w:r>
        <w:t>ApplicationName</w:t>
      </w:r>
      <w:proofErr w:type="spellEnd"/>
      <w:r>
        <w:t xml:space="preserve"> </w:t>
      </w:r>
      <w:r w:rsidRPr="00D2165F">
        <w:t>"</w:t>
      </w:r>
      <w:r>
        <w:t>&lt;</w:t>
      </w:r>
      <w:proofErr w:type="spellStart"/>
      <w:r>
        <w:t>AppName</w:t>
      </w:r>
      <w:proofErr w:type="spellEnd"/>
      <w:r>
        <w:t>&gt;</w:t>
      </w:r>
      <w:r w:rsidRPr="00D2165F">
        <w:t>"</w:t>
      </w:r>
    </w:p>
    <w:p w14:paraId="2A1BEAE5" w14:textId="77777777" w:rsidR="0042557E" w:rsidRDefault="0042557E" w:rsidP="00194C79"/>
    <w:p w14:paraId="2F4F58B3" w14:textId="385C452D" w:rsidR="00102EFB" w:rsidRPr="00D2165F" w:rsidRDefault="00102EFB" w:rsidP="00BA1453">
      <w:pPr>
        <w:pStyle w:val="ListParagraph"/>
        <w:numPr>
          <w:ilvl w:val="0"/>
          <w:numId w:val="120"/>
        </w:numPr>
      </w:pPr>
      <w:r w:rsidRPr="00D2165F">
        <w:t>Update any parameters as necessary.</w:t>
      </w:r>
    </w:p>
    <w:tbl>
      <w:tblPr>
        <w:tblStyle w:val="TableProfessional"/>
        <w:tblW w:w="9064" w:type="dxa"/>
        <w:tblLook w:val="04A0" w:firstRow="1" w:lastRow="0" w:firstColumn="1" w:lastColumn="0" w:noHBand="0" w:noVBand="1"/>
      </w:tblPr>
      <w:tblGrid>
        <w:gridCol w:w="3147"/>
        <w:gridCol w:w="2512"/>
        <w:gridCol w:w="3405"/>
      </w:tblGrid>
      <w:tr w:rsidR="00102EFB" w:rsidRPr="00DE49CB" w14:paraId="41FB2CBF" w14:textId="77777777" w:rsidTr="00BC0E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dxa"/>
          </w:tcPr>
          <w:p w14:paraId="120A84A6" w14:textId="77777777" w:rsidR="00102EFB" w:rsidRPr="009E55CF" w:rsidRDefault="00102EFB" w:rsidP="00102EFB">
            <w:r w:rsidRPr="009E55CF">
              <w:t>Parameter Name</w:t>
            </w:r>
          </w:p>
        </w:tc>
        <w:tc>
          <w:tcPr>
            <w:tcW w:w="0" w:type="dxa"/>
          </w:tcPr>
          <w:p w14:paraId="388FA1EE" w14:textId="77777777" w:rsidR="00102EFB" w:rsidRPr="009E55CF" w:rsidRDefault="00102EFB" w:rsidP="00102EFB">
            <w:pPr>
              <w:cnfStyle w:val="100000000000" w:firstRow="1" w:lastRow="0" w:firstColumn="0" w:lastColumn="0" w:oddVBand="0" w:evenVBand="0" w:oddHBand="0" w:evenHBand="0" w:firstRowFirstColumn="0" w:firstRowLastColumn="0" w:lastRowFirstColumn="0" w:lastRowLastColumn="0"/>
            </w:pPr>
            <w:r w:rsidRPr="009E55CF">
              <w:t>Description</w:t>
            </w:r>
          </w:p>
        </w:tc>
        <w:tc>
          <w:tcPr>
            <w:tcW w:w="0" w:type="dxa"/>
          </w:tcPr>
          <w:p w14:paraId="79440831" w14:textId="77777777" w:rsidR="00102EFB" w:rsidRPr="009E55CF" w:rsidRDefault="00102EFB" w:rsidP="00102EFB">
            <w:pPr>
              <w:cnfStyle w:val="100000000000" w:firstRow="1" w:lastRow="0" w:firstColumn="0" w:lastColumn="0" w:oddVBand="0" w:evenVBand="0" w:oddHBand="0" w:evenHBand="0" w:firstRowFirstColumn="0" w:firstRowLastColumn="0" w:lastRowFirstColumn="0" w:lastRowLastColumn="0"/>
            </w:pPr>
            <w:r w:rsidRPr="009E55CF">
              <w:t>Example</w:t>
            </w:r>
          </w:p>
        </w:tc>
      </w:tr>
      <w:tr w:rsidR="00102EFB" w:rsidRPr="00DE49CB" w14:paraId="0CF46117"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5BF0796C" w14:textId="77777777" w:rsidR="00102EFB" w:rsidRPr="009E55CF" w:rsidRDefault="00102EFB" w:rsidP="00102EFB">
            <w:r>
              <w:t>URL</w:t>
            </w:r>
          </w:p>
        </w:tc>
        <w:tc>
          <w:tcPr>
            <w:tcW w:w="2778" w:type="dxa"/>
          </w:tcPr>
          <w:p w14:paraId="336EFC80"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The URL for CORTEX</w:t>
            </w:r>
            <w:r w:rsidRPr="00BC1BB7">
              <w:t xml:space="preserve"> </w:t>
            </w:r>
            <w:r>
              <w:t>/ Reliable Collections. For HA solutions, this should be one of the servers in the cluster</w:t>
            </w:r>
          </w:p>
        </w:tc>
        <w:tc>
          <w:tcPr>
            <w:tcW w:w="3435" w:type="dxa"/>
          </w:tcPr>
          <w:p w14:paraId="43D9934A"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rsidRPr="00294ACE">
              <w:t>https://server.domain.com</w:t>
            </w:r>
          </w:p>
        </w:tc>
      </w:tr>
      <w:tr w:rsidR="00102EFB" w:rsidRPr="00DE49CB" w14:paraId="6B4484DB"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163D75B7" w14:textId="77777777" w:rsidR="00102EFB" w:rsidRPr="009E55CF" w:rsidRDefault="00102EFB" w:rsidP="00102EFB">
            <w:r>
              <w:t>Port</w:t>
            </w:r>
          </w:p>
        </w:tc>
        <w:tc>
          <w:tcPr>
            <w:tcW w:w="2778" w:type="dxa"/>
          </w:tcPr>
          <w:p w14:paraId="4ED9B676"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The port for the Service Fabric Gateway endpoint. Usually installed on port 8722.</w:t>
            </w:r>
          </w:p>
        </w:tc>
        <w:tc>
          <w:tcPr>
            <w:tcW w:w="3435" w:type="dxa"/>
          </w:tcPr>
          <w:p w14:paraId="1139A390"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8722</w:t>
            </w:r>
          </w:p>
        </w:tc>
      </w:tr>
      <w:tr w:rsidR="00102EFB" w:rsidRPr="00DE49CB" w14:paraId="77ADA663"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3EA9B294" w14:textId="77777777" w:rsidR="00102EFB" w:rsidRPr="009E55CF" w:rsidRDefault="00102EFB" w:rsidP="00102EFB">
            <w:r>
              <w:t>Username</w:t>
            </w:r>
          </w:p>
        </w:tc>
        <w:tc>
          <w:tcPr>
            <w:tcW w:w="2778" w:type="dxa"/>
          </w:tcPr>
          <w:p w14:paraId="0F34BCB3"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Basic Authentication User for requests to CORTEX</w:t>
            </w:r>
          </w:p>
        </w:tc>
        <w:tc>
          <w:tcPr>
            <w:tcW w:w="3435" w:type="dxa"/>
          </w:tcPr>
          <w:p w14:paraId="7537C5D6"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proofErr w:type="spellStart"/>
            <w:r>
              <w:t>BasicAuthUser</w:t>
            </w:r>
            <w:proofErr w:type="spellEnd"/>
          </w:p>
        </w:tc>
      </w:tr>
      <w:tr w:rsidR="00102EFB" w:rsidRPr="00DE49CB" w14:paraId="5B5F2156"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5BD529B6" w14:textId="77777777" w:rsidR="00102EFB" w:rsidRPr="009E55CF" w:rsidRDefault="00102EFB" w:rsidP="00102EFB">
            <w:r>
              <w:t>Password</w:t>
            </w:r>
          </w:p>
        </w:tc>
        <w:tc>
          <w:tcPr>
            <w:tcW w:w="2778" w:type="dxa"/>
          </w:tcPr>
          <w:p w14:paraId="1BAE0DCD"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Basic Authentication Password for requests to CORTEX</w:t>
            </w:r>
          </w:p>
        </w:tc>
        <w:tc>
          <w:tcPr>
            <w:tcW w:w="3435" w:type="dxa"/>
          </w:tcPr>
          <w:p w14:paraId="7F542D69" w14:textId="77777777" w:rsidR="00102EFB" w:rsidRPr="009E55CF" w:rsidRDefault="00102EFB" w:rsidP="007F1BC6">
            <w:pPr>
              <w:pStyle w:val="Body2"/>
              <w:spacing w:line="259" w:lineRule="auto"/>
              <w:cnfStyle w:val="000000010000" w:firstRow="0" w:lastRow="0" w:firstColumn="0" w:lastColumn="0" w:oddVBand="0" w:evenVBand="0" w:oddHBand="0" w:evenHBand="1" w:firstRowFirstColumn="0" w:firstRowLastColumn="0" w:lastRowFirstColumn="0" w:lastRowLastColumn="0"/>
              <w:rPr>
                <w:rFonts w:cstheme="minorHAnsi"/>
              </w:rPr>
            </w:pPr>
          </w:p>
        </w:tc>
      </w:tr>
      <w:tr w:rsidR="00102EFB" w:rsidRPr="00DE49CB" w14:paraId="52043657"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6B8EB462" w14:textId="77777777" w:rsidR="00102EFB" w:rsidRPr="009E55CF" w:rsidRDefault="00102EFB" w:rsidP="00102EFB">
            <w:r>
              <w:t>Tenant</w:t>
            </w:r>
          </w:p>
        </w:tc>
        <w:tc>
          <w:tcPr>
            <w:tcW w:w="2778" w:type="dxa"/>
          </w:tcPr>
          <w:p w14:paraId="5CAB1321"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The tenant for the shared data, currently only default is supported</w:t>
            </w:r>
          </w:p>
        </w:tc>
        <w:tc>
          <w:tcPr>
            <w:tcW w:w="3435" w:type="dxa"/>
          </w:tcPr>
          <w:p w14:paraId="2A09B8D3"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default</w:t>
            </w:r>
          </w:p>
        </w:tc>
      </w:tr>
      <w:tr w:rsidR="00102EFB" w:rsidRPr="00DE49CB" w14:paraId="67B71BC9"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06A59095" w14:textId="77777777" w:rsidR="00102EFB" w:rsidRDefault="00102EFB" w:rsidP="00102EFB">
            <w:r>
              <w:t>Environment</w:t>
            </w:r>
          </w:p>
        </w:tc>
        <w:tc>
          <w:tcPr>
            <w:tcW w:w="2778" w:type="dxa"/>
          </w:tcPr>
          <w:p w14:paraId="18A869F7"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The environment for the shared data, currently only default is supported</w:t>
            </w:r>
          </w:p>
        </w:tc>
        <w:tc>
          <w:tcPr>
            <w:tcW w:w="3435" w:type="dxa"/>
          </w:tcPr>
          <w:p w14:paraId="0FF5E74D"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default</w:t>
            </w:r>
          </w:p>
        </w:tc>
      </w:tr>
      <w:tr w:rsidR="00102EFB" w:rsidRPr="00DE49CB" w14:paraId="2DD46C3A"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76B1CB4D" w14:textId="77777777" w:rsidR="00102EFB" w:rsidRPr="009E55CF" w:rsidRDefault="00102EFB" w:rsidP="00102EFB">
            <w:proofErr w:type="spellStart"/>
            <w:r>
              <w:t>ServiceRequestsImportPath</w:t>
            </w:r>
            <w:proofErr w:type="spellEnd"/>
          </w:p>
        </w:tc>
        <w:tc>
          <w:tcPr>
            <w:tcW w:w="2778" w:type="dxa"/>
          </w:tcPr>
          <w:p w14:paraId="1DD14EA6" w14:textId="2F8704A0"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Path to the exported JSON for Service Requests</w:t>
            </w:r>
            <w:r w:rsidR="00B80CCC">
              <w:t xml:space="preserve"> (or Demo data JSON)</w:t>
            </w:r>
          </w:p>
        </w:tc>
        <w:tc>
          <w:tcPr>
            <w:tcW w:w="3435" w:type="dxa"/>
          </w:tcPr>
          <w:p w14:paraId="01C2EB95"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C:\Temp\ServiceRequests.json</w:t>
            </w:r>
          </w:p>
        </w:tc>
      </w:tr>
      <w:tr w:rsidR="00102EFB" w:rsidRPr="00DE49CB" w14:paraId="58748559"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4948B048" w14:textId="77777777" w:rsidR="00102EFB" w:rsidRPr="009E55CF" w:rsidRDefault="00102EFB" w:rsidP="00102EFB">
            <w:proofErr w:type="spellStart"/>
            <w:r>
              <w:t>ProcessDefinitionsImportPath</w:t>
            </w:r>
            <w:proofErr w:type="spellEnd"/>
          </w:p>
        </w:tc>
        <w:tc>
          <w:tcPr>
            <w:tcW w:w="2778" w:type="dxa"/>
          </w:tcPr>
          <w:p w14:paraId="049FA861" w14:textId="4866FA4A"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 xml:space="preserve">Path to the exported JSON for Process </w:t>
            </w:r>
            <w:r>
              <w:lastRenderedPageBreak/>
              <w:t>Definitions</w:t>
            </w:r>
            <w:r w:rsidR="00B80CCC">
              <w:t xml:space="preserve"> (or Demo data JSON)</w:t>
            </w:r>
          </w:p>
        </w:tc>
        <w:tc>
          <w:tcPr>
            <w:tcW w:w="3435" w:type="dxa"/>
          </w:tcPr>
          <w:p w14:paraId="7C0B4C21"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lastRenderedPageBreak/>
              <w:t>C:\Temp\RbacConfig.json</w:t>
            </w:r>
          </w:p>
        </w:tc>
      </w:tr>
      <w:tr w:rsidR="00102EFB" w:rsidRPr="00DE49CB" w14:paraId="287B265D"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092C8ED0" w14:textId="77777777" w:rsidR="00102EFB" w:rsidRDefault="00102EFB" w:rsidP="00102EFB">
            <w:proofErr w:type="spellStart"/>
            <w:r w:rsidRPr="005576F2">
              <w:t>ProcessKeysImportPath</w:t>
            </w:r>
            <w:proofErr w:type="spellEnd"/>
          </w:p>
        </w:tc>
        <w:tc>
          <w:tcPr>
            <w:tcW w:w="2778" w:type="dxa"/>
          </w:tcPr>
          <w:p w14:paraId="0D6F6F1F" w14:textId="65BA60BD" w:rsidR="00102EFB" w:rsidRDefault="00102EFB" w:rsidP="00102EFB">
            <w:pPr>
              <w:cnfStyle w:val="000000100000" w:firstRow="0" w:lastRow="0" w:firstColumn="0" w:lastColumn="0" w:oddVBand="0" w:evenVBand="0" w:oddHBand="1" w:evenHBand="0" w:firstRowFirstColumn="0" w:firstRowLastColumn="0" w:lastRowFirstColumn="0" w:lastRowLastColumn="0"/>
            </w:pPr>
            <w:r>
              <w:t>Path to the exported JSON for Process Definition Keys (GUIDs)</w:t>
            </w:r>
            <w:r w:rsidR="00B80CCC">
              <w:t xml:space="preserve"> (or Demo data JSON)</w:t>
            </w:r>
          </w:p>
        </w:tc>
        <w:tc>
          <w:tcPr>
            <w:tcW w:w="3435" w:type="dxa"/>
          </w:tcPr>
          <w:p w14:paraId="0706BC86"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C:\Temp\RbacKeys.json</w:t>
            </w:r>
          </w:p>
        </w:tc>
      </w:tr>
      <w:tr w:rsidR="00102EFB" w:rsidRPr="00DE49CB" w14:paraId="3BF94F93"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177B94C8" w14:textId="77777777" w:rsidR="00102EFB" w:rsidRDefault="00102EFB" w:rsidP="00102EFB">
            <w:proofErr w:type="spellStart"/>
            <w:r w:rsidRPr="005576F2">
              <w:t>SettingsImportPath</w:t>
            </w:r>
            <w:proofErr w:type="spellEnd"/>
          </w:p>
        </w:tc>
        <w:tc>
          <w:tcPr>
            <w:tcW w:w="2778" w:type="dxa"/>
          </w:tcPr>
          <w:p w14:paraId="66BC01A7" w14:textId="3A3C3350" w:rsidR="00102EFB" w:rsidRDefault="00102EFB" w:rsidP="00102EFB">
            <w:pPr>
              <w:cnfStyle w:val="000000010000" w:firstRow="0" w:lastRow="0" w:firstColumn="0" w:lastColumn="0" w:oddVBand="0" w:evenVBand="0" w:oddHBand="0" w:evenHBand="1" w:firstRowFirstColumn="0" w:firstRowLastColumn="0" w:lastRowFirstColumn="0" w:lastRowLastColumn="0"/>
            </w:pPr>
            <w:r>
              <w:t>Path to the exported JSON for App Settings.</w:t>
            </w:r>
            <w:r w:rsidR="00770E96">
              <w:t xml:space="preserve"> </w:t>
            </w:r>
          </w:p>
          <w:p w14:paraId="55984A18" w14:textId="77777777" w:rsidR="00102EFB" w:rsidRPr="00CB1325" w:rsidRDefault="00102EFB" w:rsidP="00102EFB">
            <w:pPr>
              <w:cnfStyle w:val="000000010000" w:firstRow="0" w:lastRow="0" w:firstColumn="0" w:lastColumn="0" w:oddVBand="0" w:evenVBand="0" w:oddHBand="0" w:evenHBand="1" w:firstRowFirstColumn="0" w:firstRowLastColumn="0" w:lastRowFirstColumn="0" w:lastRowLastColumn="0"/>
            </w:pPr>
            <w:r w:rsidRPr="00CB1325">
              <w:t xml:space="preserve">Note that this can be replaced with the </w:t>
            </w:r>
            <w:proofErr w:type="spellStart"/>
            <w:r w:rsidRPr="00BC3738">
              <w:rPr>
                <w:b/>
                <w:bCs/>
              </w:rPr>
              <w:t>adminAdGroups</w:t>
            </w:r>
            <w:proofErr w:type="spellEnd"/>
            <w:r>
              <w:t xml:space="preserve"> and </w:t>
            </w:r>
            <w:proofErr w:type="spellStart"/>
            <w:r w:rsidRPr="00BC3738">
              <w:rPr>
                <w:b/>
                <w:bCs/>
              </w:rPr>
              <w:t>userAdGroups</w:t>
            </w:r>
            <w:proofErr w:type="spellEnd"/>
            <w:r>
              <w:t xml:space="preserve"> parameters from the below ‘Initialise Data’ script if import of settings is not required</w:t>
            </w:r>
          </w:p>
        </w:tc>
        <w:tc>
          <w:tcPr>
            <w:tcW w:w="3435" w:type="dxa"/>
          </w:tcPr>
          <w:p w14:paraId="4E5F602C"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C:\Temp\Settings.json</w:t>
            </w:r>
          </w:p>
        </w:tc>
      </w:tr>
      <w:tr w:rsidR="00232F22" w:rsidRPr="00DE49CB" w14:paraId="3EE66658"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59ECFCC3" w14:textId="3083A079" w:rsidR="00232F22" w:rsidRPr="005576F2" w:rsidRDefault="00232F22" w:rsidP="00102EFB">
            <w:proofErr w:type="spellStart"/>
            <w:r>
              <w:t>ApplicationName</w:t>
            </w:r>
            <w:proofErr w:type="spellEnd"/>
          </w:p>
        </w:tc>
        <w:tc>
          <w:tcPr>
            <w:tcW w:w="2778" w:type="dxa"/>
          </w:tcPr>
          <w:p w14:paraId="73A9BC59" w14:textId="6C999347" w:rsidR="00232F22" w:rsidRDefault="00232F22" w:rsidP="00102EFB">
            <w:pPr>
              <w:cnfStyle w:val="000000100000" w:firstRow="0" w:lastRow="0" w:firstColumn="0" w:lastColumn="0" w:oddVBand="0" w:evenVBand="0" w:oddHBand="1" w:evenHBand="0" w:firstRowFirstColumn="0" w:firstRowLastColumn="0" w:lastRowFirstColumn="0" w:lastRowLastColumn="0"/>
            </w:pPr>
            <w:r>
              <w:t xml:space="preserve">The optional Application Name you would like to provide, which should match the Config Variables in </w:t>
            </w:r>
            <w:proofErr w:type="spellStart"/>
            <w:r>
              <w:t>AppGyver</w:t>
            </w:r>
            <w:proofErr w:type="spellEnd"/>
            <w:r>
              <w:t xml:space="preserve"> for the new instance you are creating.</w:t>
            </w:r>
          </w:p>
        </w:tc>
        <w:tc>
          <w:tcPr>
            <w:tcW w:w="3435" w:type="dxa"/>
          </w:tcPr>
          <w:p w14:paraId="51AB97AB" w14:textId="77777777" w:rsidR="00232F22" w:rsidRDefault="00232F22" w:rsidP="00102EFB">
            <w:pPr>
              <w:cnfStyle w:val="000000100000" w:firstRow="0" w:lastRow="0" w:firstColumn="0" w:lastColumn="0" w:oddVBand="0" w:evenVBand="0" w:oddHBand="1" w:evenHBand="0" w:firstRowFirstColumn="0" w:firstRowLastColumn="0" w:lastRowFirstColumn="0" w:lastRowLastColumn="0"/>
            </w:pPr>
          </w:p>
        </w:tc>
      </w:tr>
    </w:tbl>
    <w:p w14:paraId="0BD2C3E5" w14:textId="1A3BF8BE" w:rsidR="00102EFB" w:rsidRDefault="00102EFB" w:rsidP="007778F8">
      <w:pPr>
        <w:pStyle w:val="ListParagraph"/>
        <w:numPr>
          <w:ilvl w:val="0"/>
          <w:numId w:val="120"/>
        </w:numPr>
      </w:pPr>
      <w:r>
        <w:t>Run the script and ensure there are no errors</w:t>
      </w:r>
    </w:p>
    <w:p w14:paraId="2FB1D227" w14:textId="77777777" w:rsidR="00102EFB" w:rsidRDefault="00102EFB" w:rsidP="00102EFB">
      <w:pPr>
        <w:pStyle w:val="Heading3"/>
      </w:pPr>
      <w:r>
        <w:t>Initialise Data</w:t>
      </w:r>
    </w:p>
    <w:p w14:paraId="53D7F137" w14:textId="77777777" w:rsidR="00102EFB" w:rsidRDefault="00102EFB" w:rsidP="00102EFB">
      <w:pPr>
        <w:pStyle w:val="WeAreCORTEXEmphasis"/>
      </w:pPr>
      <w:r>
        <w:t>These steps should be followed to create a fresh system without the demo data or imported data from another system.</w:t>
      </w:r>
    </w:p>
    <w:p w14:paraId="1E4DBD06" w14:textId="77777777" w:rsidR="00102EFB" w:rsidRPr="00D2165F" w:rsidRDefault="00102EFB" w:rsidP="00102EFB">
      <w:r w:rsidRPr="00D2165F">
        <w:t>To run the script, complete the following steps.</w:t>
      </w:r>
    </w:p>
    <w:p w14:paraId="27595431" w14:textId="00C2B824" w:rsidR="00102EFB" w:rsidRPr="00D2165F" w:rsidRDefault="00102EFB" w:rsidP="00BA1453">
      <w:pPr>
        <w:pStyle w:val="ListParagraph"/>
        <w:numPr>
          <w:ilvl w:val="0"/>
          <w:numId w:val="123"/>
        </w:numPr>
      </w:pPr>
      <w:r w:rsidRPr="00D2165F">
        <w:t>Copy the package obtained in Section 2.</w:t>
      </w:r>
      <w:r w:rsidR="003E216D">
        <w:t>2</w:t>
      </w:r>
      <w:r w:rsidRPr="00D2165F">
        <w:t xml:space="preserve"> to a server where the CIP is to be installed.</w:t>
      </w:r>
    </w:p>
    <w:p w14:paraId="28FF9A71" w14:textId="77777777" w:rsidR="00102EFB" w:rsidRPr="00D2165F" w:rsidRDefault="00102EFB" w:rsidP="00BA1453">
      <w:pPr>
        <w:pStyle w:val="ListParagraph"/>
        <w:numPr>
          <w:ilvl w:val="0"/>
          <w:numId w:val="123"/>
        </w:numPr>
      </w:pPr>
      <w:r w:rsidRPr="00D2165F">
        <w:t>If it has not been unzipped, unzip it to a suitable location.</w:t>
      </w:r>
    </w:p>
    <w:p w14:paraId="70D4B531" w14:textId="77777777" w:rsidR="00102EFB" w:rsidRPr="00D2165F" w:rsidRDefault="00102EFB" w:rsidP="00BA1453">
      <w:pPr>
        <w:pStyle w:val="ListParagraph"/>
        <w:numPr>
          <w:ilvl w:val="0"/>
          <w:numId w:val="123"/>
        </w:numPr>
      </w:pPr>
      <w:r w:rsidRPr="00D2165F">
        <w:t xml:space="preserve">Open Windows PowerShell ISE </w:t>
      </w:r>
      <w:r w:rsidRPr="00BA1453">
        <w:rPr>
          <w:b/>
          <w:bCs/>
        </w:rPr>
        <w:t>as an administrator</w:t>
      </w:r>
    </w:p>
    <w:p w14:paraId="2B381855" w14:textId="77777777" w:rsidR="00102EFB" w:rsidRPr="00D2165F" w:rsidRDefault="00102EFB" w:rsidP="00BA1453">
      <w:pPr>
        <w:pStyle w:val="ListParagraph"/>
        <w:numPr>
          <w:ilvl w:val="0"/>
          <w:numId w:val="123"/>
        </w:numPr>
      </w:pPr>
      <w:r w:rsidRPr="00D2165F">
        <w:t>In the PowerShell window, run the following to navigate to the directory where the file was unzipped:</w:t>
      </w:r>
    </w:p>
    <w:p w14:paraId="7BA0F262" w14:textId="6E7EA048" w:rsidR="00102EFB" w:rsidRPr="00D2165F" w:rsidRDefault="00102EFB" w:rsidP="00BA1453">
      <w:pPr>
        <w:pStyle w:val="Style1"/>
      </w:pPr>
      <w:r w:rsidRPr="008C0F55">
        <w:t>cd "</w:t>
      </w:r>
      <w:r w:rsidRPr="002C1170">
        <w:t>&lt;file path&gt;</w:t>
      </w:r>
      <w:r w:rsidRPr="008C0F55">
        <w:t>\Cortex</w:t>
      </w:r>
      <w:r>
        <w:t xml:space="preserve"> </w:t>
      </w:r>
      <w:r w:rsidRPr="008C0F55">
        <w:t>Interaction</w:t>
      </w:r>
      <w:r>
        <w:t xml:space="preserve"> </w:t>
      </w:r>
      <w:r w:rsidRPr="008C0F55">
        <w:t>Portal"</w:t>
      </w:r>
    </w:p>
    <w:p w14:paraId="687F8293" w14:textId="77777777" w:rsidR="00102EFB" w:rsidRDefault="00102EFB" w:rsidP="00BA1453">
      <w:pPr>
        <w:ind w:firstLine="720"/>
      </w:pPr>
      <w:r w:rsidRPr="00D2165F">
        <w:t>For example:</w:t>
      </w:r>
    </w:p>
    <w:p w14:paraId="7EC12DAC" w14:textId="721FB411" w:rsidR="00102EFB" w:rsidRPr="001968ED" w:rsidRDefault="00F7397E" w:rsidP="00F7397E">
      <w:pPr>
        <w:pStyle w:val="Style1"/>
        <w:rPr>
          <w:lang w:val="fr-FR"/>
        </w:rPr>
      </w:pPr>
      <w:r w:rsidRPr="001968ED">
        <w:rPr>
          <w:lang w:val="fr-FR"/>
        </w:rPr>
        <w:lastRenderedPageBreak/>
        <w:t xml:space="preserve">cd "C:\Install\Cortex Innovation </w:t>
      </w:r>
      <w:r w:rsidR="0074746F">
        <w:fldChar w:fldCharType="begin"/>
      </w:r>
      <w:r w:rsidR="0074746F" w:rsidRPr="001968ED">
        <w:rPr>
          <w:lang w:val="fr-FR"/>
        </w:rPr>
        <w:instrText xml:space="preserve"> DOCPROPERTY  ReleaseVersion  \* MERGEFORMAT </w:instrText>
      </w:r>
      <w:r w:rsidR="0074746F">
        <w:fldChar w:fldCharType="separate"/>
      </w:r>
      <w:ins w:id="222" w:author="Sebastian Rudawski" w:date="2026-04-08T11:48:00Z" w16du:dateUtc="2026-04-08T10:48:00Z">
        <w:r w:rsidR="008A0530">
          <w:rPr>
            <w:lang w:val="fr-FR"/>
          </w:rPr>
          <w:t>2026.3</w:t>
        </w:r>
      </w:ins>
      <w:del w:id="223" w:author="Sebastian Rudawski" w:date="2026-04-08T11:48:00Z" w16du:dateUtc="2026-04-08T10:48:00Z">
        <w:r w:rsidR="00505AD9" w:rsidDel="008A0530">
          <w:rPr>
            <w:lang w:val="fr-FR"/>
          </w:rPr>
          <w:delText>2025.1</w:delText>
        </w:r>
      </w:del>
      <w:r w:rsidR="0074746F">
        <w:fldChar w:fldCharType="end"/>
      </w:r>
      <w:r w:rsidRPr="001968ED">
        <w:rPr>
          <w:lang w:val="fr-FR"/>
        </w:rPr>
        <w:t xml:space="preserve"> - Interaction Portal\Cortex Interaction Portal"</w:t>
      </w:r>
    </w:p>
    <w:p w14:paraId="34AA45B1" w14:textId="77777777" w:rsidR="00102EFB" w:rsidRPr="00D2165F" w:rsidRDefault="00102EFB" w:rsidP="00BA1453">
      <w:pPr>
        <w:pStyle w:val="ListParagraph"/>
        <w:numPr>
          <w:ilvl w:val="0"/>
          <w:numId w:val="123"/>
        </w:numPr>
      </w:pPr>
      <w:r w:rsidRPr="00D2165F">
        <w:t>In the script window, paste the following:</w:t>
      </w:r>
    </w:p>
    <w:p w14:paraId="0340733E" w14:textId="77777777" w:rsidR="00102EFB" w:rsidRPr="00D2165F" w:rsidRDefault="00102EFB" w:rsidP="00BA1453">
      <w:pPr>
        <w:pStyle w:val="Style1"/>
      </w:pPr>
      <w:r w:rsidRPr="00D2165F">
        <w:t>.\</w:t>
      </w:r>
      <w:r>
        <w:t>Initialise.Shared.Data.RC</w:t>
      </w:r>
      <w:r w:rsidRPr="00D2165F">
        <w:t>.ps1 `</w:t>
      </w:r>
    </w:p>
    <w:p w14:paraId="5A91C021" w14:textId="77777777" w:rsidR="00102EFB" w:rsidRPr="00D2165F" w:rsidRDefault="00102EFB" w:rsidP="00BA1453">
      <w:pPr>
        <w:pStyle w:val="Style1"/>
      </w:pPr>
      <w:r w:rsidRPr="00D2165F">
        <w:t>-</w:t>
      </w:r>
      <w:r>
        <w:t>URL</w:t>
      </w:r>
      <w:r w:rsidRPr="00D2165F">
        <w:t xml:space="preserve"> "</w:t>
      </w:r>
      <w:r>
        <w:t>https://server.domain.com</w:t>
      </w:r>
      <w:r w:rsidRPr="00D2165F">
        <w:t>" `</w:t>
      </w:r>
    </w:p>
    <w:p w14:paraId="24848B15" w14:textId="77777777" w:rsidR="00102EFB" w:rsidRPr="00D2165F" w:rsidRDefault="00102EFB" w:rsidP="00BA1453">
      <w:pPr>
        <w:pStyle w:val="Style1"/>
      </w:pPr>
      <w:r w:rsidRPr="00D2165F">
        <w:t>-</w:t>
      </w:r>
      <w:r>
        <w:t xml:space="preserve">Port </w:t>
      </w:r>
      <w:r w:rsidRPr="00D2165F">
        <w:t>"</w:t>
      </w:r>
      <w:r>
        <w:t>8722</w:t>
      </w:r>
      <w:r w:rsidRPr="00D2165F">
        <w:t>" `</w:t>
      </w:r>
    </w:p>
    <w:p w14:paraId="0BD86DFD" w14:textId="77777777" w:rsidR="00102EFB" w:rsidRPr="00D2165F" w:rsidRDefault="00102EFB" w:rsidP="00BA1453">
      <w:pPr>
        <w:pStyle w:val="Style1"/>
      </w:pPr>
      <w:r w:rsidRPr="00D2165F">
        <w:t>-</w:t>
      </w:r>
      <w:r>
        <w:t xml:space="preserve">Username </w:t>
      </w:r>
      <w:r w:rsidRPr="00D2165F">
        <w:t>"</w:t>
      </w:r>
      <w:proofErr w:type="spellStart"/>
      <w:r>
        <w:t>BasicAuthUser</w:t>
      </w:r>
      <w:proofErr w:type="spellEnd"/>
      <w:r w:rsidRPr="00D2165F">
        <w:t>" `</w:t>
      </w:r>
    </w:p>
    <w:p w14:paraId="09002FB9" w14:textId="77777777" w:rsidR="00102EFB" w:rsidRDefault="00102EFB" w:rsidP="00BA1453">
      <w:pPr>
        <w:pStyle w:val="Style1"/>
      </w:pPr>
      <w:r w:rsidRPr="00D2165F">
        <w:t>-</w:t>
      </w:r>
      <w:r>
        <w:t xml:space="preserve">Password </w:t>
      </w:r>
      <w:r w:rsidRPr="00D2165F">
        <w:t>"</w:t>
      </w:r>
      <w:r>
        <w:t>&lt;password&gt;</w:t>
      </w:r>
      <w:r w:rsidRPr="00D2165F">
        <w:t>" `</w:t>
      </w:r>
    </w:p>
    <w:p w14:paraId="67337125" w14:textId="77777777" w:rsidR="00102EFB" w:rsidRPr="00D2165F" w:rsidRDefault="00102EFB" w:rsidP="00BA1453">
      <w:pPr>
        <w:pStyle w:val="Style1"/>
      </w:pPr>
      <w:r w:rsidRPr="00D2165F">
        <w:t>-</w:t>
      </w:r>
      <w:r>
        <w:t>Tenant</w:t>
      </w:r>
      <w:r w:rsidRPr="00D2165F">
        <w:t xml:space="preserve"> "</w:t>
      </w:r>
      <w:r>
        <w:t>default</w:t>
      </w:r>
      <w:r w:rsidRPr="00D2165F">
        <w:t>" `</w:t>
      </w:r>
    </w:p>
    <w:p w14:paraId="3B888756" w14:textId="77777777" w:rsidR="00102EFB" w:rsidRPr="00D2165F" w:rsidRDefault="00102EFB" w:rsidP="00BA1453">
      <w:pPr>
        <w:pStyle w:val="Style1"/>
      </w:pPr>
      <w:r w:rsidRPr="00D2165F">
        <w:t>-</w:t>
      </w:r>
      <w:r>
        <w:t xml:space="preserve">Environment </w:t>
      </w:r>
      <w:r w:rsidRPr="00D2165F">
        <w:t>"</w:t>
      </w:r>
      <w:r>
        <w:t>default</w:t>
      </w:r>
      <w:r w:rsidRPr="00D2165F">
        <w:t>" `</w:t>
      </w:r>
    </w:p>
    <w:p w14:paraId="7FBCC17C" w14:textId="77777777" w:rsidR="00102EFB" w:rsidRPr="00D2165F" w:rsidRDefault="00102EFB" w:rsidP="00BA1453">
      <w:pPr>
        <w:pStyle w:val="Style1"/>
      </w:pPr>
      <w:r w:rsidRPr="00D2165F">
        <w:t>-</w:t>
      </w:r>
      <w:proofErr w:type="spellStart"/>
      <w:r w:rsidRPr="00D2165F">
        <w:t>adminAdGroups</w:t>
      </w:r>
      <w:proofErr w:type="spellEnd"/>
      <w:r w:rsidRPr="00D2165F">
        <w:t xml:space="preserve"> @("Domain Admins") `</w:t>
      </w:r>
    </w:p>
    <w:p w14:paraId="0757AAAF" w14:textId="4E0F03F3" w:rsidR="00102EFB" w:rsidRDefault="00102EFB" w:rsidP="00BA1453">
      <w:pPr>
        <w:pStyle w:val="Style1"/>
      </w:pPr>
      <w:r w:rsidRPr="00D2165F">
        <w:t>-</w:t>
      </w:r>
      <w:proofErr w:type="spellStart"/>
      <w:r w:rsidRPr="00D2165F">
        <w:t>userAdGroups</w:t>
      </w:r>
      <w:proofErr w:type="spellEnd"/>
      <w:r w:rsidRPr="00D2165F">
        <w:t xml:space="preserve"> @("Domain Users") </w:t>
      </w:r>
      <w:r w:rsidR="00232F22" w:rsidRPr="00D2165F">
        <w:t>`</w:t>
      </w:r>
    </w:p>
    <w:p w14:paraId="54EBB6F1" w14:textId="01EF795E" w:rsidR="0042557E" w:rsidRDefault="00232F22" w:rsidP="00194C79">
      <w:pPr>
        <w:pStyle w:val="Style1"/>
      </w:pPr>
      <w:r>
        <w:t>-</w:t>
      </w:r>
      <w:proofErr w:type="spellStart"/>
      <w:r>
        <w:t>ApplicationName</w:t>
      </w:r>
      <w:proofErr w:type="spellEnd"/>
      <w:r>
        <w:t xml:space="preserve"> </w:t>
      </w:r>
      <w:r w:rsidRPr="00D2165F">
        <w:t>"</w:t>
      </w:r>
      <w:r>
        <w:t>&lt;</w:t>
      </w:r>
      <w:proofErr w:type="spellStart"/>
      <w:r>
        <w:t>AppName</w:t>
      </w:r>
      <w:proofErr w:type="spellEnd"/>
      <w:r>
        <w:t>&gt;</w:t>
      </w:r>
      <w:r w:rsidRPr="00D2165F">
        <w:t>"</w:t>
      </w:r>
    </w:p>
    <w:p w14:paraId="7AB82633" w14:textId="77777777" w:rsidR="0042557E" w:rsidRDefault="0042557E" w:rsidP="00BC0E65">
      <w:pPr>
        <w:pStyle w:val="ListParagraph"/>
      </w:pPr>
    </w:p>
    <w:p w14:paraId="493BC022" w14:textId="7C2C920B" w:rsidR="00102EFB" w:rsidRPr="00D2165F" w:rsidRDefault="00102EFB" w:rsidP="00BA1453">
      <w:pPr>
        <w:pStyle w:val="ListParagraph"/>
        <w:numPr>
          <w:ilvl w:val="0"/>
          <w:numId w:val="123"/>
        </w:numPr>
      </w:pPr>
      <w:r w:rsidRPr="00D2165F">
        <w:t>Update any parameters as necessary.</w:t>
      </w:r>
    </w:p>
    <w:tbl>
      <w:tblPr>
        <w:tblStyle w:val="TableProfessional"/>
        <w:tblW w:w="9064" w:type="dxa"/>
        <w:tblLook w:val="04A0" w:firstRow="1" w:lastRow="0" w:firstColumn="1" w:lastColumn="0" w:noHBand="0" w:noVBand="1"/>
      </w:tblPr>
      <w:tblGrid>
        <w:gridCol w:w="2591"/>
        <w:gridCol w:w="2930"/>
        <w:gridCol w:w="3543"/>
      </w:tblGrid>
      <w:tr w:rsidR="00102EFB" w:rsidRPr="00DE49CB" w14:paraId="74DC4370" w14:textId="77777777" w:rsidTr="00194C7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91" w:type="dxa"/>
          </w:tcPr>
          <w:p w14:paraId="1446B9E9" w14:textId="77777777" w:rsidR="00102EFB" w:rsidRPr="009E55CF" w:rsidRDefault="00102EFB" w:rsidP="00102EFB">
            <w:r w:rsidRPr="009E55CF">
              <w:t>Parameter Name</w:t>
            </w:r>
          </w:p>
        </w:tc>
        <w:tc>
          <w:tcPr>
            <w:tcW w:w="2930" w:type="dxa"/>
          </w:tcPr>
          <w:p w14:paraId="7856E626" w14:textId="77777777" w:rsidR="00102EFB" w:rsidRPr="009E55CF" w:rsidRDefault="00102EFB" w:rsidP="00102EFB">
            <w:pPr>
              <w:cnfStyle w:val="100000000000" w:firstRow="1" w:lastRow="0" w:firstColumn="0" w:lastColumn="0" w:oddVBand="0" w:evenVBand="0" w:oddHBand="0" w:evenHBand="0" w:firstRowFirstColumn="0" w:firstRowLastColumn="0" w:lastRowFirstColumn="0" w:lastRowLastColumn="0"/>
            </w:pPr>
            <w:r w:rsidRPr="009E55CF">
              <w:t>Description</w:t>
            </w:r>
          </w:p>
        </w:tc>
        <w:tc>
          <w:tcPr>
            <w:tcW w:w="3543" w:type="dxa"/>
          </w:tcPr>
          <w:p w14:paraId="38C83D16" w14:textId="77777777" w:rsidR="00102EFB" w:rsidRPr="009E55CF" w:rsidRDefault="00102EFB" w:rsidP="00102EFB">
            <w:pPr>
              <w:cnfStyle w:val="100000000000" w:firstRow="1" w:lastRow="0" w:firstColumn="0" w:lastColumn="0" w:oddVBand="0" w:evenVBand="0" w:oddHBand="0" w:evenHBand="0" w:firstRowFirstColumn="0" w:firstRowLastColumn="0" w:lastRowFirstColumn="0" w:lastRowLastColumn="0"/>
            </w:pPr>
            <w:r w:rsidRPr="009E55CF">
              <w:t>Example</w:t>
            </w:r>
          </w:p>
        </w:tc>
      </w:tr>
      <w:tr w:rsidR="00102EFB" w:rsidRPr="00DE49CB" w14:paraId="56155149"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411426B5" w14:textId="77777777" w:rsidR="00102EFB" w:rsidRPr="009E55CF" w:rsidRDefault="00102EFB" w:rsidP="00102EFB">
            <w:r>
              <w:t>URL</w:t>
            </w:r>
          </w:p>
        </w:tc>
        <w:tc>
          <w:tcPr>
            <w:tcW w:w="2930" w:type="dxa"/>
          </w:tcPr>
          <w:p w14:paraId="3D1DD3E2"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The URL for CORTEX</w:t>
            </w:r>
            <w:r w:rsidRPr="00BC1BB7">
              <w:t xml:space="preserve"> </w:t>
            </w:r>
            <w:r>
              <w:t>/ Reliable Collections. For HA solutions, this should be one of the servers in the cluster</w:t>
            </w:r>
          </w:p>
        </w:tc>
        <w:tc>
          <w:tcPr>
            <w:tcW w:w="3543" w:type="dxa"/>
          </w:tcPr>
          <w:p w14:paraId="3C564EAF"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rsidRPr="00294ACE">
              <w:t>https://server.domain.com</w:t>
            </w:r>
          </w:p>
        </w:tc>
      </w:tr>
      <w:tr w:rsidR="00102EFB" w:rsidRPr="00DE49CB" w14:paraId="012A1F6D"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0ADC42D3" w14:textId="77777777" w:rsidR="00102EFB" w:rsidRPr="009E55CF" w:rsidRDefault="00102EFB" w:rsidP="00102EFB">
            <w:r>
              <w:t>Port</w:t>
            </w:r>
          </w:p>
        </w:tc>
        <w:tc>
          <w:tcPr>
            <w:tcW w:w="2930" w:type="dxa"/>
          </w:tcPr>
          <w:p w14:paraId="3EFC624F"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The port for the Service Fabric Gateway endpoint. Usually installed on port 8722.</w:t>
            </w:r>
          </w:p>
        </w:tc>
        <w:tc>
          <w:tcPr>
            <w:tcW w:w="3543" w:type="dxa"/>
          </w:tcPr>
          <w:p w14:paraId="73543960"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8722</w:t>
            </w:r>
          </w:p>
        </w:tc>
      </w:tr>
      <w:tr w:rsidR="00102EFB" w:rsidRPr="00DE49CB" w14:paraId="7E78919A"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48043C57" w14:textId="77777777" w:rsidR="00102EFB" w:rsidRPr="009E55CF" w:rsidRDefault="00102EFB" w:rsidP="00102EFB">
            <w:r>
              <w:t>Username</w:t>
            </w:r>
          </w:p>
        </w:tc>
        <w:tc>
          <w:tcPr>
            <w:tcW w:w="2930" w:type="dxa"/>
          </w:tcPr>
          <w:p w14:paraId="658BA1BB"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Basic Authentication User for requests to CORTEX</w:t>
            </w:r>
          </w:p>
        </w:tc>
        <w:tc>
          <w:tcPr>
            <w:tcW w:w="3543" w:type="dxa"/>
          </w:tcPr>
          <w:p w14:paraId="38C87D38"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proofErr w:type="spellStart"/>
            <w:r>
              <w:t>BasicAuthUser</w:t>
            </w:r>
            <w:proofErr w:type="spellEnd"/>
          </w:p>
        </w:tc>
      </w:tr>
      <w:tr w:rsidR="00102EFB" w:rsidRPr="00DE49CB" w14:paraId="39161E73"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7276ACFD" w14:textId="77777777" w:rsidR="00102EFB" w:rsidRPr="009E55CF" w:rsidRDefault="00102EFB" w:rsidP="00102EFB">
            <w:r>
              <w:t>Password</w:t>
            </w:r>
          </w:p>
        </w:tc>
        <w:tc>
          <w:tcPr>
            <w:tcW w:w="2930" w:type="dxa"/>
          </w:tcPr>
          <w:p w14:paraId="4DD7636A"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Basic Authentication Password for requests to CORTEX</w:t>
            </w:r>
          </w:p>
        </w:tc>
        <w:tc>
          <w:tcPr>
            <w:tcW w:w="3543" w:type="dxa"/>
          </w:tcPr>
          <w:p w14:paraId="5B0DBCF0" w14:textId="77777777" w:rsidR="00102EFB" w:rsidRPr="009E55CF" w:rsidRDefault="00102EFB" w:rsidP="007F1BC6">
            <w:pPr>
              <w:pStyle w:val="Body2"/>
              <w:spacing w:line="259" w:lineRule="auto"/>
              <w:cnfStyle w:val="000000010000" w:firstRow="0" w:lastRow="0" w:firstColumn="0" w:lastColumn="0" w:oddVBand="0" w:evenVBand="0" w:oddHBand="0" w:evenHBand="1" w:firstRowFirstColumn="0" w:firstRowLastColumn="0" w:lastRowFirstColumn="0" w:lastRowLastColumn="0"/>
              <w:rPr>
                <w:rFonts w:cstheme="minorHAnsi"/>
              </w:rPr>
            </w:pPr>
          </w:p>
        </w:tc>
      </w:tr>
      <w:tr w:rsidR="00102EFB" w:rsidRPr="00DE49CB" w14:paraId="6B5FCE7F"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209B04C3" w14:textId="77777777" w:rsidR="00102EFB" w:rsidRPr="009E55CF" w:rsidRDefault="00102EFB" w:rsidP="00102EFB">
            <w:r>
              <w:t>Tenant</w:t>
            </w:r>
          </w:p>
        </w:tc>
        <w:tc>
          <w:tcPr>
            <w:tcW w:w="2930" w:type="dxa"/>
          </w:tcPr>
          <w:p w14:paraId="76125E4A"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The tenant for the shared data, currently only default is supported</w:t>
            </w:r>
          </w:p>
        </w:tc>
        <w:tc>
          <w:tcPr>
            <w:tcW w:w="3543" w:type="dxa"/>
          </w:tcPr>
          <w:p w14:paraId="39B83897"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t>default</w:t>
            </w:r>
          </w:p>
        </w:tc>
      </w:tr>
      <w:tr w:rsidR="00102EFB" w:rsidRPr="00DE49CB" w14:paraId="1FF2A74A"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5581CF94" w14:textId="77777777" w:rsidR="00102EFB" w:rsidRDefault="00102EFB" w:rsidP="00102EFB">
            <w:r>
              <w:t>Environment</w:t>
            </w:r>
          </w:p>
        </w:tc>
        <w:tc>
          <w:tcPr>
            <w:tcW w:w="2930" w:type="dxa"/>
          </w:tcPr>
          <w:p w14:paraId="70053AE7"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The environment for the shared data, currently only default is supported</w:t>
            </w:r>
          </w:p>
        </w:tc>
        <w:tc>
          <w:tcPr>
            <w:tcW w:w="3543" w:type="dxa"/>
          </w:tcPr>
          <w:p w14:paraId="13B19D77"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default</w:t>
            </w:r>
          </w:p>
        </w:tc>
      </w:tr>
      <w:tr w:rsidR="00102EFB" w:rsidRPr="00DE49CB" w14:paraId="4C0F60BD"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3B08792E" w14:textId="77777777" w:rsidR="00102EFB" w:rsidRPr="009E55CF" w:rsidRDefault="00102EFB" w:rsidP="00102EFB">
            <w:proofErr w:type="spellStart"/>
            <w:r w:rsidRPr="009E55CF">
              <w:t>adminAdGroups</w:t>
            </w:r>
            <w:proofErr w:type="spellEnd"/>
          </w:p>
        </w:tc>
        <w:tc>
          <w:tcPr>
            <w:tcW w:w="2930" w:type="dxa"/>
          </w:tcPr>
          <w:p w14:paraId="4F1DB57F"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rsidRPr="009E55CF">
              <w:t xml:space="preserve">A comma separated list of the user groups in Active </w:t>
            </w:r>
            <w:r w:rsidRPr="009E55CF">
              <w:lastRenderedPageBreak/>
              <w:t>Directory to give admin roles</w:t>
            </w:r>
          </w:p>
        </w:tc>
        <w:tc>
          <w:tcPr>
            <w:tcW w:w="3543" w:type="dxa"/>
          </w:tcPr>
          <w:p w14:paraId="41C8B688"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rsidRPr="009E55CF">
              <w:lastRenderedPageBreak/>
              <w:t>@("Domain Admins", "Local Admins")</w:t>
            </w:r>
          </w:p>
        </w:tc>
      </w:tr>
      <w:tr w:rsidR="00102EFB" w:rsidRPr="00DE49CB" w14:paraId="2BF8A508"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04FF0AA1" w14:textId="77777777" w:rsidR="00102EFB" w:rsidRPr="009E55CF" w:rsidRDefault="00102EFB" w:rsidP="00102EFB">
            <w:proofErr w:type="spellStart"/>
            <w:r w:rsidRPr="009E55CF">
              <w:t>userAdGroups</w:t>
            </w:r>
            <w:proofErr w:type="spellEnd"/>
          </w:p>
        </w:tc>
        <w:tc>
          <w:tcPr>
            <w:tcW w:w="2930" w:type="dxa"/>
          </w:tcPr>
          <w:p w14:paraId="47477F68"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rsidRPr="009E55CF">
              <w:t>A comma separated list of the user groups in Active Directory to give user roles</w:t>
            </w:r>
          </w:p>
        </w:tc>
        <w:tc>
          <w:tcPr>
            <w:tcW w:w="3543" w:type="dxa"/>
          </w:tcPr>
          <w:p w14:paraId="1CEF861C"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rsidRPr="009E55CF">
              <w:t>@("Domain Users", "Local Users")</w:t>
            </w:r>
          </w:p>
        </w:tc>
      </w:tr>
      <w:tr w:rsidR="00232F22" w:rsidRPr="00DE49CB" w14:paraId="7BDA5E05"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314EBC8D" w14:textId="39E3AA65" w:rsidR="00232F22" w:rsidRPr="009E55CF" w:rsidRDefault="00232F22" w:rsidP="00102EFB">
            <w:proofErr w:type="spellStart"/>
            <w:r>
              <w:t>ApplicationName</w:t>
            </w:r>
            <w:proofErr w:type="spellEnd"/>
          </w:p>
        </w:tc>
        <w:tc>
          <w:tcPr>
            <w:tcW w:w="2930" w:type="dxa"/>
          </w:tcPr>
          <w:p w14:paraId="34A43588" w14:textId="6E0CB310" w:rsidR="00232F22" w:rsidRPr="009E55CF" w:rsidRDefault="00232F22" w:rsidP="00102EFB">
            <w:pPr>
              <w:cnfStyle w:val="000000100000" w:firstRow="0" w:lastRow="0" w:firstColumn="0" w:lastColumn="0" w:oddVBand="0" w:evenVBand="0" w:oddHBand="1" w:evenHBand="0" w:firstRowFirstColumn="0" w:firstRowLastColumn="0" w:lastRowFirstColumn="0" w:lastRowLastColumn="0"/>
            </w:pPr>
            <w:r>
              <w:t xml:space="preserve">The optional Application Name you would like to provide, which should match the Config Variables in </w:t>
            </w:r>
            <w:proofErr w:type="spellStart"/>
            <w:r>
              <w:t>AppGyver</w:t>
            </w:r>
            <w:proofErr w:type="spellEnd"/>
            <w:r>
              <w:t xml:space="preserve"> for the new instance you are creating.</w:t>
            </w:r>
          </w:p>
        </w:tc>
        <w:tc>
          <w:tcPr>
            <w:tcW w:w="3543" w:type="dxa"/>
          </w:tcPr>
          <w:p w14:paraId="1AA660C0" w14:textId="77777777" w:rsidR="00232F22" w:rsidRPr="009E55CF" w:rsidRDefault="00232F22" w:rsidP="00102EFB">
            <w:pPr>
              <w:cnfStyle w:val="000000100000" w:firstRow="0" w:lastRow="0" w:firstColumn="0" w:lastColumn="0" w:oddVBand="0" w:evenVBand="0" w:oddHBand="1" w:evenHBand="0" w:firstRowFirstColumn="0" w:firstRowLastColumn="0" w:lastRowFirstColumn="0" w:lastRowLastColumn="0"/>
            </w:pPr>
          </w:p>
        </w:tc>
      </w:tr>
    </w:tbl>
    <w:p w14:paraId="7CDFFAF8" w14:textId="77777777" w:rsidR="00102EFB" w:rsidRPr="00D2165F" w:rsidRDefault="00102EFB" w:rsidP="00102EFB"/>
    <w:p w14:paraId="2AB199DF" w14:textId="172194D1" w:rsidR="00102EFB" w:rsidRPr="00950A27" w:rsidRDefault="00102EFB" w:rsidP="00102EFB">
      <w:pPr>
        <w:pStyle w:val="ListParagraph"/>
        <w:numPr>
          <w:ilvl w:val="0"/>
          <w:numId w:val="123"/>
        </w:numPr>
      </w:pPr>
      <w:r>
        <w:t>Run the script and ensure there are no errors</w:t>
      </w:r>
    </w:p>
    <w:p w14:paraId="7A68C77D" w14:textId="77777777" w:rsidR="00102EFB" w:rsidRPr="00D2165F" w:rsidRDefault="00102EFB" w:rsidP="00BA1453">
      <w:pPr>
        <w:pStyle w:val="Heading2"/>
      </w:pPr>
      <w:bookmarkStart w:id="224" w:name="_Toc130996341"/>
      <w:bookmarkStart w:id="225" w:name="_Toc142058394"/>
      <w:bookmarkStart w:id="226" w:name="_Toc226541321"/>
      <w:r w:rsidRPr="00D2165F">
        <w:t>Website Deployment</w:t>
      </w:r>
      <w:bookmarkEnd w:id="224"/>
      <w:bookmarkEnd w:id="225"/>
      <w:bookmarkEnd w:id="226"/>
    </w:p>
    <w:p w14:paraId="20BA118E" w14:textId="42A90D24" w:rsidR="00102EFB" w:rsidRPr="00D2165F" w:rsidRDefault="00102EFB" w:rsidP="00102EFB">
      <w:r w:rsidRPr="00D2165F">
        <w:t>The deployment script included in the package obtained in Section 2.</w:t>
      </w:r>
      <w:r w:rsidR="003E216D">
        <w:t>2</w:t>
      </w:r>
      <w:r w:rsidRPr="00D2165F">
        <w:t xml:space="preserve"> will perform the following required actions:</w:t>
      </w:r>
    </w:p>
    <w:p w14:paraId="4313EB0D" w14:textId="3DDAD16E" w:rsidR="00102EFB" w:rsidRPr="00D2165F" w:rsidRDefault="00102EFB" w:rsidP="00102EFB">
      <w:pPr>
        <w:pStyle w:val="ListParagraph"/>
        <w:numPr>
          <w:ilvl w:val="0"/>
          <w:numId w:val="124"/>
        </w:numPr>
      </w:pPr>
      <w:r w:rsidRPr="00D2165F">
        <w:t>Set up the website in IIS ready for the application to be deployed to it.</w:t>
      </w:r>
    </w:p>
    <w:p w14:paraId="6E2D2C29" w14:textId="77777777" w:rsidR="00102EFB" w:rsidRPr="00D2165F" w:rsidRDefault="00102EFB" w:rsidP="00102EFB">
      <w:r w:rsidRPr="00D2165F">
        <w:t>To run the script, complete the following steps.</w:t>
      </w:r>
    </w:p>
    <w:p w14:paraId="560403F3" w14:textId="7B874480" w:rsidR="00102EFB" w:rsidRPr="00D2165F" w:rsidRDefault="00102EFB" w:rsidP="00BA1453">
      <w:pPr>
        <w:pStyle w:val="ListParagraph"/>
        <w:numPr>
          <w:ilvl w:val="0"/>
          <w:numId w:val="125"/>
        </w:numPr>
      </w:pPr>
      <w:r w:rsidRPr="00D2165F">
        <w:t>Copy the package obtained in Section 2.</w:t>
      </w:r>
      <w:r w:rsidR="003E216D">
        <w:t>2</w:t>
      </w:r>
      <w:r w:rsidRPr="00D2165F">
        <w:t xml:space="preserve"> to a server where the CIP is to be installed.</w:t>
      </w:r>
    </w:p>
    <w:p w14:paraId="73186035" w14:textId="77777777" w:rsidR="00102EFB" w:rsidRPr="00D2165F" w:rsidRDefault="00102EFB" w:rsidP="00BA1453">
      <w:pPr>
        <w:pStyle w:val="ListParagraph"/>
        <w:numPr>
          <w:ilvl w:val="0"/>
          <w:numId w:val="125"/>
        </w:numPr>
      </w:pPr>
      <w:r w:rsidRPr="00D2165F">
        <w:t>If it has not been unzipped, unzip it to a suitable location.</w:t>
      </w:r>
    </w:p>
    <w:p w14:paraId="092FD6C8" w14:textId="77777777" w:rsidR="00102EFB" w:rsidRPr="00D2165F" w:rsidRDefault="00102EFB" w:rsidP="00BA1453">
      <w:pPr>
        <w:pStyle w:val="ListParagraph"/>
        <w:numPr>
          <w:ilvl w:val="0"/>
          <w:numId w:val="125"/>
        </w:numPr>
      </w:pPr>
      <w:r w:rsidRPr="00D2165F">
        <w:t xml:space="preserve">Open Windows PowerShell ISE </w:t>
      </w:r>
      <w:r w:rsidRPr="00BA1453">
        <w:rPr>
          <w:b/>
          <w:bCs/>
        </w:rPr>
        <w:t>as an administrator</w:t>
      </w:r>
    </w:p>
    <w:p w14:paraId="0B4F5E26" w14:textId="77777777" w:rsidR="00102EFB" w:rsidRPr="00D2165F" w:rsidRDefault="00102EFB" w:rsidP="00BA1453">
      <w:pPr>
        <w:pStyle w:val="ListParagraph"/>
        <w:numPr>
          <w:ilvl w:val="0"/>
          <w:numId w:val="125"/>
        </w:numPr>
      </w:pPr>
      <w:r w:rsidRPr="00D2165F">
        <w:t>In the PowerShell window, run the following to navigate to the directory where the file was unzipped:</w:t>
      </w:r>
    </w:p>
    <w:p w14:paraId="45E5CD10" w14:textId="2F9988C8" w:rsidR="00102EFB" w:rsidRPr="00D2165F" w:rsidRDefault="00102EFB" w:rsidP="00BA1453">
      <w:pPr>
        <w:pStyle w:val="Style1"/>
        <w:tabs>
          <w:tab w:val="left" w:pos="7755"/>
        </w:tabs>
      </w:pPr>
      <w:r w:rsidRPr="008C0F55">
        <w:t>cd "</w:t>
      </w:r>
      <w:r w:rsidRPr="002C1170">
        <w:t>&lt;file path&gt;</w:t>
      </w:r>
      <w:r w:rsidRPr="008C0F55">
        <w:t>\Cortex</w:t>
      </w:r>
      <w:r>
        <w:t xml:space="preserve"> </w:t>
      </w:r>
      <w:r w:rsidRPr="008C0F55">
        <w:t>Interaction</w:t>
      </w:r>
      <w:r>
        <w:t xml:space="preserve"> </w:t>
      </w:r>
      <w:r w:rsidRPr="008C0F55">
        <w:t>Portal"</w:t>
      </w:r>
      <w:r>
        <w:tab/>
      </w:r>
    </w:p>
    <w:p w14:paraId="1BF8BDE6" w14:textId="77777777" w:rsidR="00102EFB" w:rsidRDefault="00102EFB" w:rsidP="00BA1453">
      <w:pPr>
        <w:ind w:left="720"/>
      </w:pPr>
      <w:r w:rsidRPr="00D2165F">
        <w:t>For example:</w:t>
      </w:r>
    </w:p>
    <w:p w14:paraId="1ECE3D0F" w14:textId="454BD4E1" w:rsidR="00102EFB" w:rsidRPr="001968ED" w:rsidRDefault="00564F2A" w:rsidP="00564F2A">
      <w:pPr>
        <w:pStyle w:val="Style1"/>
        <w:rPr>
          <w:lang w:val="fr-FR"/>
        </w:rPr>
      </w:pPr>
      <w:r w:rsidRPr="001968ED">
        <w:rPr>
          <w:lang w:val="fr-FR"/>
        </w:rPr>
        <w:t xml:space="preserve">cd "C:\Install\Cortex Innovation </w:t>
      </w:r>
      <w:r w:rsidR="0074746F">
        <w:fldChar w:fldCharType="begin"/>
      </w:r>
      <w:r w:rsidR="0074746F" w:rsidRPr="001968ED">
        <w:rPr>
          <w:lang w:val="fr-FR"/>
        </w:rPr>
        <w:instrText xml:space="preserve"> DOCPROPERTY  ReleaseVersion  \* MERGEFORMAT </w:instrText>
      </w:r>
      <w:r w:rsidR="0074746F">
        <w:fldChar w:fldCharType="separate"/>
      </w:r>
      <w:ins w:id="227" w:author="Sebastian Rudawski" w:date="2026-04-08T11:48:00Z" w16du:dateUtc="2026-04-08T10:48:00Z">
        <w:r w:rsidR="008A0530">
          <w:rPr>
            <w:lang w:val="fr-FR"/>
          </w:rPr>
          <w:t>2026.3</w:t>
        </w:r>
      </w:ins>
      <w:del w:id="228" w:author="Sebastian Rudawski" w:date="2026-04-08T11:48:00Z" w16du:dateUtc="2026-04-08T10:48:00Z">
        <w:r w:rsidR="00505AD9" w:rsidDel="008A0530">
          <w:rPr>
            <w:lang w:val="fr-FR"/>
          </w:rPr>
          <w:delText>2025.1</w:delText>
        </w:r>
      </w:del>
      <w:r w:rsidR="0074746F">
        <w:fldChar w:fldCharType="end"/>
      </w:r>
      <w:r w:rsidRPr="001968ED">
        <w:rPr>
          <w:lang w:val="fr-FR"/>
        </w:rPr>
        <w:t xml:space="preserve"> - Interaction Portal\Cortex Interaction Portal"</w:t>
      </w:r>
    </w:p>
    <w:p w14:paraId="690923DD" w14:textId="77777777" w:rsidR="00102EFB" w:rsidRPr="00D2165F" w:rsidRDefault="00102EFB" w:rsidP="00BA1453">
      <w:pPr>
        <w:pStyle w:val="ListParagraph"/>
        <w:numPr>
          <w:ilvl w:val="0"/>
          <w:numId w:val="125"/>
        </w:numPr>
      </w:pPr>
      <w:r w:rsidRPr="00D2165F">
        <w:t>In the script window, paste the following:</w:t>
      </w:r>
    </w:p>
    <w:p w14:paraId="1EB1D710" w14:textId="77777777" w:rsidR="00102EFB" w:rsidRPr="001968ED" w:rsidRDefault="00102EFB" w:rsidP="00BA1453">
      <w:pPr>
        <w:pStyle w:val="Style1"/>
        <w:tabs>
          <w:tab w:val="left" w:pos="7755"/>
        </w:tabs>
        <w:rPr>
          <w:lang w:val="fr-FR"/>
        </w:rPr>
      </w:pPr>
      <w:r w:rsidRPr="001968ED">
        <w:rPr>
          <w:lang w:val="fr-FR"/>
        </w:rPr>
        <w:t>.\Deploy.Cortex.Interaction.Portal.ps1 `</w:t>
      </w:r>
    </w:p>
    <w:p w14:paraId="7F1C24B8" w14:textId="77777777" w:rsidR="00102EFB" w:rsidRPr="001968ED" w:rsidRDefault="00102EFB" w:rsidP="00BA1453">
      <w:pPr>
        <w:pStyle w:val="Style1"/>
        <w:tabs>
          <w:tab w:val="left" w:pos="7755"/>
        </w:tabs>
        <w:rPr>
          <w:lang w:val="fr-FR"/>
        </w:rPr>
      </w:pPr>
      <w:r w:rsidRPr="001968ED">
        <w:rPr>
          <w:lang w:val="fr-FR"/>
        </w:rPr>
        <w:t>-</w:t>
      </w:r>
      <w:proofErr w:type="spellStart"/>
      <w:r w:rsidRPr="001968ED">
        <w:rPr>
          <w:lang w:val="fr-FR"/>
        </w:rPr>
        <w:t>PortalIISSiteName</w:t>
      </w:r>
      <w:proofErr w:type="spellEnd"/>
      <w:r w:rsidRPr="001968ED">
        <w:rPr>
          <w:lang w:val="fr-FR"/>
        </w:rPr>
        <w:t xml:space="preserve"> "Cortex" `</w:t>
      </w:r>
    </w:p>
    <w:p w14:paraId="75B9A34C" w14:textId="77777777" w:rsidR="00102EFB" w:rsidRPr="001968ED" w:rsidRDefault="00102EFB" w:rsidP="00BA1453">
      <w:pPr>
        <w:pStyle w:val="Style1"/>
        <w:tabs>
          <w:tab w:val="left" w:pos="7755"/>
        </w:tabs>
        <w:rPr>
          <w:lang w:val="fr-FR"/>
        </w:rPr>
      </w:pPr>
      <w:r w:rsidRPr="001968ED">
        <w:rPr>
          <w:lang w:val="fr-FR"/>
        </w:rPr>
        <w:t>-</w:t>
      </w:r>
      <w:proofErr w:type="spellStart"/>
      <w:r w:rsidRPr="001968ED">
        <w:rPr>
          <w:lang w:val="fr-FR"/>
        </w:rPr>
        <w:t>PortalIISApplicationName</w:t>
      </w:r>
      <w:proofErr w:type="spellEnd"/>
      <w:r w:rsidRPr="001968ED">
        <w:rPr>
          <w:lang w:val="fr-FR"/>
        </w:rPr>
        <w:t xml:space="preserve"> "</w:t>
      </w:r>
      <w:proofErr w:type="spellStart"/>
      <w:r w:rsidRPr="001968ED">
        <w:rPr>
          <w:lang w:val="fr-FR"/>
        </w:rPr>
        <w:t>CortexInteractionPortal</w:t>
      </w:r>
      <w:proofErr w:type="spellEnd"/>
      <w:r w:rsidRPr="001968ED">
        <w:rPr>
          <w:lang w:val="fr-FR"/>
        </w:rPr>
        <w:t>" `</w:t>
      </w:r>
    </w:p>
    <w:p w14:paraId="6DBA8F92" w14:textId="77777777" w:rsidR="00102EFB" w:rsidRPr="001968ED" w:rsidRDefault="00102EFB" w:rsidP="00BA1453">
      <w:pPr>
        <w:pStyle w:val="Style1"/>
        <w:tabs>
          <w:tab w:val="left" w:pos="7755"/>
        </w:tabs>
        <w:rPr>
          <w:lang w:val="fr-FR"/>
        </w:rPr>
      </w:pPr>
      <w:r w:rsidRPr="001968ED">
        <w:rPr>
          <w:lang w:val="fr-FR"/>
        </w:rPr>
        <w:t>-</w:t>
      </w:r>
      <w:proofErr w:type="spellStart"/>
      <w:r w:rsidRPr="001968ED">
        <w:rPr>
          <w:lang w:val="fr-FR"/>
        </w:rPr>
        <w:t>PortalIISAppPool</w:t>
      </w:r>
      <w:proofErr w:type="spellEnd"/>
      <w:r w:rsidRPr="001968ED">
        <w:rPr>
          <w:lang w:val="fr-FR"/>
        </w:rPr>
        <w:t xml:space="preserve"> "</w:t>
      </w:r>
      <w:proofErr w:type="spellStart"/>
      <w:r w:rsidRPr="001968ED">
        <w:rPr>
          <w:lang w:val="fr-FR"/>
        </w:rPr>
        <w:t>CortexInteractionPortal</w:t>
      </w:r>
      <w:proofErr w:type="spellEnd"/>
      <w:r w:rsidRPr="001968ED">
        <w:rPr>
          <w:lang w:val="fr-FR"/>
        </w:rPr>
        <w:t>" `</w:t>
      </w:r>
    </w:p>
    <w:p w14:paraId="2922C2B6" w14:textId="77777777" w:rsidR="00102EFB" w:rsidRPr="00D2165F" w:rsidRDefault="00102EFB" w:rsidP="00BA1453">
      <w:pPr>
        <w:pStyle w:val="Style1"/>
        <w:tabs>
          <w:tab w:val="left" w:pos="7755"/>
        </w:tabs>
      </w:pPr>
      <w:r w:rsidRPr="00D2165F">
        <w:lastRenderedPageBreak/>
        <w:t>-</w:t>
      </w:r>
      <w:proofErr w:type="spellStart"/>
      <w:r w:rsidRPr="00D2165F">
        <w:t>IISDirectory</w:t>
      </w:r>
      <w:proofErr w:type="spellEnd"/>
      <w:r w:rsidRPr="00D2165F">
        <w:t xml:space="preserve"> "C:\inetpub\wwwroot" `</w:t>
      </w:r>
    </w:p>
    <w:p w14:paraId="35947E89" w14:textId="77777777" w:rsidR="00102EFB" w:rsidRDefault="00102EFB" w:rsidP="00BA1453">
      <w:pPr>
        <w:pStyle w:val="Style1"/>
        <w:tabs>
          <w:tab w:val="left" w:pos="7755"/>
        </w:tabs>
      </w:pPr>
      <w:r w:rsidRPr="00D2165F">
        <w:t>-</w:t>
      </w:r>
      <w:proofErr w:type="spellStart"/>
      <w:r w:rsidRPr="00D2165F">
        <w:t>iisSiteHostName</w:t>
      </w:r>
      <w:proofErr w:type="spellEnd"/>
      <w:r w:rsidRPr="00D2165F">
        <w:t xml:space="preserve"> "" </w:t>
      </w:r>
    </w:p>
    <w:p w14:paraId="1B4AEB42" w14:textId="3287ABE5" w:rsidR="00102EFB" w:rsidRPr="00D2165F" w:rsidRDefault="00102EFB" w:rsidP="00102EFB">
      <w:pPr>
        <w:pStyle w:val="ListParagraph"/>
        <w:numPr>
          <w:ilvl w:val="0"/>
          <w:numId w:val="125"/>
        </w:numPr>
      </w:pPr>
      <w:r w:rsidRPr="00D2165F">
        <w:t>Update any parameters as necessary.</w:t>
      </w:r>
    </w:p>
    <w:tbl>
      <w:tblPr>
        <w:tblStyle w:val="TableProfessional"/>
        <w:tblW w:w="9064" w:type="dxa"/>
        <w:tblLook w:val="04A0" w:firstRow="1" w:lastRow="0" w:firstColumn="1" w:lastColumn="0" w:noHBand="0" w:noVBand="1"/>
      </w:tblPr>
      <w:tblGrid>
        <w:gridCol w:w="2752"/>
        <w:gridCol w:w="2820"/>
        <w:gridCol w:w="3492"/>
      </w:tblGrid>
      <w:tr w:rsidR="00102EFB" w:rsidRPr="00DE49CB" w14:paraId="650B68A3" w14:textId="77777777" w:rsidTr="00440B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2" w:type="dxa"/>
          </w:tcPr>
          <w:p w14:paraId="242FFB2D" w14:textId="77777777" w:rsidR="00102EFB" w:rsidRPr="009E55CF" w:rsidRDefault="00102EFB" w:rsidP="00102EFB">
            <w:r w:rsidRPr="009E55CF">
              <w:t>Parameter Name</w:t>
            </w:r>
          </w:p>
        </w:tc>
        <w:tc>
          <w:tcPr>
            <w:tcW w:w="2820" w:type="dxa"/>
          </w:tcPr>
          <w:p w14:paraId="5FC3A9AA" w14:textId="77777777" w:rsidR="00102EFB" w:rsidRPr="009E55CF" w:rsidRDefault="00102EFB" w:rsidP="00102EFB">
            <w:pPr>
              <w:cnfStyle w:val="100000000000" w:firstRow="1" w:lastRow="0" w:firstColumn="0" w:lastColumn="0" w:oddVBand="0" w:evenVBand="0" w:oddHBand="0" w:evenHBand="0" w:firstRowFirstColumn="0" w:firstRowLastColumn="0" w:lastRowFirstColumn="0" w:lastRowLastColumn="0"/>
            </w:pPr>
            <w:r w:rsidRPr="009E55CF">
              <w:t>Description</w:t>
            </w:r>
          </w:p>
        </w:tc>
        <w:tc>
          <w:tcPr>
            <w:tcW w:w="3492" w:type="dxa"/>
          </w:tcPr>
          <w:p w14:paraId="7050C110" w14:textId="77777777" w:rsidR="00102EFB" w:rsidRPr="009E55CF" w:rsidRDefault="00102EFB" w:rsidP="00102EFB">
            <w:pPr>
              <w:cnfStyle w:val="100000000000" w:firstRow="1" w:lastRow="0" w:firstColumn="0" w:lastColumn="0" w:oddVBand="0" w:evenVBand="0" w:oddHBand="0" w:evenHBand="0" w:firstRowFirstColumn="0" w:firstRowLastColumn="0" w:lastRowFirstColumn="0" w:lastRowLastColumn="0"/>
            </w:pPr>
            <w:r w:rsidRPr="009E55CF">
              <w:t>Example</w:t>
            </w:r>
          </w:p>
        </w:tc>
      </w:tr>
      <w:tr w:rsidR="00102EFB" w:rsidRPr="00DE49CB" w14:paraId="77706440" w14:textId="77777777" w:rsidTr="00440B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2" w:type="dxa"/>
          </w:tcPr>
          <w:p w14:paraId="6B6A804E" w14:textId="77777777" w:rsidR="00102EFB" w:rsidRPr="009E55CF" w:rsidRDefault="00102EFB" w:rsidP="00102EFB">
            <w:proofErr w:type="spellStart"/>
            <w:r w:rsidRPr="009E55CF">
              <w:t>PortalIISSiteName</w:t>
            </w:r>
            <w:proofErr w:type="spellEnd"/>
          </w:p>
        </w:tc>
        <w:tc>
          <w:tcPr>
            <w:tcW w:w="2820" w:type="dxa"/>
          </w:tcPr>
          <w:p w14:paraId="6FC91C9B"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rsidRPr="009E55CF">
              <w:t>The name of the web site to which the application will be deployed</w:t>
            </w:r>
          </w:p>
        </w:tc>
        <w:tc>
          <w:tcPr>
            <w:tcW w:w="3492" w:type="dxa"/>
          </w:tcPr>
          <w:p w14:paraId="115B5249"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rsidRPr="009E55CF">
              <w:t>"Cortex"</w:t>
            </w:r>
          </w:p>
        </w:tc>
      </w:tr>
      <w:tr w:rsidR="00102EFB" w:rsidRPr="00DE49CB" w14:paraId="291256EA" w14:textId="77777777" w:rsidTr="00440B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2" w:type="dxa"/>
          </w:tcPr>
          <w:p w14:paraId="2DC2F21F" w14:textId="77777777" w:rsidR="00102EFB" w:rsidRPr="009E55CF" w:rsidRDefault="00102EFB" w:rsidP="00102EFB">
            <w:proofErr w:type="spellStart"/>
            <w:r w:rsidRPr="009E55CF">
              <w:t>PortalIISApplicationName</w:t>
            </w:r>
            <w:proofErr w:type="spellEnd"/>
          </w:p>
        </w:tc>
        <w:tc>
          <w:tcPr>
            <w:tcW w:w="2820" w:type="dxa"/>
          </w:tcPr>
          <w:p w14:paraId="184AC53E" w14:textId="77777777" w:rsidR="00102EFB" w:rsidRDefault="00102EFB" w:rsidP="00102EFB">
            <w:pPr>
              <w:cnfStyle w:val="000000010000" w:firstRow="0" w:lastRow="0" w:firstColumn="0" w:lastColumn="0" w:oddVBand="0" w:evenVBand="0" w:oddHBand="0" w:evenHBand="1" w:firstRowFirstColumn="0" w:firstRowLastColumn="0" w:lastRowFirstColumn="0" w:lastRowLastColumn="0"/>
            </w:pPr>
            <w:r w:rsidRPr="009E55CF">
              <w:t>The name of the application when it is deployed</w:t>
            </w:r>
            <w:r w:rsidR="00754E28">
              <w:t>.</w:t>
            </w:r>
          </w:p>
          <w:p w14:paraId="2ACF674E" w14:textId="30C1A042" w:rsidR="00754E28" w:rsidRPr="00754E28" w:rsidRDefault="00754E28" w:rsidP="00102EFB">
            <w:pPr>
              <w:cnfStyle w:val="000000010000" w:firstRow="0" w:lastRow="0" w:firstColumn="0" w:lastColumn="0" w:oddVBand="0" w:evenVBand="0" w:oddHBand="0" w:evenHBand="1" w:firstRowFirstColumn="0" w:firstRowLastColumn="0" w:lastRowFirstColumn="0" w:lastRowLastColumn="0"/>
              <w:rPr>
                <w:i/>
                <w:iCs/>
              </w:rPr>
            </w:pPr>
            <w:r w:rsidRPr="00754E28">
              <w:rPr>
                <w:i/>
                <w:iCs/>
              </w:rPr>
              <w:t xml:space="preserve">Note that this has no relation to the </w:t>
            </w:r>
            <w:proofErr w:type="spellStart"/>
            <w:r w:rsidRPr="00754E28">
              <w:rPr>
                <w:i/>
                <w:iCs/>
              </w:rPr>
              <w:t>ApplicationName</w:t>
            </w:r>
            <w:proofErr w:type="spellEnd"/>
            <w:r w:rsidRPr="00754E28">
              <w:rPr>
                <w:i/>
                <w:iCs/>
              </w:rPr>
              <w:t xml:space="preserve"> used in </w:t>
            </w:r>
            <w:proofErr w:type="spellStart"/>
            <w:r w:rsidRPr="00754E28">
              <w:rPr>
                <w:i/>
                <w:iCs/>
              </w:rPr>
              <w:t>AppGyver</w:t>
            </w:r>
            <w:proofErr w:type="spellEnd"/>
            <w:r w:rsidRPr="00754E28">
              <w:rPr>
                <w:i/>
                <w:iCs/>
              </w:rPr>
              <w:t xml:space="preserve"> and the previous scripts</w:t>
            </w:r>
          </w:p>
        </w:tc>
        <w:tc>
          <w:tcPr>
            <w:tcW w:w="3492" w:type="dxa"/>
          </w:tcPr>
          <w:p w14:paraId="71BADF38"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rsidRPr="009E55CF">
              <w:t>"</w:t>
            </w:r>
            <w:proofErr w:type="spellStart"/>
            <w:r w:rsidRPr="009E55CF">
              <w:t>CortexInteractionPortal</w:t>
            </w:r>
            <w:proofErr w:type="spellEnd"/>
            <w:r w:rsidRPr="009E55CF">
              <w:t>"</w:t>
            </w:r>
          </w:p>
        </w:tc>
      </w:tr>
      <w:tr w:rsidR="00102EFB" w:rsidRPr="00DE49CB" w14:paraId="2B55B848" w14:textId="77777777" w:rsidTr="00440B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2" w:type="dxa"/>
          </w:tcPr>
          <w:p w14:paraId="3F9D1451" w14:textId="77777777" w:rsidR="00102EFB" w:rsidRPr="009E55CF" w:rsidRDefault="00102EFB" w:rsidP="00102EFB">
            <w:proofErr w:type="spellStart"/>
            <w:r w:rsidRPr="009E55CF">
              <w:t>PortalIISAppPool</w:t>
            </w:r>
            <w:proofErr w:type="spellEnd"/>
          </w:p>
        </w:tc>
        <w:tc>
          <w:tcPr>
            <w:tcW w:w="2820" w:type="dxa"/>
          </w:tcPr>
          <w:p w14:paraId="082141F1"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rsidRPr="009E55CF">
              <w:t>The name of the application pool under which the application will run</w:t>
            </w:r>
          </w:p>
        </w:tc>
        <w:tc>
          <w:tcPr>
            <w:tcW w:w="3492" w:type="dxa"/>
          </w:tcPr>
          <w:p w14:paraId="7EEB7E35"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rsidRPr="009E55CF">
              <w:t>"</w:t>
            </w:r>
            <w:proofErr w:type="spellStart"/>
            <w:r w:rsidRPr="009E55CF">
              <w:t>CortexInteractionPortal</w:t>
            </w:r>
            <w:proofErr w:type="spellEnd"/>
            <w:r w:rsidRPr="009E55CF">
              <w:t>"</w:t>
            </w:r>
          </w:p>
        </w:tc>
      </w:tr>
      <w:tr w:rsidR="00102EFB" w:rsidRPr="00DE49CB" w14:paraId="6EC109AE" w14:textId="77777777" w:rsidTr="00440B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2" w:type="dxa"/>
          </w:tcPr>
          <w:p w14:paraId="128B73E8" w14:textId="77777777" w:rsidR="00102EFB" w:rsidRPr="009E55CF" w:rsidRDefault="00102EFB" w:rsidP="00102EFB">
            <w:proofErr w:type="spellStart"/>
            <w:r w:rsidRPr="009E55CF">
              <w:t>IISDirectory</w:t>
            </w:r>
            <w:proofErr w:type="spellEnd"/>
          </w:p>
        </w:tc>
        <w:tc>
          <w:tcPr>
            <w:tcW w:w="2820" w:type="dxa"/>
          </w:tcPr>
          <w:p w14:paraId="0AEA4548"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rsidRPr="009E55CF">
              <w:t>The IIS root folder</w:t>
            </w:r>
          </w:p>
        </w:tc>
        <w:tc>
          <w:tcPr>
            <w:tcW w:w="3492" w:type="dxa"/>
          </w:tcPr>
          <w:p w14:paraId="58707EE5" w14:textId="77777777" w:rsidR="00102EFB" w:rsidRPr="009E55CF" w:rsidRDefault="00102EFB" w:rsidP="00102EFB">
            <w:pPr>
              <w:cnfStyle w:val="000000010000" w:firstRow="0" w:lastRow="0" w:firstColumn="0" w:lastColumn="0" w:oddVBand="0" w:evenVBand="0" w:oddHBand="0" w:evenHBand="1" w:firstRowFirstColumn="0" w:firstRowLastColumn="0" w:lastRowFirstColumn="0" w:lastRowLastColumn="0"/>
            </w:pPr>
            <w:r>
              <w:t>“C:\</w:t>
            </w:r>
            <w:proofErr w:type="spellStart"/>
            <w:r>
              <w:t>inetpub</w:t>
            </w:r>
            <w:proofErr w:type="spellEnd"/>
            <w:r>
              <w:t>\</w:t>
            </w:r>
            <w:proofErr w:type="spellStart"/>
            <w:r>
              <w:t>wwwroot</w:t>
            </w:r>
            <w:proofErr w:type="spellEnd"/>
            <w:r>
              <w:t>”</w:t>
            </w:r>
          </w:p>
        </w:tc>
      </w:tr>
      <w:tr w:rsidR="00102EFB" w:rsidRPr="00DE49CB" w14:paraId="04D16078" w14:textId="77777777" w:rsidTr="00440B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2" w:type="dxa"/>
          </w:tcPr>
          <w:p w14:paraId="7E9D4707" w14:textId="77777777" w:rsidR="00102EFB" w:rsidRPr="009E55CF" w:rsidRDefault="00102EFB" w:rsidP="00102EFB">
            <w:proofErr w:type="spellStart"/>
            <w:r w:rsidRPr="009E55CF">
              <w:t>iisSiteHostName</w:t>
            </w:r>
            <w:proofErr w:type="spellEnd"/>
          </w:p>
        </w:tc>
        <w:tc>
          <w:tcPr>
            <w:tcW w:w="2820" w:type="dxa"/>
          </w:tcPr>
          <w:p w14:paraId="72BACA41"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rsidRPr="009E55CF">
              <w:t>The hostname to bind to the website</w:t>
            </w:r>
            <w:r>
              <w:t>, not always required within IIS</w:t>
            </w:r>
          </w:p>
        </w:tc>
        <w:tc>
          <w:tcPr>
            <w:tcW w:w="3492" w:type="dxa"/>
          </w:tcPr>
          <w:p w14:paraId="02EE236B" w14:textId="77777777" w:rsidR="00102EFB" w:rsidRPr="009E55CF" w:rsidRDefault="00102EFB" w:rsidP="00102EFB">
            <w:pPr>
              <w:cnfStyle w:val="000000100000" w:firstRow="0" w:lastRow="0" w:firstColumn="0" w:lastColumn="0" w:oddVBand="0" w:evenVBand="0" w:oddHBand="1" w:evenHBand="0" w:firstRowFirstColumn="0" w:firstRowLastColumn="0" w:lastRowFirstColumn="0" w:lastRowLastColumn="0"/>
            </w:pPr>
            <w:r w:rsidRPr="009E55CF">
              <w:t>""</w:t>
            </w:r>
          </w:p>
        </w:tc>
      </w:tr>
    </w:tbl>
    <w:p w14:paraId="7F87AD4C" w14:textId="77777777" w:rsidR="00102EFB" w:rsidRPr="00D2165F" w:rsidRDefault="00102EFB" w:rsidP="00BA1453">
      <w:pPr>
        <w:pStyle w:val="ListParagraph"/>
        <w:numPr>
          <w:ilvl w:val="0"/>
          <w:numId w:val="125"/>
        </w:numPr>
      </w:pPr>
      <w:r w:rsidRPr="00D2165F">
        <w:t>The PowerShell ISE window should look as follows:</w:t>
      </w:r>
    </w:p>
    <w:p w14:paraId="6EB5236E" w14:textId="65274E3C" w:rsidR="00102EFB" w:rsidRPr="00D2165F" w:rsidRDefault="00755B30" w:rsidP="00102EFB">
      <w:r w:rsidRPr="00755B30">
        <w:rPr>
          <w:noProof/>
        </w:rPr>
        <w:drawing>
          <wp:inline distT="0" distB="0" distL="0" distR="0" wp14:anchorId="2FF133A2" wp14:editId="251458B3">
            <wp:extent cx="4515250" cy="1164566"/>
            <wp:effectExtent l="0" t="0" r="0" b="0"/>
            <wp:docPr id="15" name="Picture 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screen&#10;&#10;Description automatically generated"/>
                    <pic:cNvPicPr/>
                  </pic:nvPicPr>
                  <pic:blipFill>
                    <a:blip r:embed="rId36"/>
                    <a:stretch>
                      <a:fillRect/>
                    </a:stretch>
                  </pic:blipFill>
                  <pic:spPr>
                    <a:xfrm>
                      <a:off x="0" y="0"/>
                      <a:ext cx="4550590" cy="1173681"/>
                    </a:xfrm>
                    <a:prstGeom prst="rect">
                      <a:avLst/>
                    </a:prstGeom>
                  </pic:spPr>
                </pic:pic>
              </a:graphicData>
            </a:graphic>
          </wp:inline>
        </w:drawing>
      </w:r>
    </w:p>
    <w:p w14:paraId="18800C99" w14:textId="77777777" w:rsidR="00102EFB" w:rsidRPr="00D2165F" w:rsidRDefault="00102EFB" w:rsidP="00BA1453">
      <w:pPr>
        <w:pStyle w:val="ListParagraph"/>
        <w:numPr>
          <w:ilvl w:val="0"/>
          <w:numId w:val="125"/>
        </w:numPr>
      </w:pPr>
      <w:r w:rsidRPr="00D2165F">
        <w:t>Run the script using the play button above the script window.</w:t>
      </w:r>
    </w:p>
    <w:p w14:paraId="7B5D0DD5" w14:textId="41E78A51" w:rsidR="00102EFB" w:rsidRDefault="00102EFB" w:rsidP="00102EFB">
      <w:pPr>
        <w:pStyle w:val="ListParagraph"/>
        <w:numPr>
          <w:ilvl w:val="0"/>
          <w:numId w:val="125"/>
        </w:numPr>
      </w:pPr>
      <w:r w:rsidRPr="00D2165F">
        <w:t xml:space="preserve">Once complete, </w:t>
      </w:r>
      <w:r>
        <w:t>repeat this on any other servers (if hosting the application on multiple servers).</w:t>
      </w:r>
    </w:p>
    <w:p w14:paraId="04A2DD01" w14:textId="77777777" w:rsidR="00102EFB" w:rsidRPr="002C49F5" w:rsidRDefault="00102EFB" w:rsidP="00BA1453">
      <w:pPr>
        <w:pStyle w:val="Heading2"/>
      </w:pPr>
      <w:bookmarkStart w:id="229" w:name="_Toc130996342"/>
      <w:bookmarkStart w:id="230" w:name="_Toc142058395"/>
      <w:bookmarkStart w:id="231" w:name="_Toc226541322"/>
      <w:r w:rsidRPr="002C49F5">
        <w:t>Web Application Deployment</w:t>
      </w:r>
      <w:bookmarkEnd w:id="229"/>
      <w:bookmarkEnd w:id="230"/>
      <w:bookmarkEnd w:id="231"/>
    </w:p>
    <w:p w14:paraId="77051400" w14:textId="6EC00BBF" w:rsidR="00102EFB" w:rsidRPr="002C49F5" w:rsidRDefault="00102EFB" w:rsidP="00BA1453">
      <w:pPr>
        <w:pStyle w:val="ListParagraph"/>
        <w:numPr>
          <w:ilvl w:val="0"/>
          <w:numId w:val="126"/>
        </w:numPr>
      </w:pPr>
      <w:r w:rsidRPr="002C49F5">
        <w:t xml:space="preserve">Login to </w:t>
      </w:r>
      <w:proofErr w:type="spellStart"/>
      <w:r w:rsidRPr="002C49F5">
        <w:t>AppGyver</w:t>
      </w:r>
      <w:proofErr w:type="spellEnd"/>
      <w:r w:rsidRPr="002C49F5">
        <w:t xml:space="preserve"> and go to the App.</w:t>
      </w:r>
    </w:p>
    <w:p w14:paraId="18DD3D63" w14:textId="33BEEA3D" w:rsidR="00102EFB" w:rsidRPr="002C49F5" w:rsidRDefault="00102EFB" w:rsidP="00BA1453">
      <w:pPr>
        <w:pStyle w:val="ListParagraph"/>
        <w:numPr>
          <w:ilvl w:val="0"/>
          <w:numId w:val="126"/>
        </w:numPr>
      </w:pPr>
      <w:r w:rsidRPr="002C49F5">
        <w:t xml:space="preserve">Select a page (for example Home Page) and select </w:t>
      </w:r>
      <w:r w:rsidR="005B24A9">
        <w:t>‘</w:t>
      </w:r>
      <w:r w:rsidRPr="002C49F5">
        <w:t>Launch</w:t>
      </w:r>
      <w:r w:rsidR="005B24A9">
        <w:t>’</w:t>
      </w:r>
      <w:r w:rsidRPr="002C49F5">
        <w:t xml:space="preserve"> from the toolbar at the top.</w:t>
      </w:r>
    </w:p>
    <w:p w14:paraId="7A88BC54" w14:textId="4923910A" w:rsidR="00102EFB" w:rsidRPr="002C49F5" w:rsidRDefault="00016FC0" w:rsidP="00016FC0">
      <w:pPr>
        <w:pStyle w:val="ListParagraph"/>
        <w:numPr>
          <w:ilvl w:val="0"/>
          <w:numId w:val="126"/>
        </w:numPr>
      </w:pPr>
      <w:r>
        <w:lastRenderedPageBreak/>
        <w:t>From the ‘Launch’ options, select ‘Open build service’ under the ‘Build your app’ section.</w:t>
      </w:r>
    </w:p>
    <w:p w14:paraId="4205C969" w14:textId="3652A94E" w:rsidR="00B55FC3" w:rsidRDefault="00CD7C9A" w:rsidP="00BA1453">
      <w:pPr>
        <w:pStyle w:val="ListParagraph"/>
        <w:numPr>
          <w:ilvl w:val="0"/>
          <w:numId w:val="126"/>
        </w:numPr>
      </w:pPr>
      <w:r>
        <w:t>If you previously create</w:t>
      </w:r>
      <w:r w:rsidR="00665CB5">
        <w:t>d</w:t>
      </w:r>
      <w:r>
        <w:t xml:space="preserve"> a </w:t>
      </w:r>
      <w:r w:rsidR="008F17B8">
        <w:t xml:space="preserve">web configuration, click on it, otherwise </w:t>
      </w:r>
      <w:r w:rsidR="00B55FC3">
        <w:t xml:space="preserve">press the </w:t>
      </w:r>
      <w:r w:rsidR="00B55FC3" w:rsidRPr="002C49F5">
        <w:t>‘</w:t>
      </w:r>
      <w:r w:rsidR="00B55FC3">
        <w:t xml:space="preserve">Create </w:t>
      </w:r>
      <w:r w:rsidR="00B55FC3" w:rsidRPr="002C49F5">
        <w:t>Configur</w:t>
      </w:r>
      <w:r w:rsidR="00B55FC3">
        <w:t>ation</w:t>
      </w:r>
      <w:r w:rsidR="00B55FC3" w:rsidRPr="002C49F5">
        <w:t>’</w:t>
      </w:r>
      <w:r w:rsidR="00B55FC3">
        <w:t xml:space="preserve"> button</w:t>
      </w:r>
      <w:r w:rsidR="00AE2C02">
        <w:t>, then configure the build:</w:t>
      </w:r>
    </w:p>
    <w:p w14:paraId="2119C8E6" w14:textId="0EF6AA39" w:rsidR="00AE2C02" w:rsidRDefault="00A03946" w:rsidP="00AE2C02">
      <w:pPr>
        <w:pStyle w:val="ListParagraph"/>
        <w:numPr>
          <w:ilvl w:val="1"/>
          <w:numId w:val="126"/>
        </w:numPr>
      </w:pPr>
      <w:r>
        <w:t xml:space="preserve">For </w:t>
      </w:r>
      <w:r w:rsidRPr="002C49F5">
        <w:t xml:space="preserve"> ‘</w:t>
      </w:r>
      <w:r>
        <w:t>Choose a target platform’, select ‘Web’</w:t>
      </w:r>
    </w:p>
    <w:p w14:paraId="71C55DA5" w14:textId="49540583" w:rsidR="00BB4648" w:rsidRDefault="00BB4648" w:rsidP="00AE2C02">
      <w:pPr>
        <w:pStyle w:val="ListParagraph"/>
        <w:numPr>
          <w:ilvl w:val="1"/>
          <w:numId w:val="126"/>
        </w:numPr>
      </w:pPr>
      <w:r>
        <w:t>Provide a name for the configuration, such as ‘Web configuration’</w:t>
      </w:r>
    </w:p>
    <w:p w14:paraId="697EDFB0" w14:textId="37F0C704" w:rsidR="00E70914" w:rsidRDefault="00E70914" w:rsidP="00AE2C02">
      <w:pPr>
        <w:pStyle w:val="ListParagraph"/>
        <w:numPr>
          <w:ilvl w:val="1"/>
          <w:numId w:val="126"/>
        </w:numPr>
      </w:pPr>
      <w:r>
        <w:t>Press ‘Create’</w:t>
      </w:r>
    </w:p>
    <w:p w14:paraId="1338C77C" w14:textId="23EF0B33" w:rsidR="009D12FD" w:rsidRDefault="009D12FD" w:rsidP="00665CB5">
      <w:pPr>
        <w:pStyle w:val="ListParagraph"/>
        <w:numPr>
          <w:ilvl w:val="1"/>
          <w:numId w:val="126"/>
        </w:numPr>
      </w:pPr>
      <w:r>
        <w:t xml:space="preserve">Click on </w:t>
      </w:r>
      <w:r w:rsidR="00064D77">
        <w:t>the created web configuration.</w:t>
      </w:r>
    </w:p>
    <w:p w14:paraId="68E61631" w14:textId="5C6097C0" w:rsidR="00102EFB" w:rsidRPr="002C49F5" w:rsidRDefault="008464F2" w:rsidP="00BA1453">
      <w:pPr>
        <w:pStyle w:val="ListParagraph"/>
        <w:numPr>
          <w:ilvl w:val="0"/>
          <w:numId w:val="126"/>
        </w:numPr>
      </w:pPr>
      <w:r>
        <w:t>Enter the build details:</w:t>
      </w:r>
    </w:p>
    <w:p w14:paraId="41CDBF32" w14:textId="77777777" w:rsidR="008464F2" w:rsidRPr="002C49F5" w:rsidRDefault="008464F2" w:rsidP="008464F2">
      <w:pPr>
        <w:pStyle w:val="ListParagraph"/>
        <w:numPr>
          <w:ilvl w:val="1"/>
          <w:numId w:val="126"/>
        </w:numPr>
      </w:pPr>
      <w:r w:rsidRPr="002C49F5">
        <w:t>Enter a version number, for example 0.0.1</w:t>
      </w:r>
    </w:p>
    <w:p w14:paraId="187517EC" w14:textId="4668E2EE" w:rsidR="00102EFB" w:rsidRPr="002C49F5" w:rsidRDefault="00102EFB" w:rsidP="00BA1453">
      <w:pPr>
        <w:pStyle w:val="ListParagraph"/>
        <w:numPr>
          <w:ilvl w:val="1"/>
          <w:numId w:val="126"/>
        </w:numPr>
      </w:pPr>
      <w:r w:rsidRPr="002C49F5">
        <w:t xml:space="preserve">Select </w:t>
      </w:r>
      <w:r w:rsidR="00951EC1">
        <w:t>the Runtime Version to ‘Latest’.</w:t>
      </w:r>
    </w:p>
    <w:p w14:paraId="448681D6" w14:textId="4F722332" w:rsidR="00102EFB" w:rsidRPr="002C49F5" w:rsidRDefault="00102EFB" w:rsidP="00555479">
      <w:pPr>
        <w:pStyle w:val="ListParagraph"/>
        <w:numPr>
          <w:ilvl w:val="1"/>
          <w:numId w:val="126"/>
        </w:numPr>
      </w:pPr>
      <w:r w:rsidRPr="002C49F5">
        <w:t xml:space="preserve">Click </w:t>
      </w:r>
      <w:r w:rsidR="005B24A9">
        <w:t>‘</w:t>
      </w:r>
      <w:r w:rsidRPr="002C49F5">
        <w:t>Build</w:t>
      </w:r>
      <w:r w:rsidR="005B24A9">
        <w:t>’</w:t>
      </w:r>
    </w:p>
    <w:p w14:paraId="014575C0" w14:textId="1EC9D8AE" w:rsidR="00102EFB" w:rsidRPr="002C49F5" w:rsidRDefault="00102EFB" w:rsidP="00102EFB">
      <w:r w:rsidRPr="002C49F5">
        <w:t xml:space="preserve">Once the operation has completed after </w:t>
      </w:r>
      <w:r>
        <w:t>some time</w:t>
      </w:r>
      <w:r w:rsidRPr="002C49F5">
        <w:t xml:space="preserve">, an email will be sent to the email address for this </w:t>
      </w:r>
      <w:proofErr w:type="spellStart"/>
      <w:r w:rsidRPr="002C49F5">
        <w:t>AppGyver</w:t>
      </w:r>
      <w:proofErr w:type="spellEnd"/>
      <w:r w:rsidRPr="002C49F5">
        <w:t xml:space="preserve"> account. This will contain a link from which the .zip file may be downloaded. This can then be extracted and placed into an IIS Site on the App Server(s) that was created by the script executed in Section 2.</w:t>
      </w:r>
      <w:r w:rsidR="003E216D">
        <w:t>11</w:t>
      </w:r>
      <w:r w:rsidRPr="002C49F5">
        <w:t>.</w:t>
      </w:r>
    </w:p>
    <w:p w14:paraId="60C2FA86" w14:textId="77777777" w:rsidR="00102EFB" w:rsidRPr="002C49F5" w:rsidRDefault="00102EFB" w:rsidP="00BA1453">
      <w:pPr>
        <w:pStyle w:val="ListParagraph"/>
        <w:numPr>
          <w:ilvl w:val="0"/>
          <w:numId w:val="127"/>
        </w:numPr>
      </w:pPr>
      <w:r w:rsidRPr="002C49F5">
        <w:t>Unzip the file that was downloaded.</w:t>
      </w:r>
    </w:p>
    <w:p w14:paraId="3311D43A" w14:textId="77777777" w:rsidR="00102EFB" w:rsidRPr="002C49F5" w:rsidRDefault="00102EFB" w:rsidP="00BA1453">
      <w:pPr>
        <w:pStyle w:val="ListParagraph"/>
        <w:numPr>
          <w:ilvl w:val="0"/>
          <w:numId w:val="127"/>
        </w:numPr>
      </w:pPr>
      <w:r w:rsidRPr="002C49F5">
        <w:t>Navigate to the folder where the web application was installed in File Explorer</w:t>
      </w:r>
    </w:p>
    <w:p w14:paraId="4E078970" w14:textId="77777777" w:rsidR="00102EFB" w:rsidRDefault="00102EFB" w:rsidP="00BA1453">
      <w:pPr>
        <w:pStyle w:val="ListParagraph"/>
        <w:numPr>
          <w:ilvl w:val="1"/>
          <w:numId w:val="127"/>
        </w:numPr>
      </w:pPr>
      <w:r w:rsidRPr="002C49F5">
        <w:t>This will be of the form:</w:t>
      </w:r>
      <w:r>
        <w:t xml:space="preserve"> </w:t>
      </w:r>
    </w:p>
    <w:p w14:paraId="12307BC3" w14:textId="77777777" w:rsidR="00102EFB" w:rsidRPr="002C49F5" w:rsidRDefault="00102EFB" w:rsidP="00102EFB">
      <w:pPr>
        <w:pStyle w:val="Style1"/>
        <w:ind w:left="1440"/>
      </w:pPr>
      <w:r w:rsidRPr="002C49F5">
        <w:t>&lt;</w:t>
      </w:r>
      <w:proofErr w:type="spellStart"/>
      <w:r w:rsidRPr="002C49F5">
        <w:t>IISDirectory</w:t>
      </w:r>
      <w:proofErr w:type="spellEnd"/>
      <w:r w:rsidRPr="002C49F5">
        <w:t>&gt;\&lt;</w:t>
      </w:r>
      <w:proofErr w:type="spellStart"/>
      <w:r w:rsidRPr="002C49F5">
        <w:t>PortalIISSiteName</w:t>
      </w:r>
      <w:proofErr w:type="spellEnd"/>
      <w:r w:rsidRPr="002C49F5">
        <w:t>&gt;\&lt;</w:t>
      </w:r>
      <w:proofErr w:type="spellStart"/>
      <w:r w:rsidRPr="002C49F5">
        <w:t>PortalIISApplicationName</w:t>
      </w:r>
      <w:proofErr w:type="spellEnd"/>
      <w:r w:rsidRPr="002C49F5">
        <w:t>&gt;</w:t>
      </w:r>
    </w:p>
    <w:p w14:paraId="09412F5A" w14:textId="51A3F49F" w:rsidR="00102EFB" w:rsidRDefault="00102EFB" w:rsidP="00BA1453">
      <w:pPr>
        <w:ind w:left="720" w:firstLine="720"/>
      </w:pPr>
      <w:r w:rsidRPr="002C49F5">
        <w:t xml:space="preserve">e.g. </w:t>
      </w:r>
      <w:r w:rsidRPr="00A6188B">
        <w:t>C:\inetpub\wwwroot\Cortex\CortexInteractionPortal</w:t>
      </w:r>
    </w:p>
    <w:p w14:paraId="24C24FFC" w14:textId="77777777" w:rsidR="00102EFB" w:rsidRPr="002C49F5" w:rsidRDefault="00102EFB" w:rsidP="00BA1453">
      <w:pPr>
        <w:pStyle w:val="ListParagraph"/>
        <w:numPr>
          <w:ilvl w:val="0"/>
          <w:numId w:val="127"/>
        </w:numPr>
      </w:pPr>
      <w:r w:rsidRPr="002C49F5">
        <w:t>Copy all the unzipped files across</w:t>
      </w:r>
    </w:p>
    <w:p w14:paraId="4D834A8A" w14:textId="77777777" w:rsidR="00102EFB" w:rsidRDefault="00102EFB" w:rsidP="00BA1453">
      <w:pPr>
        <w:pStyle w:val="ListParagraph"/>
        <w:numPr>
          <w:ilvl w:val="1"/>
          <w:numId w:val="127"/>
        </w:numPr>
      </w:pPr>
      <w:r w:rsidRPr="002C49F5">
        <w:t>If the copy operation fails, you may need to first copy them to a directory local to your user (such as a folder in Downloads)</w:t>
      </w:r>
    </w:p>
    <w:p w14:paraId="73B07E21" w14:textId="6807E930" w:rsidR="00102EFB" w:rsidRPr="002C49F5" w:rsidRDefault="00102EFB" w:rsidP="00102EFB">
      <w:pPr>
        <w:pStyle w:val="ListParagraph"/>
        <w:numPr>
          <w:ilvl w:val="0"/>
          <w:numId w:val="127"/>
        </w:numPr>
      </w:pPr>
      <w:r>
        <w:t>If required, repeat this file copy operation on any other servers hosting the application</w:t>
      </w:r>
    </w:p>
    <w:p w14:paraId="54E3B5B8" w14:textId="75591828" w:rsidR="00102EFB" w:rsidRDefault="00102EFB" w:rsidP="00102EFB">
      <w:pPr>
        <w:rPr>
          <w:b/>
          <w:bCs/>
        </w:rPr>
      </w:pPr>
      <w:r w:rsidRPr="002C49F5">
        <w:t xml:space="preserve">Once this has been completed, the Web Application is accessible from your server directly, for example: </w:t>
      </w:r>
      <w:r w:rsidR="006829C2">
        <w:fldChar w:fldCharType="begin"/>
      </w:r>
      <w:r w:rsidR="006829C2">
        <w:instrText>HYPERLINK "https://www.myserver.myDomain.com/CortexInteractionPortal"</w:instrText>
      </w:r>
      <w:ins w:id="232" w:author="Sebastian Rudawski" w:date="2026-04-08T11:48:00Z" w16du:dateUtc="2026-04-08T10:48:00Z"/>
      <w:r w:rsidR="006829C2">
        <w:fldChar w:fldCharType="separate"/>
      </w:r>
      <w:r w:rsidR="006829C2" w:rsidRPr="00AD1097">
        <w:rPr>
          <w:rStyle w:val="Hyperlink"/>
        </w:rPr>
        <w:t>https://www.myserver.myDomain.com/CortexInteractionPortal</w:t>
      </w:r>
      <w:r w:rsidR="006829C2">
        <w:fldChar w:fldCharType="end"/>
      </w:r>
      <w:r w:rsidRPr="00E94952">
        <w:rPr>
          <w:b/>
          <w:bCs/>
        </w:rPr>
        <w:t>.</w:t>
      </w:r>
    </w:p>
    <w:p w14:paraId="15524A71" w14:textId="2254EF6A" w:rsidR="006829C2" w:rsidRDefault="006829C2" w:rsidP="006829C2">
      <w:pPr>
        <w:pStyle w:val="Heading2"/>
      </w:pPr>
      <w:bookmarkStart w:id="233" w:name="_Toc226541323"/>
      <w:r>
        <w:t xml:space="preserve">Deploy </w:t>
      </w:r>
      <w:proofErr w:type="spellStart"/>
      <w:r>
        <w:t>web.config</w:t>
      </w:r>
      <w:proofErr w:type="spellEnd"/>
      <w:r>
        <w:t xml:space="preserve"> for CORTEX Interaction Portal</w:t>
      </w:r>
      <w:bookmarkEnd w:id="233"/>
    </w:p>
    <w:p w14:paraId="5087DDE4" w14:textId="0187B017" w:rsidR="006829C2" w:rsidRDefault="006829C2" w:rsidP="00B50519">
      <w:pPr>
        <w:pStyle w:val="ListParagraph"/>
        <w:numPr>
          <w:ilvl w:val="0"/>
          <w:numId w:val="144"/>
        </w:numPr>
        <w:rPr>
          <w:rStyle w:val="ui-provider"/>
        </w:rPr>
      </w:pPr>
      <w:r>
        <w:t>I</w:t>
      </w:r>
      <w:r w:rsidRPr="002C49F5">
        <w:t xml:space="preserve">n File Explorer </w:t>
      </w:r>
      <w:r>
        <w:t>n</w:t>
      </w:r>
      <w:r w:rsidRPr="002C49F5">
        <w:t>avigate to the folder where</w:t>
      </w:r>
      <w:r>
        <w:t xml:space="preserve"> the d</w:t>
      </w:r>
      <w:r w:rsidRPr="00E86039">
        <w:t>ownload</w:t>
      </w:r>
      <w:r>
        <w:t>ed</w:t>
      </w:r>
      <w:r w:rsidRPr="00E86039">
        <w:t xml:space="preserve"> </w:t>
      </w:r>
      <w:r>
        <w:rPr>
          <w:rStyle w:val="ui-provider"/>
        </w:rPr>
        <w:t xml:space="preserve">Cortex Innovation </w:t>
      </w:r>
      <w:r>
        <w:rPr>
          <w:rStyle w:val="ui-provider"/>
        </w:rPr>
        <w:fldChar w:fldCharType="begin"/>
      </w:r>
      <w:r>
        <w:rPr>
          <w:rStyle w:val="ui-provider"/>
        </w:rPr>
        <w:instrText xml:space="preserve"> DOCPROPERTY  ReleaseVersion  \* MERGEFORMAT </w:instrText>
      </w:r>
      <w:r>
        <w:rPr>
          <w:rStyle w:val="ui-provider"/>
        </w:rPr>
        <w:fldChar w:fldCharType="separate"/>
      </w:r>
      <w:ins w:id="234" w:author="Sebastian Rudawski" w:date="2026-04-08T11:48:00Z" w16du:dateUtc="2026-04-08T10:48:00Z">
        <w:r w:rsidR="008A0530">
          <w:rPr>
            <w:rStyle w:val="ui-provider"/>
          </w:rPr>
          <w:t>2026.3</w:t>
        </w:r>
      </w:ins>
      <w:del w:id="235" w:author="Sebastian Rudawski" w:date="2026-04-08T11:48:00Z" w16du:dateUtc="2026-04-08T10:48:00Z">
        <w:r w:rsidDel="008A0530">
          <w:rPr>
            <w:rStyle w:val="ui-provider"/>
          </w:rPr>
          <w:delText>2025.1</w:delText>
        </w:r>
      </w:del>
      <w:r>
        <w:rPr>
          <w:rStyle w:val="ui-provider"/>
        </w:rPr>
        <w:fldChar w:fldCharType="end"/>
      </w:r>
      <w:r>
        <w:rPr>
          <w:rStyle w:val="ui-provider"/>
        </w:rPr>
        <w:t xml:space="preserve"> - Interaction Portal.zip was extracted to </w:t>
      </w:r>
      <w:r w:rsidR="00A94E82">
        <w:rPr>
          <w:rStyle w:val="ui-provider"/>
        </w:rPr>
        <w:t>in Section</w:t>
      </w:r>
      <w:r>
        <w:rPr>
          <w:rStyle w:val="ui-provider"/>
        </w:rPr>
        <w:t xml:space="preserve"> </w:t>
      </w:r>
      <w:r w:rsidR="00A94E82">
        <w:rPr>
          <w:rStyle w:val="ui-provider"/>
        </w:rPr>
        <w:fldChar w:fldCharType="begin"/>
      </w:r>
      <w:r w:rsidR="00A94E82">
        <w:rPr>
          <w:rStyle w:val="ui-provider"/>
        </w:rPr>
        <w:instrText xml:space="preserve"> REF _Ref184734029 \r \h </w:instrText>
      </w:r>
      <w:r w:rsidR="00A94E82">
        <w:rPr>
          <w:rStyle w:val="ui-provider"/>
        </w:rPr>
      </w:r>
      <w:r w:rsidR="00A94E82">
        <w:rPr>
          <w:rStyle w:val="ui-provider"/>
        </w:rPr>
        <w:fldChar w:fldCharType="separate"/>
      </w:r>
      <w:r w:rsidR="008A0530">
        <w:rPr>
          <w:rStyle w:val="ui-provider"/>
        </w:rPr>
        <w:t>2.2</w:t>
      </w:r>
      <w:r w:rsidR="00A94E82">
        <w:rPr>
          <w:rStyle w:val="ui-provider"/>
        </w:rPr>
        <w:fldChar w:fldCharType="end"/>
      </w:r>
      <w:r w:rsidR="004610D2">
        <w:rPr>
          <w:rStyle w:val="ui-provider"/>
        </w:rPr>
        <w:t>.</w:t>
      </w:r>
    </w:p>
    <w:p w14:paraId="2B5B8C76" w14:textId="27108A57" w:rsidR="006829C2" w:rsidRDefault="006829C2" w:rsidP="00B50519">
      <w:pPr>
        <w:pStyle w:val="ListParagraph"/>
        <w:numPr>
          <w:ilvl w:val="0"/>
          <w:numId w:val="144"/>
        </w:numPr>
      </w:pPr>
      <w:r>
        <w:t>B</w:t>
      </w:r>
      <w:r>
        <w:rPr>
          <w:rStyle w:val="ui-provider"/>
        </w:rPr>
        <w:t xml:space="preserve">rowse to the </w:t>
      </w:r>
      <w:r w:rsidRPr="006829C2">
        <w:rPr>
          <w:rStyle w:val="ui-provider"/>
        </w:rPr>
        <w:t>Cortex Interaction Portal</w:t>
      </w:r>
      <w:r>
        <w:rPr>
          <w:rStyle w:val="ui-provider"/>
        </w:rPr>
        <w:t xml:space="preserve"> folder.</w:t>
      </w:r>
    </w:p>
    <w:p w14:paraId="4DC5955E" w14:textId="15D7CB4D" w:rsidR="006829C2" w:rsidRPr="002C49F5" w:rsidRDefault="006829C2" w:rsidP="00B50519">
      <w:pPr>
        <w:pStyle w:val="ListParagraph"/>
        <w:numPr>
          <w:ilvl w:val="0"/>
          <w:numId w:val="144"/>
        </w:numPr>
      </w:pPr>
      <w:r>
        <w:t xml:space="preserve">Copy the </w:t>
      </w:r>
      <w:proofErr w:type="spellStart"/>
      <w:r>
        <w:t>web.config</w:t>
      </w:r>
      <w:proofErr w:type="spellEnd"/>
      <w:r>
        <w:t xml:space="preserve"> file</w:t>
      </w:r>
      <w:r w:rsidR="006E76B7">
        <w:t>.</w:t>
      </w:r>
    </w:p>
    <w:p w14:paraId="30000513" w14:textId="480850BF" w:rsidR="006829C2" w:rsidRPr="002C49F5" w:rsidRDefault="006829C2" w:rsidP="00B50519">
      <w:pPr>
        <w:pStyle w:val="ListParagraph"/>
        <w:numPr>
          <w:ilvl w:val="0"/>
          <w:numId w:val="144"/>
        </w:numPr>
      </w:pPr>
      <w:r w:rsidRPr="002C49F5">
        <w:t xml:space="preserve">Navigate to the folder where the </w:t>
      </w:r>
      <w:r>
        <w:t xml:space="preserve">CORTEX Interaction Portal </w:t>
      </w:r>
      <w:r w:rsidRPr="002C49F5">
        <w:t xml:space="preserve">web application was installed </w:t>
      </w:r>
      <w:r w:rsidR="006E76B7">
        <w:t>for IIS</w:t>
      </w:r>
    </w:p>
    <w:p w14:paraId="0BCF8026" w14:textId="77777777" w:rsidR="006829C2" w:rsidRDefault="006829C2" w:rsidP="00B50519">
      <w:pPr>
        <w:pStyle w:val="ListParagraph"/>
        <w:numPr>
          <w:ilvl w:val="1"/>
          <w:numId w:val="143"/>
        </w:numPr>
      </w:pPr>
      <w:r w:rsidRPr="002C49F5">
        <w:t>This will be of the form:</w:t>
      </w:r>
      <w:r>
        <w:t xml:space="preserve"> </w:t>
      </w:r>
    </w:p>
    <w:p w14:paraId="3273E7E7" w14:textId="77777777" w:rsidR="006829C2" w:rsidRPr="002C49F5" w:rsidRDefault="006829C2" w:rsidP="006829C2">
      <w:pPr>
        <w:pStyle w:val="Style1"/>
        <w:ind w:left="1440"/>
      </w:pPr>
      <w:r w:rsidRPr="002C49F5">
        <w:lastRenderedPageBreak/>
        <w:t>&lt;</w:t>
      </w:r>
      <w:proofErr w:type="spellStart"/>
      <w:r w:rsidRPr="002C49F5">
        <w:t>IISDirectory</w:t>
      </w:r>
      <w:proofErr w:type="spellEnd"/>
      <w:r w:rsidRPr="002C49F5">
        <w:t>&gt;\&lt;</w:t>
      </w:r>
      <w:proofErr w:type="spellStart"/>
      <w:r w:rsidRPr="002C49F5">
        <w:t>PortalIISSiteName</w:t>
      </w:r>
      <w:proofErr w:type="spellEnd"/>
      <w:r w:rsidRPr="002C49F5">
        <w:t>&gt;\&lt;</w:t>
      </w:r>
      <w:proofErr w:type="spellStart"/>
      <w:r w:rsidRPr="002C49F5">
        <w:t>PortalIISApplicationName</w:t>
      </w:r>
      <w:proofErr w:type="spellEnd"/>
      <w:r w:rsidRPr="002C49F5">
        <w:t>&gt;</w:t>
      </w:r>
    </w:p>
    <w:p w14:paraId="2394684E" w14:textId="77777777" w:rsidR="006829C2" w:rsidRDefault="006829C2" w:rsidP="006829C2">
      <w:pPr>
        <w:ind w:left="720" w:firstLine="720"/>
      </w:pPr>
      <w:r w:rsidRPr="002C49F5">
        <w:t xml:space="preserve">e.g. </w:t>
      </w:r>
      <w:r w:rsidRPr="00A6188B">
        <w:t>C:\inetpub\wwwroot\Cortex\CortexInteractionPortal</w:t>
      </w:r>
    </w:p>
    <w:p w14:paraId="0F723495" w14:textId="422FEBDF" w:rsidR="006829C2" w:rsidRPr="002C49F5" w:rsidRDefault="006E76B7" w:rsidP="00B50519">
      <w:pPr>
        <w:pStyle w:val="ListParagraph"/>
        <w:numPr>
          <w:ilvl w:val="0"/>
          <w:numId w:val="144"/>
        </w:numPr>
      </w:pPr>
      <w:r>
        <w:t>Paste</w:t>
      </w:r>
      <w:r w:rsidR="006829C2" w:rsidRPr="002C49F5">
        <w:t xml:space="preserve"> the </w:t>
      </w:r>
      <w:proofErr w:type="spellStart"/>
      <w:r>
        <w:t>web.config</w:t>
      </w:r>
      <w:proofErr w:type="spellEnd"/>
      <w:r>
        <w:t xml:space="preserve"> </w:t>
      </w:r>
      <w:r w:rsidR="006829C2" w:rsidRPr="002C49F5">
        <w:t>file</w:t>
      </w:r>
      <w:r>
        <w:t>.</w:t>
      </w:r>
    </w:p>
    <w:p w14:paraId="6840D80F" w14:textId="00AC54E2" w:rsidR="006829C2" w:rsidRPr="006E76B7" w:rsidRDefault="006829C2" w:rsidP="00B50519">
      <w:pPr>
        <w:pStyle w:val="ListParagraph"/>
        <w:numPr>
          <w:ilvl w:val="0"/>
          <w:numId w:val="145"/>
        </w:numPr>
      </w:pPr>
      <w:r w:rsidRPr="002C49F5">
        <w:t xml:space="preserve">If the </w:t>
      </w:r>
      <w:r w:rsidR="006E76B7">
        <w:t>paste</w:t>
      </w:r>
      <w:r w:rsidRPr="002C49F5">
        <w:t xml:space="preserve"> operation fails, you may need to first copy them to a directory local to your user (such as a folder in Downloads)</w:t>
      </w:r>
    </w:p>
    <w:p w14:paraId="20EB4449" w14:textId="48A927AA" w:rsidR="00ED0A7B" w:rsidRDefault="00ED0A7B" w:rsidP="00BA1453">
      <w:pPr>
        <w:pStyle w:val="Heading2"/>
        <w:rPr>
          <w:ins w:id="236" w:author="Sebastian Rudawski" w:date="2026-04-02T14:20:00Z" w16du:dateUtc="2026-04-02T13:20:00Z"/>
        </w:rPr>
      </w:pPr>
      <w:bookmarkStart w:id="237" w:name="_Toc142058396"/>
      <w:bookmarkStart w:id="238" w:name="_Toc226541324"/>
      <w:ins w:id="239" w:author="Sebastian Rudawski" w:date="2026-04-02T14:19:00Z" w16du:dateUtc="2026-04-02T13:19:00Z">
        <w:r>
          <w:t>Copy robots.t</w:t>
        </w:r>
      </w:ins>
      <w:ins w:id="240" w:author="Sebastian Rudawski" w:date="2026-04-02T14:20:00Z" w16du:dateUtc="2026-04-02T13:20:00Z">
        <w:r>
          <w:t xml:space="preserve">xt </w:t>
        </w:r>
      </w:ins>
      <w:ins w:id="241" w:author="Sebastian Rudawski" w:date="2026-04-08T11:58:00Z" w16du:dateUtc="2026-04-08T10:58:00Z">
        <w:r w:rsidR="00705CE3">
          <w:t>F</w:t>
        </w:r>
      </w:ins>
      <w:ins w:id="242" w:author="Sebastian Rudawski" w:date="2026-04-02T14:20:00Z" w16du:dateUtc="2026-04-02T13:20:00Z">
        <w:r>
          <w:t>ile</w:t>
        </w:r>
        <w:bookmarkEnd w:id="238"/>
      </w:ins>
    </w:p>
    <w:p w14:paraId="080712BB" w14:textId="2EF0B23B" w:rsidR="00ED0A7B" w:rsidRDefault="00ED0A7B">
      <w:pPr>
        <w:rPr>
          <w:ins w:id="243" w:author="Sebastian Rudawski" w:date="2026-04-08T11:27:00Z" w16du:dateUtc="2026-04-08T10:27:00Z"/>
        </w:rPr>
      </w:pPr>
      <w:ins w:id="244" w:author="Sebastian Rudawski" w:date="2026-04-02T14:20:00Z" w16du:dateUtc="2026-04-02T13:20:00Z">
        <w:r>
          <w:t xml:space="preserve">To </w:t>
        </w:r>
      </w:ins>
      <w:ins w:id="245" w:author="Sebastian Rudawski" w:date="2026-04-02T14:21:00Z" w16du:dateUtc="2026-04-02T13:21:00Z">
        <w:r>
          <w:t xml:space="preserve">provide guidance for search engine crawlers </w:t>
        </w:r>
      </w:ins>
      <w:ins w:id="246" w:author="Sebastian Rudawski" w:date="2026-04-02T14:23:00Z" w16du:dateUtc="2026-04-02T13:23:00Z">
        <w:r w:rsidR="00CE682F">
          <w:t xml:space="preserve">and common AI bots </w:t>
        </w:r>
      </w:ins>
      <w:ins w:id="247" w:author="Sebastian Rudawski" w:date="2026-04-02T14:21:00Z" w16du:dateUtc="2026-04-02T13:21:00Z">
        <w:r>
          <w:t>not</w:t>
        </w:r>
        <w:r w:rsidR="00CE682F">
          <w:t xml:space="preserve"> to </w:t>
        </w:r>
      </w:ins>
      <w:ins w:id="248" w:author="Sebastian Rudawski" w:date="2026-04-02T14:22:00Z" w16du:dateUtc="2026-04-02T13:22:00Z">
        <w:r w:rsidR="00CE682F">
          <w:t>index CORTEX Interaction Portal</w:t>
        </w:r>
      </w:ins>
      <w:ins w:id="249" w:author="Sebastian Rudawski" w:date="2026-04-02T14:23:00Z" w16du:dateUtc="2026-04-02T13:23:00Z">
        <w:r w:rsidR="00CE682F">
          <w:t xml:space="preserve">, </w:t>
        </w:r>
      </w:ins>
      <w:ins w:id="250" w:author="Sebastian Rudawski" w:date="2026-04-02T14:24:00Z" w16du:dateUtc="2026-04-02T13:24:00Z">
        <w:r w:rsidR="00CE682F">
          <w:t xml:space="preserve">it is necessary </w:t>
        </w:r>
      </w:ins>
      <w:ins w:id="251" w:author="Sebastian Rudawski" w:date="2026-04-02T14:26:00Z" w16du:dateUtc="2026-04-02T13:26:00Z">
        <w:r w:rsidR="00CE682F">
          <w:t xml:space="preserve">for </w:t>
        </w:r>
      </w:ins>
      <w:ins w:id="252" w:author="Sebastian Rudawski" w:date="2026-04-02T14:24:00Z" w16du:dateUtc="2026-04-02T13:24:00Z">
        <w:r w:rsidR="00CE682F">
          <w:t>the robots.txt file to</w:t>
        </w:r>
      </w:ins>
      <w:ins w:id="253" w:author="Sebastian Rudawski" w:date="2026-04-02T14:26:00Z" w16du:dateUtc="2026-04-02T13:26:00Z">
        <w:r w:rsidR="00CE682F">
          <w:t xml:space="preserve"> reside </w:t>
        </w:r>
      </w:ins>
      <w:ins w:id="254" w:author="Sebastian Rudawski" w:date="2026-04-02T14:27:00Z" w16du:dateUtc="2026-04-02T13:27:00Z">
        <w:r w:rsidR="00CE682F">
          <w:t>in</w:t>
        </w:r>
      </w:ins>
      <w:ins w:id="255" w:author="Sebastian Rudawski" w:date="2026-04-02T14:24:00Z" w16du:dateUtc="2026-04-02T13:24:00Z">
        <w:r w:rsidR="00CE682F">
          <w:t xml:space="preserve"> the </w:t>
        </w:r>
      </w:ins>
      <w:ins w:id="256" w:author="Sebastian Rudawski" w:date="2026-04-02T14:28:00Z" w16du:dateUtc="2026-04-02T13:28:00Z">
        <w:r w:rsidR="00CE682F">
          <w:t xml:space="preserve">site’s </w:t>
        </w:r>
      </w:ins>
      <w:ins w:id="257" w:author="Sebastian Rudawski" w:date="2026-04-02T14:24:00Z" w16du:dateUtc="2026-04-02T13:24:00Z">
        <w:r w:rsidR="00CE682F">
          <w:t>root</w:t>
        </w:r>
      </w:ins>
      <w:ins w:id="258" w:author="Sebastian Rudawski" w:date="2026-04-02T14:28:00Z" w16du:dateUtc="2026-04-02T13:28:00Z">
        <w:r w:rsidR="00CE682F">
          <w:t xml:space="preserve"> </w:t>
        </w:r>
      </w:ins>
      <w:ins w:id="259" w:author="Sebastian Rudawski" w:date="2026-04-02T14:24:00Z" w16du:dateUtc="2026-04-02T13:24:00Z">
        <w:r w:rsidR="00CE682F">
          <w:t xml:space="preserve">directory of the </w:t>
        </w:r>
      </w:ins>
      <w:ins w:id="260" w:author="Sebastian Rudawski" w:date="2026-04-02T14:25:00Z" w16du:dateUtc="2026-04-02T13:25:00Z">
        <w:r w:rsidR="00CE682F">
          <w:t xml:space="preserve">CORTEX Interaction Portal. This is only necessary if CORTEX Interaction Portal is being installed on a different </w:t>
        </w:r>
      </w:ins>
      <w:ins w:id="261" w:author="Sebastian Rudawski" w:date="2026-04-02T14:26:00Z" w16du:dateUtc="2026-04-02T13:26:00Z">
        <w:r w:rsidR="00CE682F">
          <w:t>machine</w:t>
        </w:r>
      </w:ins>
      <w:ins w:id="262" w:author="Sebastian Rudawski" w:date="2026-04-02T14:25:00Z" w16du:dateUtc="2026-04-02T13:25:00Z">
        <w:r w:rsidR="00CE682F">
          <w:t xml:space="preserve"> than </w:t>
        </w:r>
      </w:ins>
      <w:ins w:id="263" w:author="Sebastian Rudawski" w:date="2026-04-02T14:26:00Z" w16du:dateUtc="2026-04-02T13:26:00Z">
        <w:r w:rsidR="00CE682F">
          <w:t>CORTEX Gateway has been installed</w:t>
        </w:r>
      </w:ins>
      <w:ins w:id="264" w:author="Sebastian Rudawski" w:date="2026-04-02T14:27:00Z" w16du:dateUtc="2026-04-02T13:27:00Z">
        <w:r w:rsidR="00CE682F">
          <w:t>.</w:t>
        </w:r>
      </w:ins>
    </w:p>
    <w:p w14:paraId="5867E2DC" w14:textId="25EB0E89" w:rsidR="000E2BA8" w:rsidRDefault="000E2BA8" w:rsidP="000E2BA8">
      <w:pPr>
        <w:pStyle w:val="ListParagraph"/>
        <w:numPr>
          <w:ilvl w:val="0"/>
          <w:numId w:val="147"/>
        </w:numPr>
        <w:rPr>
          <w:ins w:id="265" w:author="Sebastian Rudawski" w:date="2026-04-08T11:49:00Z" w16du:dateUtc="2026-04-08T10:49:00Z"/>
        </w:rPr>
      </w:pPr>
      <w:ins w:id="266" w:author="Sebastian Rudawski" w:date="2026-04-08T11:28:00Z" w16du:dateUtc="2026-04-08T10:28:00Z">
        <w:r>
          <w:t>Navigate to the</w:t>
        </w:r>
        <w:r w:rsidRPr="00BC50B9">
          <w:t xml:space="preserve"> </w:t>
        </w:r>
        <w:r w:rsidRPr="000E2BA8">
          <w:t>CORTEX Interaction Portal subfolder</w:t>
        </w:r>
        <w:r w:rsidRPr="000E2BA8">
          <w:t xml:space="preserve"> </w:t>
        </w:r>
        <w:r>
          <w:t xml:space="preserve">of the </w:t>
        </w:r>
      </w:ins>
      <w:ins w:id="267" w:author="Sebastian Rudawski" w:date="2026-04-08T11:29:00Z" w16du:dateUtc="2026-04-08T10:29:00Z">
        <w:r>
          <w:t xml:space="preserve">extracted </w:t>
        </w:r>
        <w:r>
          <w:rPr>
            <w:rStyle w:val="ui-provider"/>
          </w:rPr>
          <w:t xml:space="preserve">Cortex Innovation </w:t>
        </w:r>
        <w:r>
          <w:rPr>
            <w:rStyle w:val="ui-provider"/>
          </w:rPr>
          <w:fldChar w:fldCharType="begin"/>
        </w:r>
        <w:r>
          <w:rPr>
            <w:rStyle w:val="ui-provider"/>
          </w:rPr>
          <w:instrText xml:space="preserve"> DOCPROPERTY  ReleaseVersion  \* MERGEFORMAT </w:instrText>
        </w:r>
        <w:r>
          <w:rPr>
            <w:rStyle w:val="ui-provider"/>
          </w:rPr>
          <w:fldChar w:fldCharType="separate"/>
        </w:r>
      </w:ins>
      <w:ins w:id="268" w:author="Sebastian Rudawski" w:date="2026-04-08T11:48:00Z" w16du:dateUtc="2026-04-08T10:48:00Z">
        <w:r w:rsidR="008A0530">
          <w:rPr>
            <w:rStyle w:val="ui-provider"/>
          </w:rPr>
          <w:t>2026.3</w:t>
        </w:r>
      </w:ins>
      <w:ins w:id="269" w:author="Sebastian Rudawski" w:date="2026-04-08T11:29:00Z" w16du:dateUtc="2026-04-08T10:29:00Z">
        <w:r>
          <w:rPr>
            <w:rStyle w:val="ui-provider"/>
          </w:rPr>
          <w:fldChar w:fldCharType="end"/>
        </w:r>
        <w:r>
          <w:rPr>
            <w:rStyle w:val="ui-provider"/>
          </w:rPr>
          <w:t xml:space="preserve"> - Interaction Portal.zip</w:t>
        </w:r>
      </w:ins>
      <w:ins w:id="270" w:author="Sebastian Rudawski" w:date="2026-04-08T11:28:00Z" w16du:dateUtc="2026-04-08T10:28:00Z">
        <w:r w:rsidRPr="00BC50B9">
          <w:t>.</w:t>
        </w:r>
      </w:ins>
      <w:ins w:id="271" w:author="Sebastian Rudawski" w:date="2026-04-08T11:30:00Z" w16du:dateUtc="2026-04-08T10:30:00Z">
        <w:r>
          <w:t xml:space="preserve"> </w:t>
        </w:r>
      </w:ins>
      <w:ins w:id="272" w:author="Sebastian Rudawski" w:date="2026-04-08T11:28:00Z" w16du:dateUtc="2026-04-08T10:28:00Z">
        <w:r>
          <w:t xml:space="preserve">For example, </w:t>
        </w:r>
        <w:r w:rsidRPr="00C06F75">
          <w:t xml:space="preserve">C:\Install\Cortex Innovation </w:t>
        </w:r>
        <w:r>
          <w:fldChar w:fldCharType="begin"/>
        </w:r>
        <w:r>
          <w:instrText xml:space="preserve"> DOCPROPERTY  ReleaseVersion  \* MERGEFORMAT </w:instrText>
        </w:r>
        <w:r>
          <w:fldChar w:fldCharType="separate"/>
        </w:r>
      </w:ins>
      <w:ins w:id="273" w:author="Sebastian Rudawski" w:date="2026-04-08T11:48:00Z" w16du:dateUtc="2026-04-08T10:48:00Z">
        <w:r w:rsidR="008A0530">
          <w:t>2026.3</w:t>
        </w:r>
      </w:ins>
      <w:ins w:id="274" w:author="Sebastian Rudawski" w:date="2026-04-08T11:28:00Z" w16du:dateUtc="2026-04-08T10:28:00Z">
        <w:r>
          <w:fldChar w:fldCharType="end"/>
        </w:r>
        <w:r>
          <w:t xml:space="preserve"> </w:t>
        </w:r>
        <w:r w:rsidRPr="00C06F75">
          <w:t>- Interaction Portal \Cortex Interaction Portal</w:t>
        </w:r>
      </w:ins>
    </w:p>
    <w:p w14:paraId="7E3F8E9E" w14:textId="4E4CB106" w:rsidR="008A0530" w:rsidRDefault="008A0530" w:rsidP="000E2BA8">
      <w:pPr>
        <w:pStyle w:val="ListParagraph"/>
        <w:numPr>
          <w:ilvl w:val="0"/>
          <w:numId w:val="147"/>
        </w:numPr>
        <w:rPr>
          <w:ins w:id="275" w:author="Sebastian Rudawski" w:date="2026-04-08T11:49:00Z" w16du:dateUtc="2026-04-08T10:49:00Z"/>
        </w:rPr>
      </w:pPr>
      <w:ins w:id="276" w:author="Sebastian Rudawski" w:date="2026-04-08T11:49:00Z" w16du:dateUtc="2026-04-08T10:49:00Z">
        <w:r>
          <w:t>Copy the robots.txt file</w:t>
        </w:r>
      </w:ins>
    </w:p>
    <w:p w14:paraId="66BC494C" w14:textId="77777777" w:rsidR="008A0530" w:rsidRDefault="008A0530" w:rsidP="008A0530">
      <w:pPr>
        <w:pStyle w:val="ListParagraph"/>
        <w:numPr>
          <w:ilvl w:val="0"/>
          <w:numId w:val="147"/>
        </w:numPr>
        <w:rPr>
          <w:ins w:id="277" w:author="Sebastian Rudawski" w:date="2026-04-08T11:49:00Z" w16du:dateUtc="2026-04-08T10:49:00Z"/>
        </w:rPr>
      </w:pPr>
      <w:ins w:id="278" w:author="Sebastian Rudawski" w:date="2026-04-08T11:49:00Z" w16du:dateUtc="2026-04-08T10:49:00Z">
        <w:r>
          <w:t>Navigate to the IIS Directory, for example, C:\inetpub\wwwroot\Cortex</w:t>
        </w:r>
      </w:ins>
    </w:p>
    <w:p w14:paraId="6054D807" w14:textId="77777777" w:rsidR="008A0530" w:rsidRDefault="008A0530" w:rsidP="008A0530">
      <w:pPr>
        <w:pStyle w:val="ListParagraph"/>
        <w:numPr>
          <w:ilvl w:val="1"/>
          <w:numId w:val="147"/>
        </w:numPr>
        <w:rPr>
          <w:ins w:id="279" w:author="Sebastian Rudawski" w:date="2026-04-08T11:49:00Z" w16du:dateUtc="2026-04-08T10:49:00Z"/>
        </w:rPr>
      </w:pPr>
      <w:ins w:id="280" w:author="Sebastian Rudawski" w:date="2026-04-08T11:49:00Z" w16du:dateUtc="2026-04-08T10:49:00Z">
        <w:r>
          <w:t>You should see subdirectories for both the Interaction Portal and Gateway here</w:t>
        </w:r>
      </w:ins>
    </w:p>
    <w:p w14:paraId="43EEC581" w14:textId="27C72509" w:rsidR="008A0530" w:rsidRPr="00BC50B9" w:rsidRDefault="008A0530" w:rsidP="000E2BA8">
      <w:pPr>
        <w:pStyle w:val="ListParagraph"/>
        <w:numPr>
          <w:ilvl w:val="0"/>
          <w:numId w:val="147"/>
        </w:numPr>
        <w:rPr>
          <w:ins w:id="281" w:author="Sebastian Rudawski" w:date="2026-04-08T11:28:00Z" w16du:dateUtc="2026-04-08T10:28:00Z"/>
        </w:rPr>
        <w:pPrChange w:id="282" w:author="Sebastian Rudawski" w:date="2026-04-08T11:30:00Z" w16du:dateUtc="2026-04-08T10:30:00Z">
          <w:pPr>
            <w:pStyle w:val="ListParagraph"/>
            <w:numPr>
              <w:ilvl w:val="1"/>
              <w:numId w:val="147"/>
            </w:numPr>
            <w:ind w:left="1440" w:hanging="360"/>
          </w:pPr>
        </w:pPrChange>
      </w:pPr>
      <w:ins w:id="283" w:author="Sebastian Rudawski" w:date="2026-04-08T11:49:00Z" w16du:dateUtc="2026-04-08T10:49:00Z">
        <w:r>
          <w:t>Paste the robots.txt file</w:t>
        </w:r>
      </w:ins>
    </w:p>
    <w:p w14:paraId="003A624C" w14:textId="77777777" w:rsidR="000E2BA8" w:rsidRPr="00ED0A7B" w:rsidRDefault="000E2BA8">
      <w:pPr>
        <w:rPr>
          <w:ins w:id="284" w:author="Sebastian Rudawski" w:date="2026-04-02T14:19:00Z" w16du:dateUtc="2026-04-02T13:19:00Z"/>
        </w:rPr>
        <w:pPrChange w:id="285" w:author="Sebastian Rudawski" w:date="2026-04-02T14:20:00Z" w16du:dateUtc="2026-04-02T13:20:00Z">
          <w:pPr>
            <w:pStyle w:val="Heading2"/>
          </w:pPr>
        </w:pPrChange>
      </w:pPr>
    </w:p>
    <w:p w14:paraId="729F99A5" w14:textId="3634C160" w:rsidR="00102EFB" w:rsidRPr="00BA1453" w:rsidRDefault="00102EFB" w:rsidP="00BA1453">
      <w:pPr>
        <w:pStyle w:val="Heading2"/>
      </w:pPr>
      <w:bookmarkStart w:id="286" w:name="_Toc226541325"/>
      <w:r>
        <w:t>Web App Redirect Rule</w:t>
      </w:r>
      <w:bookmarkEnd w:id="237"/>
      <w:bookmarkEnd w:id="286"/>
    </w:p>
    <w:p w14:paraId="3985A3B2" w14:textId="77777777" w:rsidR="00CE682F" w:rsidRDefault="00102EFB" w:rsidP="00102EFB">
      <w:pPr>
        <w:rPr>
          <w:ins w:id="287" w:author="Sebastian Rudawski" w:date="2026-04-02T14:28:00Z" w16du:dateUtc="2026-04-02T13:28:00Z"/>
        </w:rPr>
      </w:pPr>
      <w:r>
        <w:t>If CORTEX Gateway is installed on the same server (and within the same website in IIS) as the CORTEX Interaction Portal, there are some redirect rules which will prevent</w:t>
      </w:r>
      <w:ins w:id="288" w:author="Sebastian Rudawski" w:date="2026-04-02T14:28:00Z" w16du:dateUtc="2026-04-02T13:28:00Z">
        <w:r w:rsidR="00CE682F">
          <w:t>:</w:t>
        </w:r>
      </w:ins>
    </w:p>
    <w:p w14:paraId="0454505E" w14:textId="77777777" w:rsidR="00CE682F" w:rsidRDefault="00102EFB" w:rsidP="00CE682F">
      <w:pPr>
        <w:pStyle w:val="ListParagraph"/>
        <w:numPr>
          <w:ilvl w:val="0"/>
          <w:numId w:val="146"/>
        </w:numPr>
        <w:rPr>
          <w:ins w:id="289" w:author="Sebastian Rudawski" w:date="2026-04-02T14:28:00Z" w16du:dateUtc="2026-04-02T13:28:00Z"/>
        </w:rPr>
      </w:pPr>
      <w:del w:id="290" w:author="Sebastian Rudawski" w:date="2026-04-02T14:28:00Z" w16du:dateUtc="2026-04-02T13:28:00Z">
        <w:r w:rsidDel="00CE682F">
          <w:delText xml:space="preserve"> </w:delText>
        </w:r>
      </w:del>
      <w:r>
        <w:t>a user from accessing the Interaction Portal</w:t>
      </w:r>
      <w:ins w:id="291" w:author="Sebastian Rudawski" w:date="2026-04-02T14:28:00Z" w16du:dateUtc="2026-04-02T13:28:00Z">
        <w:r w:rsidR="00CE682F">
          <w:t>,</w:t>
        </w:r>
      </w:ins>
    </w:p>
    <w:p w14:paraId="6FD642EE" w14:textId="70722915" w:rsidR="00102EFB" w:rsidRDefault="00CE682F">
      <w:pPr>
        <w:pStyle w:val="ListParagraph"/>
        <w:numPr>
          <w:ilvl w:val="0"/>
          <w:numId w:val="146"/>
        </w:numPr>
        <w:pPrChange w:id="292" w:author="Sebastian Rudawski" w:date="2026-04-02T14:28:00Z" w16du:dateUtc="2026-04-02T13:28:00Z">
          <w:pPr/>
        </w:pPrChange>
      </w:pPr>
      <w:ins w:id="293" w:author="Sebastian Rudawski" w:date="2026-04-02T14:29:00Z" w16du:dateUtc="2026-04-02T13:29:00Z">
        <w:r>
          <w:t>a search engine crawler or AI bot from accessing the robots.txt file</w:t>
        </w:r>
      </w:ins>
      <w:ins w:id="294" w:author="Sebastian Rudawski" w:date="2026-04-02T14:30:00Z" w16du:dateUtc="2026-04-02T13:30:00Z">
        <w:r>
          <w:t>.</w:t>
        </w:r>
      </w:ins>
      <w:del w:id="295" w:author="Sebastian Rudawski" w:date="2026-04-02T14:28:00Z" w16du:dateUtc="2026-04-02T13:28:00Z">
        <w:r w:rsidR="00102EFB" w:rsidDel="00CE682F">
          <w:delText>.</w:delText>
        </w:r>
      </w:del>
    </w:p>
    <w:p w14:paraId="09D28532" w14:textId="77777777" w:rsidR="00102EFB" w:rsidRDefault="00102EFB" w:rsidP="00BA1453">
      <w:pPr>
        <w:pStyle w:val="ListParagraph"/>
        <w:numPr>
          <w:ilvl w:val="0"/>
          <w:numId w:val="130"/>
        </w:numPr>
      </w:pPr>
      <w:r>
        <w:t>Navigate to the IIS Directory, for example, C:\inetpub\wwwroot\Cortex</w:t>
      </w:r>
    </w:p>
    <w:p w14:paraId="6C4C95D2" w14:textId="77777777" w:rsidR="00102EFB" w:rsidRDefault="00102EFB" w:rsidP="00BA1453">
      <w:pPr>
        <w:pStyle w:val="ListParagraph"/>
        <w:numPr>
          <w:ilvl w:val="1"/>
          <w:numId w:val="130"/>
        </w:numPr>
      </w:pPr>
      <w:r>
        <w:t>You should see subdirectories for both the Interaction Portal and Gateway here</w:t>
      </w:r>
    </w:p>
    <w:p w14:paraId="511C7E24" w14:textId="77777777" w:rsidR="00102EFB" w:rsidRDefault="00102EFB" w:rsidP="00BA1453">
      <w:pPr>
        <w:pStyle w:val="ListParagraph"/>
        <w:numPr>
          <w:ilvl w:val="0"/>
          <w:numId w:val="130"/>
        </w:numPr>
      </w:pPr>
      <w:r>
        <w:t xml:space="preserve">Open the </w:t>
      </w:r>
      <w:proofErr w:type="spellStart"/>
      <w:r>
        <w:t>web.config</w:t>
      </w:r>
      <w:proofErr w:type="spellEnd"/>
      <w:r>
        <w:t xml:space="preserve"> file in this directory.</w:t>
      </w:r>
    </w:p>
    <w:p w14:paraId="0EF04589" w14:textId="44D0DCDF" w:rsidR="004A4A6D" w:rsidRDefault="004A4A6D" w:rsidP="004A4A6D">
      <w:pPr>
        <w:pStyle w:val="ListParagraph"/>
        <w:numPr>
          <w:ilvl w:val="1"/>
          <w:numId w:val="130"/>
        </w:numPr>
      </w:pPr>
      <w:r>
        <w:t>If this file is not present within the top level (e.g. ‘Cortex’) IIS directory, this change will not be necessary and you can proceed to the next section.</w:t>
      </w:r>
    </w:p>
    <w:p w14:paraId="088B1CDF" w14:textId="77777777" w:rsidR="00CE682F" w:rsidRDefault="00102EFB" w:rsidP="00BA1453">
      <w:pPr>
        <w:pStyle w:val="ListParagraph"/>
        <w:numPr>
          <w:ilvl w:val="0"/>
          <w:numId w:val="130"/>
        </w:numPr>
        <w:rPr>
          <w:ins w:id="296" w:author="Sebastian Rudawski" w:date="2026-04-02T14:31:00Z" w16du:dateUtc="2026-04-02T13:31:00Z"/>
        </w:rPr>
      </w:pPr>
      <w:r>
        <w:t>If there is a ‘Redirect Cortex to gateway’ rule present, you will need to</w:t>
      </w:r>
      <w:ins w:id="297" w:author="Sebastian Rudawski" w:date="2026-04-02T14:31:00Z" w16du:dateUtc="2026-04-02T13:31:00Z">
        <w:r w:rsidR="00CE682F">
          <w:t>:</w:t>
        </w:r>
      </w:ins>
    </w:p>
    <w:p w14:paraId="4D2017CC" w14:textId="794C8B5B" w:rsidR="00102EFB" w:rsidRDefault="00102EFB">
      <w:pPr>
        <w:pStyle w:val="ListParagraph"/>
        <w:numPr>
          <w:ilvl w:val="1"/>
          <w:numId w:val="130"/>
        </w:numPr>
        <w:pPrChange w:id="298" w:author="Sebastian Rudawski" w:date="2026-04-02T14:31:00Z" w16du:dateUtc="2026-04-02T13:31:00Z">
          <w:pPr>
            <w:pStyle w:val="ListParagraph"/>
            <w:numPr>
              <w:numId w:val="130"/>
            </w:numPr>
            <w:ind w:hanging="360"/>
          </w:pPr>
        </w:pPrChange>
      </w:pPr>
      <w:del w:id="299" w:author="Sebastian Rudawski" w:date="2026-04-02T14:31:00Z" w16du:dateUtc="2026-04-02T13:31:00Z">
        <w:r w:rsidDel="00CE682F">
          <w:delText xml:space="preserve"> </w:delText>
        </w:r>
      </w:del>
      <w:r>
        <w:t>add the below line to it, replacing the ‘</w:t>
      </w:r>
      <w:proofErr w:type="spellStart"/>
      <w:r w:rsidRPr="00BA1453">
        <w:rPr>
          <w:b/>
          <w:bCs/>
        </w:rPr>
        <w:t>CortexInteractionPortal</w:t>
      </w:r>
      <w:proofErr w:type="spellEnd"/>
      <w:r w:rsidRPr="00BA1453">
        <w:rPr>
          <w:b/>
          <w:bCs/>
        </w:rPr>
        <w:t>’</w:t>
      </w:r>
      <w:r>
        <w:t xml:space="preserve"> with the application name if it is different:</w:t>
      </w:r>
    </w:p>
    <w:p w14:paraId="633DDC73" w14:textId="77777777" w:rsidR="00102EFB" w:rsidRDefault="00102EFB">
      <w:pPr>
        <w:pStyle w:val="Style1"/>
        <w:ind w:left="1440"/>
        <w:pPrChange w:id="300" w:author="Sebastian Rudawski" w:date="2026-04-02T14:32:00Z" w16du:dateUtc="2026-04-02T13:32:00Z">
          <w:pPr>
            <w:pStyle w:val="Style1"/>
          </w:pPr>
        </w:pPrChange>
      </w:pPr>
      <w:r w:rsidRPr="003F21BD">
        <w:t>&lt;add input="{REQUEST_URI}" pattern=".*\/</w:t>
      </w:r>
      <w:proofErr w:type="spellStart"/>
      <w:r w:rsidRPr="003F21BD">
        <w:t>CortexInteractionPortal</w:t>
      </w:r>
      <w:proofErr w:type="spellEnd"/>
      <w:r w:rsidRPr="003F21BD">
        <w:t>.*" negate="true" /&gt;</w:t>
      </w:r>
    </w:p>
    <w:p w14:paraId="447699DD" w14:textId="6A7FFB81" w:rsidR="006C3D70" w:rsidRDefault="006C3D70" w:rsidP="006C3D70">
      <w:pPr>
        <w:pStyle w:val="ListParagraph"/>
        <w:numPr>
          <w:ilvl w:val="1"/>
          <w:numId w:val="130"/>
        </w:numPr>
        <w:rPr>
          <w:ins w:id="301" w:author="Sebastian Rudawski" w:date="2026-04-02T14:34:00Z" w16du:dateUtc="2026-04-02T13:34:00Z"/>
        </w:rPr>
      </w:pPr>
      <w:bookmarkStart w:id="302" w:name="_Toc130996343"/>
      <w:ins w:id="303" w:author="Sebastian Rudawski" w:date="2026-04-02T14:33:00Z" w16du:dateUtc="2026-04-02T13:33:00Z">
        <w:r>
          <w:t>add the below line to it</w:t>
        </w:r>
      </w:ins>
      <w:ins w:id="304" w:author="Sebastian Rudawski" w:date="2026-04-02T14:35:00Z" w16du:dateUtc="2026-04-02T13:35:00Z">
        <w:r>
          <w:t xml:space="preserve">, </w:t>
        </w:r>
      </w:ins>
      <w:ins w:id="305" w:author="Sebastian Rudawski" w:date="2026-04-08T11:59:00Z" w16du:dateUtc="2026-04-08T10:59:00Z">
        <w:r w:rsidR="00ED1B16">
          <w:t>i</w:t>
        </w:r>
      </w:ins>
      <w:ins w:id="306" w:author="Sebastian Rudawski" w:date="2026-04-02T14:35:00Z" w16du:dateUtc="2026-04-02T13:35:00Z">
        <w:r>
          <w:t>f it is not already present</w:t>
        </w:r>
      </w:ins>
      <w:ins w:id="307" w:author="Sebastian Rudawski" w:date="2026-04-02T14:33:00Z" w16du:dateUtc="2026-04-02T13:33:00Z">
        <w:r>
          <w:t>:</w:t>
        </w:r>
      </w:ins>
    </w:p>
    <w:p w14:paraId="17159720" w14:textId="1A88E0F1" w:rsidR="006C3D70" w:rsidRDefault="006C3D70">
      <w:pPr>
        <w:pStyle w:val="Style1"/>
        <w:pBdr>
          <w:left w:val="single" w:sz="4" w:space="0" w:color="auto"/>
        </w:pBdr>
        <w:ind w:left="1440"/>
        <w:rPr>
          <w:ins w:id="308" w:author="Sebastian Rudawski" w:date="2026-04-02T14:32:00Z" w16du:dateUtc="2026-04-02T13:32:00Z"/>
        </w:rPr>
        <w:pPrChange w:id="309" w:author="Sebastian Rudawski" w:date="2026-04-02T14:34:00Z" w16du:dateUtc="2026-04-02T13:34:00Z">
          <w:pPr>
            <w:pStyle w:val="ListParagraph"/>
            <w:numPr>
              <w:numId w:val="130"/>
            </w:numPr>
            <w:ind w:hanging="360"/>
          </w:pPr>
        </w:pPrChange>
      </w:pPr>
      <w:ins w:id="310" w:author="Sebastian Rudawski" w:date="2026-04-02T14:34:00Z" w16du:dateUtc="2026-04-02T13:34:00Z">
        <w:r w:rsidRPr="006C3D70">
          <w:lastRenderedPageBreak/>
          <w:t>&lt;add input="{REQUEST_URI}" pattern="^/robots\.txt$" negate="true" /&gt;</w:t>
        </w:r>
      </w:ins>
    </w:p>
    <w:p w14:paraId="2C74DF4A" w14:textId="4F29F129" w:rsidR="00102EFB" w:rsidRDefault="00102EFB" w:rsidP="00102EFB">
      <w:pPr>
        <w:pStyle w:val="ListParagraph"/>
        <w:numPr>
          <w:ilvl w:val="0"/>
          <w:numId w:val="130"/>
        </w:numPr>
      </w:pPr>
      <w:r>
        <w:t>Save and exit the file.</w:t>
      </w:r>
    </w:p>
    <w:p w14:paraId="1AA6E08B" w14:textId="77777777" w:rsidR="00102EFB" w:rsidRPr="00626A45" w:rsidRDefault="00102EFB" w:rsidP="00BA1453">
      <w:pPr>
        <w:pStyle w:val="Heading2"/>
      </w:pPr>
      <w:bookmarkStart w:id="311" w:name="_Toc142058397"/>
      <w:bookmarkStart w:id="312" w:name="_Toc226541326"/>
      <w:r w:rsidRPr="00626A45">
        <w:t>CORS Configuration</w:t>
      </w:r>
      <w:bookmarkEnd w:id="302"/>
      <w:bookmarkEnd w:id="311"/>
      <w:bookmarkEnd w:id="312"/>
    </w:p>
    <w:p w14:paraId="0F00F2FD" w14:textId="05E4106A" w:rsidR="00102EFB" w:rsidRPr="00626A45" w:rsidRDefault="00102EFB" w:rsidP="00102EFB">
      <w:r w:rsidRPr="00626A45">
        <w:t xml:space="preserve">CORS, or Cross-Origin Resources Sharing, is a security protocol in websites which prevents requests from an unknown origin. To ensure the Web application can call </w:t>
      </w:r>
      <w:r>
        <w:rPr>
          <w:rFonts w:cstheme="minorHAnsi"/>
        </w:rPr>
        <w:t>CORTEX</w:t>
      </w:r>
      <w:r w:rsidRPr="00BC1BB7">
        <w:rPr>
          <w:rFonts w:cstheme="minorHAnsi"/>
        </w:rPr>
        <w:t xml:space="preserve"> </w:t>
      </w:r>
      <w:r w:rsidRPr="00626A45">
        <w:t xml:space="preserve">correctly, </w:t>
      </w:r>
      <w:r w:rsidR="00BA1453">
        <w:t>i</w:t>
      </w:r>
      <w:r w:rsidRPr="00626A45">
        <w:t>t must be listed as an allowed origin.</w:t>
      </w:r>
    </w:p>
    <w:p w14:paraId="32769A1E" w14:textId="43B30474" w:rsidR="00102EFB" w:rsidRDefault="00102EFB" w:rsidP="00102EFB">
      <w:r w:rsidRPr="00626A45">
        <w:t xml:space="preserve">An origin is identified based on the scheme (e.g., HTTPS), domain, and port. The </w:t>
      </w:r>
      <w:r>
        <w:t xml:space="preserve">CORTEX </w:t>
      </w:r>
      <w:r w:rsidRPr="00626A45">
        <w:t>API Gateway should share the same scheme and domain, but with a different port – this means that by default, the requests will not be permitted.</w:t>
      </w:r>
    </w:p>
    <w:p w14:paraId="5F628B39" w14:textId="04D7CD41" w:rsidR="00102EFB" w:rsidRPr="00626A45" w:rsidRDefault="00102EFB" w:rsidP="00BA1453">
      <w:pPr>
        <w:pStyle w:val="ListParagraph"/>
        <w:numPr>
          <w:ilvl w:val="0"/>
          <w:numId w:val="131"/>
        </w:numPr>
      </w:pPr>
      <w:r>
        <w:t>Navigate to C:\ProgramData\SF\&lt;Customer&gt;.&lt;Node&gt;\Fabric\work\ImageCache\Store\Cortex.Innovation.Core\ApiGatewayPkg.Code.&lt;Version&gt;</w:t>
      </w:r>
    </w:p>
    <w:p w14:paraId="7CAB5644" w14:textId="0BE9343B" w:rsidR="00102EFB" w:rsidRPr="00626A45" w:rsidRDefault="00102EFB" w:rsidP="00102EFB">
      <w:pPr>
        <w:pStyle w:val="WeAreCORTEXEmphasis"/>
      </w:pPr>
      <w:r w:rsidRPr="00626A45">
        <w:t xml:space="preserve">&lt;Customer&gt; and &lt;Node&gt; will depend on how the node was configured in Service Fabric during the installation of </w:t>
      </w:r>
      <w:r>
        <w:t>CORTEX</w:t>
      </w:r>
      <w:r w:rsidRPr="00626A45">
        <w:t>.</w:t>
      </w:r>
    </w:p>
    <w:p w14:paraId="54195787" w14:textId="77777777" w:rsidR="00102EFB" w:rsidRPr="00626A45" w:rsidRDefault="00102EFB" w:rsidP="00BA1453">
      <w:pPr>
        <w:pStyle w:val="ListParagraph"/>
        <w:numPr>
          <w:ilvl w:val="0"/>
          <w:numId w:val="131"/>
        </w:numPr>
      </w:pPr>
      <w:r w:rsidRPr="00626A45">
        <w:t xml:space="preserve">Open the </w:t>
      </w:r>
      <w:proofErr w:type="spellStart"/>
      <w:r w:rsidRPr="00626A45">
        <w:t>appsettings.json</w:t>
      </w:r>
      <w:proofErr w:type="spellEnd"/>
      <w:r w:rsidRPr="00626A45">
        <w:t xml:space="preserve"> file.</w:t>
      </w:r>
    </w:p>
    <w:p w14:paraId="05F7BB05" w14:textId="609F1E56" w:rsidR="00102EFB" w:rsidRPr="00626A45" w:rsidRDefault="00102EFB" w:rsidP="00555479">
      <w:pPr>
        <w:pStyle w:val="ListParagraph"/>
        <w:numPr>
          <w:ilvl w:val="0"/>
          <w:numId w:val="131"/>
        </w:numPr>
      </w:pPr>
      <w:r w:rsidRPr="00626A45">
        <w:t xml:space="preserve">Under the </w:t>
      </w:r>
      <w:proofErr w:type="spellStart"/>
      <w:r w:rsidRPr="00626A45">
        <w:t>Cors</w:t>
      </w:r>
      <w:proofErr w:type="spellEnd"/>
      <w:r w:rsidRPr="00626A45">
        <w:t xml:space="preserve"> section, edit it as follows:</w:t>
      </w:r>
    </w:p>
    <w:tbl>
      <w:tblPr>
        <w:tblStyle w:val="TableProfessional"/>
        <w:tblW w:w="9206" w:type="dxa"/>
        <w:tblLayout w:type="fixed"/>
        <w:tblLook w:val="04A0" w:firstRow="1" w:lastRow="0" w:firstColumn="1" w:lastColumn="0" w:noHBand="0" w:noVBand="1"/>
      </w:tblPr>
      <w:tblGrid>
        <w:gridCol w:w="1835"/>
        <w:gridCol w:w="4253"/>
        <w:gridCol w:w="3118"/>
      </w:tblGrid>
      <w:tr w:rsidR="00102EFB" w:rsidRPr="00626A45" w14:paraId="58A81006" w14:textId="77777777" w:rsidTr="00194C79">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835" w:type="dxa"/>
          </w:tcPr>
          <w:p w14:paraId="0BCE50EA" w14:textId="77777777" w:rsidR="00102EFB" w:rsidRPr="00626A45" w:rsidRDefault="00102EFB" w:rsidP="00102EFB">
            <w:r w:rsidRPr="00626A45">
              <w:t>Parameter</w:t>
            </w:r>
          </w:p>
        </w:tc>
        <w:tc>
          <w:tcPr>
            <w:tcW w:w="4253" w:type="dxa"/>
          </w:tcPr>
          <w:p w14:paraId="0502C6ED" w14:textId="77777777" w:rsidR="00102EFB" w:rsidRPr="00626A45" w:rsidRDefault="00102EFB" w:rsidP="00102EFB">
            <w:pPr>
              <w:cnfStyle w:val="100000000000" w:firstRow="1" w:lastRow="0" w:firstColumn="0" w:lastColumn="0" w:oddVBand="0" w:evenVBand="0" w:oddHBand="0" w:evenHBand="0" w:firstRowFirstColumn="0" w:firstRowLastColumn="0" w:lastRowFirstColumn="0" w:lastRowLastColumn="0"/>
            </w:pPr>
            <w:r w:rsidRPr="00626A45">
              <w:t>Details</w:t>
            </w:r>
          </w:p>
        </w:tc>
        <w:tc>
          <w:tcPr>
            <w:tcW w:w="3118" w:type="dxa"/>
          </w:tcPr>
          <w:p w14:paraId="56962220" w14:textId="77777777" w:rsidR="00102EFB" w:rsidRPr="00626A45" w:rsidRDefault="00102EFB" w:rsidP="00102EFB">
            <w:pPr>
              <w:cnfStyle w:val="100000000000" w:firstRow="1" w:lastRow="0" w:firstColumn="0" w:lastColumn="0" w:oddVBand="0" w:evenVBand="0" w:oddHBand="0" w:evenHBand="0" w:firstRowFirstColumn="0" w:firstRowLastColumn="0" w:lastRowFirstColumn="0" w:lastRowLastColumn="0"/>
            </w:pPr>
            <w:r w:rsidRPr="00626A45">
              <w:t>Example</w:t>
            </w:r>
          </w:p>
        </w:tc>
      </w:tr>
      <w:tr w:rsidR="00102EFB" w:rsidRPr="00626A45" w14:paraId="247EAC66" w14:textId="77777777" w:rsidTr="00BA14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5" w:type="dxa"/>
          </w:tcPr>
          <w:p w14:paraId="427B8D52" w14:textId="77777777" w:rsidR="00102EFB" w:rsidRPr="00626A45" w:rsidRDefault="00102EFB" w:rsidP="00102EFB">
            <w:r w:rsidRPr="00626A45">
              <w:t>Enabled</w:t>
            </w:r>
          </w:p>
        </w:tc>
        <w:tc>
          <w:tcPr>
            <w:tcW w:w="4253" w:type="dxa"/>
          </w:tcPr>
          <w:p w14:paraId="18E96626" w14:textId="77777777" w:rsidR="00102EFB" w:rsidRPr="00626A45" w:rsidRDefault="00102EFB" w:rsidP="00102EFB">
            <w:pPr>
              <w:cnfStyle w:val="000000100000" w:firstRow="0" w:lastRow="0" w:firstColumn="0" w:lastColumn="0" w:oddVBand="0" w:evenVBand="0" w:oddHBand="1" w:evenHBand="0" w:firstRowFirstColumn="0" w:firstRowLastColumn="0" w:lastRowFirstColumn="0" w:lastRowLastColumn="0"/>
            </w:pPr>
            <w:r w:rsidRPr="00626A45">
              <w:t>Sets CORS as enabled within the rules specified below.</w:t>
            </w:r>
          </w:p>
        </w:tc>
        <w:tc>
          <w:tcPr>
            <w:tcW w:w="3118" w:type="dxa"/>
          </w:tcPr>
          <w:p w14:paraId="4D006DBC" w14:textId="77777777" w:rsidR="00102EFB" w:rsidRPr="00626A45" w:rsidRDefault="00102EFB" w:rsidP="00102EFB">
            <w:pPr>
              <w:cnfStyle w:val="000000100000" w:firstRow="0" w:lastRow="0" w:firstColumn="0" w:lastColumn="0" w:oddVBand="0" w:evenVBand="0" w:oddHBand="1" w:evenHBand="0" w:firstRowFirstColumn="0" w:firstRowLastColumn="0" w:lastRowFirstColumn="0" w:lastRowLastColumn="0"/>
            </w:pPr>
            <w:r w:rsidRPr="00626A45">
              <w:t>true</w:t>
            </w:r>
          </w:p>
        </w:tc>
      </w:tr>
      <w:tr w:rsidR="00102EFB" w:rsidRPr="00626A45" w14:paraId="205843A7" w14:textId="77777777" w:rsidTr="00BA145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5" w:type="dxa"/>
          </w:tcPr>
          <w:p w14:paraId="2AA89C7F" w14:textId="77777777" w:rsidR="00102EFB" w:rsidRPr="00626A45" w:rsidRDefault="00102EFB" w:rsidP="00102EFB">
            <w:proofErr w:type="spellStart"/>
            <w:r w:rsidRPr="00626A45">
              <w:t>AllowedOrigins</w:t>
            </w:r>
            <w:proofErr w:type="spellEnd"/>
          </w:p>
        </w:tc>
        <w:tc>
          <w:tcPr>
            <w:tcW w:w="4253" w:type="dxa"/>
          </w:tcPr>
          <w:p w14:paraId="21888D01" w14:textId="77777777" w:rsidR="00102EFB" w:rsidRPr="00626A45" w:rsidRDefault="00102EFB" w:rsidP="00102EFB">
            <w:pPr>
              <w:cnfStyle w:val="000000010000" w:firstRow="0" w:lastRow="0" w:firstColumn="0" w:lastColumn="0" w:oddVBand="0" w:evenVBand="0" w:oddHBand="0" w:evenHBand="1" w:firstRowFirstColumn="0" w:firstRowLastColumn="0" w:lastRowFirstColumn="0" w:lastRowLastColumn="0"/>
            </w:pPr>
            <w:r w:rsidRPr="00626A45">
              <w:t>Array of Strings containing all the allowed origins.</w:t>
            </w:r>
          </w:p>
          <w:p w14:paraId="0E96232D" w14:textId="77777777" w:rsidR="00102EFB" w:rsidRPr="00626A45" w:rsidRDefault="00102EFB" w:rsidP="00102EFB">
            <w:pPr>
              <w:cnfStyle w:val="000000010000" w:firstRow="0" w:lastRow="0" w:firstColumn="0" w:lastColumn="0" w:oddVBand="0" w:evenVBand="0" w:oddHBand="0" w:evenHBand="1" w:firstRowFirstColumn="0" w:firstRowLastColumn="0" w:lastRowFirstColumn="0" w:lastRowLastColumn="0"/>
            </w:pPr>
            <w:r w:rsidRPr="00626A45">
              <w:t xml:space="preserve">Note that the origin of the app server(s) hosting the Web App is required, and the origin of the </w:t>
            </w:r>
            <w:proofErr w:type="spellStart"/>
            <w:r w:rsidRPr="00626A45">
              <w:t>AppGyver</w:t>
            </w:r>
            <w:proofErr w:type="spellEnd"/>
            <w:r w:rsidRPr="00626A45">
              <w:t xml:space="preserve"> Preview App site is optional.</w:t>
            </w:r>
          </w:p>
        </w:tc>
        <w:tc>
          <w:tcPr>
            <w:tcW w:w="3118" w:type="dxa"/>
          </w:tcPr>
          <w:p w14:paraId="30D03796" w14:textId="77777777" w:rsidR="00102EFB" w:rsidRPr="00626A45" w:rsidRDefault="00102EFB" w:rsidP="00102EFB">
            <w:pPr>
              <w:cnfStyle w:val="000000010000" w:firstRow="0" w:lastRow="0" w:firstColumn="0" w:lastColumn="0" w:oddVBand="0" w:evenVBand="0" w:oddHBand="0" w:evenHBand="1" w:firstRowFirstColumn="0" w:firstRowLastColumn="0" w:lastRowFirstColumn="0" w:lastRowLastColumn="0"/>
            </w:pPr>
            <w:r w:rsidRPr="00626A45">
              <w:t>[</w:t>
            </w:r>
          </w:p>
          <w:p w14:paraId="3EF13ED9" w14:textId="77777777" w:rsidR="00102EFB" w:rsidRPr="00626A45" w:rsidRDefault="00102EFB" w:rsidP="00102EFB">
            <w:pPr>
              <w:cnfStyle w:val="000000010000" w:firstRow="0" w:lastRow="0" w:firstColumn="0" w:lastColumn="0" w:oddVBand="0" w:evenVBand="0" w:oddHBand="0" w:evenHBand="1" w:firstRowFirstColumn="0" w:firstRowLastColumn="0" w:lastRowFirstColumn="0" w:lastRowLastColumn="0"/>
            </w:pPr>
            <w:r w:rsidRPr="00626A45">
              <w:t xml:space="preserve"> "https://*.&lt;domain&gt;.com",</w:t>
            </w:r>
          </w:p>
          <w:p w14:paraId="4804DE01" w14:textId="45BEBF91" w:rsidR="00102EFB" w:rsidRPr="00626A45" w:rsidRDefault="00102EFB" w:rsidP="00102EFB">
            <w:pPr>
              <w:cnfStyle w:val="000000010000" w:firstRow="0" w:lastRow="0" w:firstColumn="0" w:lastColumn="0" w:oddVBand="0" w:evenVBand="0" w:oddHBand="0" w:evenHBand="1" w:firstRowFirstColumn="0" w:firstRowLastColumn="0" w:lastRowFirstColumn="0" w:lastRowLastColumn="0"/>
            </w:pPr>
            <w:r w:rsidRPr="00626A45">
              <w:t xml:space="preserve">  "https://*.appgyver.com"</w:t>
            </w:r>
          </w:p>
          <w:p w14:paraId="7DC597AA" w14:textId="77777777" w:rsidR="00102EFB" w:rsidRPr="00626A45" w:rsidRDefault="00102EFB" w:rsidP="00102EFB">
            <w:pPr>
              <w:cnfStyle w:val="000000010000" w:firstRow="0" w:lastRow="0" w:firstColumn="0" w:lastColumn="0" w:oddVBand="0" w:evenVBand="0" w:oddHBand="0" w:evenHBand="1" w:firstRowFirstColumn="0" w:firstRowLastColumn="0" w:lastRowFirstColumn="0" w:lastRowLastColumn="0"/>
            </w:pPr>
            <w:r w:rsidRPr="00626A45">
              <w:t>]</w:t>
            </w:r>
          </w:p>
        </w:tc>
      </w:tr>
      <w:tr w:rsidR="00102EFB" w:rsidRPr="00626A45" w14:paraId="41440F0A" w14:textId="77777777" w:rsidTr="00BA14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5" w:type="dxa"/>
          </w:tcPr>
          <w:p w14:paraId="752830E9" w14:textId="77777777" w:rsidR="00102EFB" w:rsidRPr="00626A45" w:rsidRDefault="00102EFB" w:rsidP="00102EFB">
            <w:proofErr w:type="spellStart"/>
            <w:r w:rsidRPr="00626A45">
              <w:t>AllowCredentials</w:t>
            </w:r>
            <w:proofErr w:type="spellEnd"/>
          </w:p>
        </w:tc>
        <w:tc>
          <w:tcPr>
            <w:tcW w:w="4253" w:type="dxa"/>
          </w:tcPr>
          <w:p w14:paraId="21E95348" w14:textId="77777777" w:rsidR="00102EFB" w:rsidRPr="00626A45" w:rsidRDefault="00102EFB" w:rsidP="00102EFB">
            <w:pPr>
              <w:cnfStyle w:val="000000100000" w:firstRow="0" w:lastRow="0" w:firstColumn="0" w:lastColumn="0" w:oddVBand="0" w:evenVBand="0" w:oddHBand="1" w:evenHBand="0" w:firstRowFirstColumn="0" w:firstRowLastColumn="0" w:lastRowFirstColumn="0" w:lastRowLastColumn="0"/>
            </w:pPr>
            <w:r w:rsidRPr="00626A45">
              <w:t>Whether or not credentials are permitted in the request</w:t>
            </w:r>
          </w:p>
        </w:tc>
        <w:tc>
          <w:tcPr>
            <w:tcW w:w="3118" w:type="dxa"/>
          </w:tcPr>
          <w:p w14:paraId="0F2CB5B8" w14:textId="77777777" w:rsidR="00102EFB" w:rsidRPr="00626A45" w:rsidRDefault="00102EFB" w:rsidP="00102EFB">
            <w:pPr>
              <w:cnfStyle w:val="000000100000" w:firstRow="0" w:lastRow="0" w:firstColumn="0" w:lastColumn="0" w:oddVBand="0" w:evenVBand="0" w:oddHBand="1" w:evenHBand="0" w:firstRowFirstColumn="0" w:firstRowLastColumn="0" w:lastRowFirstColumn="0" w:lastRowLastColumn="0"/>
            </w:pPr>
            <w:r w:rsidRPr="00626A45">
              <w:t>true</w:t>
            </w:r>
          </w:p>
        </w:tc>
      </w:tr>
      <w:tr w:rsidR="00102EFB" w:rsidRPr="00626A45" w14:paraId="35C6EDA7" w14:textId="77777777" w:rsidTr="00BA145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5" w:type="dxa"/>
          </w:tcPr>
          <w:p w14:paraId="6B01B923" w14:textId="77777777" w:rsidR="00102EFB" w:rsidRPr="00626A45" w:rsidRDefault="00102EFB" w:rsidP="00102EFB">
            <w:proofErr w:type="spellStart"/>
            <w:r w:rsidRPr="00626A45">
              <w:t>AllowWildcardSubdomains</w:t>
            </w:r>
            <w:proofErr w:type="spellEnd"/>
          </w:p>
        </w:tc>
        <w:tc>
          <w:tcPr>
            <w:tcW w:w="4253" w:type="dxa"/>
          </w:tcPr>
          <w:p w14:paraId="3C2870FF" w14:textId="77777777" w:rsidR="00102EFB" w:rsidRPr="00626A45" w:rsidRDefault="00102EFB" w:rsidP="00102EFB">
            <w:pPr>
              <w:cnfStyle w:val="000000010000" w:firstRow="0" w:lastRow="0" w:firstColumn="0" w:lastColumn="0" w:oddVBand="0" w:evenVBand="0" w:oddHBand="0" w:evenHBand="1" w:firstRowFirstColumn="0" w:firstRowLastColumn="0" w:lastRowFirstColumn="0" w:lastRowLastColumn="0"/>
            </w:pPr>
            <w:r w:rsidRPr="00626A45">
              <w:t xml:space="preserve">Whether or not wildcards (*) are permitted for subdomains. Based on the example in </w:t>
            </w:r>
            <w:proofErr w:type="spellStart"/>
            <w:r w:rsidRPr="00626A45">
              <w:t>AllowedOrigins</w:t>
            </w:r>
            <w:proofErr w:type="spellEnd"/>
            <w:r w:rsidRPr="00626A45">
              <w:t>, this should be true</w:t>
            </w:r>
          </w:p>
        </w:tc>
        <w:tc>
          <w:tcPr>
            <w:tcW w:w="3118" w:type="dxa"/>
          </w:tcPr>
          <w:p w14:paraId="7683B515" w14:textId="77777777" w:rsidR="00102EFB" w:rsidRPr="00626A45" w:rsidRDefault="00102EFB" w:rsidP="00102EFB">
            <w:pPr>
              <w:cnfStyle w:val="000000010000" w:firstRow="0" w:lastRow="0" w:firstColumn="0" w:lastColumn="0" w:oddVBand="0" w:evenVBand="0" w:oddHBand="0" w:evenHBand="1" w:firstRowFirstColumn="0" w:firstRowLastColumn="0" w:lastRowFirstColumn="0" w:lastRowLastColumn="0"/>
            </w:pPr>
            <w:r w:rsidRPr="00626A45">
              <w:t>true</w:t>
            </w:r>
          </w:p>
        </w:tc>
      </w:tr>
    </w:tbl>
    <w:p w14:paraId="24ED6CFA" w14:textId="77777777" w:rsidR="0042557E" w:rsidRDefault="0042557E" w:rsidP="00102EFB"/>
    <w:p w14:paraId="0DA27BFF" w14:textId="63393685" w:rsidR="00102EFB" w:rsidRPr="00626A45" w:rsidRDefault="00102EFB" w:rsidP="00102EFB">
      <w:r w:rsidRPr="00626A45">
        <w:t>Once this is done, navigate to the Service Fabric Explorer page and restart any Service Fabric nodes for the changes to take effect.</w:t>
      </w:r>
    </w:p>
    <w:p w14:paraId="2D7BA4A7" w14:textId="77777777" w:rsidR="00102EFB" w:rsidRPr="00626A45" w:rsidRDefault="00102EFB" w:rsidP="00BA1453">
      <w:pPr>
        <w:pStyle w:val="ListParagraph"/>
        <w:numPr>
          <w:ilvl w:val="0"/>
          <w:numId w:val="132"/>
        </w:numPr>
      </w:pPr>
      <w:r w:rsidRPr="00626A45">
        <w:t>Navigate to the Service Fabric Explorer page.</w:t>
      </w:r>
    </w:p>
    <w:p w14:paraId="6FE8E0CE" w14:textId="6099AD33" w:rsidR="00102EFB" w:rsidRPr="00626A45" w:rsidRDefault="00102EFB" w:rsidP="00102EFB">
      <w:pPr>
        <w:pStyle w:val="ListParagraph"/>
        <w:numPr>
          <w:ilvl w:val="1"/>
          <w:numId w:val="132"/>
        </w:numPr>
      </w:pPr>
      <w:r w:rsidRPr="00626A45">
        <w:lastRenderedPageBreak/>
        <w:t xml:space="preserve">For example, </w:t>
      </w:r>
      <w:r>
        <w:fldChar w:fldCharType="begin"/>
      </w:r>
      <w:r>
        <w:instrText>HYPERLINK "https://cortexApp1.myDomain.com:9080/Explorer/"</w:instrText>
      </w:r>
      <w:ins w:id="313" w:author="Sebastian Rudawski" w:date="2026-04-08T11:48:00Z" w16du:dateUtc="2026-04-08T10:48:00Z"/>
      <w:r>
        <w:fldChar w:fldCharType="separate"/>
      </w:r>
      <w:r w:rsidRPr="00626A45">
        <w:rPr>
          <w:rStyle w:val="Hyperlink"/>
        </w:rPr>
        <w:t>https://cortexApp1.myDomain.com:9080/Explorer/</w:t>
      </w:r>
      <w:r>
        <w:fldChar w:fldCharType="end"/>
      </w:r>
    </w:p>
    <w:p w14:paraId="54052077" w14:textId="77777777" w:rsidR="00102EFB" w:rsidRPr="00626A45" w:rsidRDefault="00102EFB" w:rsidP="00BA1453">
      <w:pPr>
        <w:pStyle w:val="ListParagraph"/>
        <w:numPr>
          <w:ilvl w:val="0"/>
          <w:numId w:val="132"/>
        </w:numPr>
      </w:pPr>
      <w:r w:rsidRPr="00626A45">
        <w:t>Expand Nodes in the left-hand panel, and in turn, select the node and restart it. If you need to continue operations on the server, they should be restarted 1 at a time.</w:t>
      </w:r>
    </w:p>
    <w:p w14:paraId="63BB6925" w14:textId="77777777" w:rsidR="00102EFB" w:rsidRPr="00626A45" w:rsidRDefault="00102EFB" w:rsidP="00BA1453">
      <w:pPr>
        <w:pStyle w:val="ListParagraph"/>
        <w:numPr>
          <w:ilvl w:val="1"/>
          <w:numId w:val="132"/>
        </w:numPr>
      </w:pPr>
      <w:r w:rsidRPr="00626A45">
        <w:t>Click the node.</w:t>
      </w:r>
    </w:p>
    <w:p w14:paraId="27BD8A35" w14:textId="77777777" w:rsidR="00102EFB" w:rsidRPr="00626A45" w:rsidRDefault="00102EFB" w:rsidP="00BA1453">
      <w:pPr>
        <w:pStyle w:val="ListParagraph"/>
        <w:numPr>
          <w:ilvl w:val="1"/>
          <w:numId w:val="132"/>
        </w:numPr>
      </w:pPr>
      <w:r w:rsidRPr="00626A45">
        <w:t>In the right-hand panel select the ‘Actions’ dropdown and click Restart</w:t>
      </w:r>
    </w:p>
    <w:p w14:paraId="6304C4C1" w14:textId="1503741E" w:rsidR="0042557E" w:rsidRDefault="00102EFB" w:rsidP="0042557E">
      <w:pPr>
        <w:pStyle w:val="ListParagraph"/>
        <w:numPr>
          <w:ilvl w:val="1"/>
          <w:numId w:val="132"/>
        </w:numPr>
      </w:pPr>
      <w:r w:rsidRPr="00626A45">
        <w:t>This can take 5-10 minutes per-node to complete.</w:t>
      </w:r>
    </w:p>
    <w:p w14:paraId="06F4DECF" w14:textId="77777777" w:rsidR="00102EFB" w:rsidRPr="0065690F" w:rsidRDefault="00102EFB" w:rsidP="00BA1453">
      <w:pPr>
        <w:pStyle w:val="Heading2"/>
      </w:pPr>
      <w:bookmarkStart w:id="314" w:name="_Toc130996344"/>
      <w:bookmarkStart w:id="315" w:name="_Toc142058398"/>
      <w:bookmarkStart w:id="316" w:name="_Toc226541327"/>
      <w:r w:rsidRPr="0065690F">
        <w:t>Housekeeping Tasks</w:t>
      </w:r>
      <w:bookmarkEnd w:id="314"/>
      <w:bookmarkEnd w:id="315"/>
      <w:bookmarkEnd w:id="316"/>
    </w:p>
    <w:p w14:paraId="7B14541B" w14:textId="6D1CD422" w:rsidR="00102EFB" w:rsidRDefault="00102EFB" w:rsidP="00102EFB">
      <w:r w:rsidRPr="0065690F">
        <w:t>Included as part of the flow package</w:t>
      </w:r>
      <w:r w:rsidR="00F960AD">
        <w:t>s</w:t>
      </w:r>
      <w:r w:rsidRPr="0065690F">
        <w:t xml:space="preserve"> are </w:t>
      </w:r>
      <w:r w:rsidR="00C86CD8">
        <w:t>some housekeeping</w:t>
      </w:r>
      <w:r w:rsidRPr="0065690F">
        <w:t xml:space="preserve"> flows </w:t>
      </w:r>
      <w:r w:rsidR="00C86CD8">
        <w:t>which</w:t>
      </w:r>
      <w:r w:rsidRPr="0065690F">
        <w:t xml:space="preserve"> </w:t>
      </w:r>
      <w:r w:rsidR="00C86CD8">
        <w:t xml:space="preserve">need to </w:t>
      </w:r>
      <w:r w:rsidRPr="0065690F">
        <w:t>be scheduled</w:t>
      </w:r>
      <w:r>
        <w:t xml:space="preserve">. </w:t>
      </w:r>
    </w:p>
    <w:p w14:paraId="2AE43768" w14:textId="1EBF9F48" w:rsidR="00F50C41" w:rsidRDefault="00F50C41" w:rsidP="00102EFB">
      <w:r>
        <w:t>Before scheduling, you should go to each of the flows mentioned in the below table and update the variable ‘</w:t>
      </w:r>
      <w:proofErr w:type="spellStart"/>
      <w:r>
        <w:t>ListOfApplications</w:t>
      </w:r>
      <w:proofErr w:type="spellEnd"/>
      <w:r>
        <w:t>’</w:t>
      </w:r>
      <w:r w:rsidR="007E0C6B">
        <w:t>. This needs to be a list which contains each ‘</w:t>
      </w:r>
      <w:proofErr w:type="spellStart"/>
      <w:r w:rsidR="007E0C6B">
        <w:t>ApplicationName</w:t>
      </w:r>
      <w:proofErr w:type="spellEnd"/>
      <w:r w:rsidR="007E0C6B">
        <w:t xml:space="preserve">’ (from the </w:t>
      </w:r>
      <w:proofErr w:type="spellStart"/>
      <w:r w:rsidR="007E0C6B">
        <w:t>AppGyver</w:t>
      </w:r>
      <w:proofErr w:type="spellEnd"/>
      <w:r w:rsidR="007E0C6B">
        <w:t xml:space="preserve"> Config Variable and the Initialise / Import Data script) which has been deployed. Any applications deployed in future should </w:t>
      </w:r>
      <w:r w:rsidR="008B6CA2">
        <w:t>then be added to this in the same manner.</w:t>
      </w:r>
    </w:p>
    <w:p w14:paraId="30A75CE8" w14:textId="572F168F" w:rsidR="008B6CA2" w:rsidRDefault="008B6CA2" w:rsidP="00102EFB">
      <w:r>
        <w:t>For example, if you deployed an application without a dedicated App Name:</w:t>
      </w:r>
    </w:p>
    <w:p w14:paraId="2087031A" w14:textId="77777777" w:rsidR="008B6CA2" w:rsidRPr="008B6CA2" w:rsidRDefault="008B6CA2" w:rsidP="00916DD0">
      <w:pPr>
        <w:pBdr>
          <w:top w:val="single" w:sz="4" w:space="1" w:color="auto"/>
          <w:left w:val="single" w:sz="4" w:space="4" w:color="auto"/>
          <w:bottom w:val="single" w:sz="4" w:space="1" w:color="auto"/>
          <w:right w:val="single" w:sz="4" w:space="4" w:color="auto"/>
        </w:pBdr>
        <w:shd w:val="clear" w:color="auto" w:fill="E7FFC0" w:themeFill="accent5" w:themeFillTint="33"/>
        <w:spacing w:after="0"/>
      </w:pPr>
      <w:r w:rsidRPr="008B6CA2">
        <w:t>new List&lt;dynamic&gt;()</w:t>
      </w:r>
    </w:p>
    <w:p w14:paraId="768EC306" w14:textId="77777777" w:rsidR="008B6CA2" w:rsidRPr="008B6CA2" w:rsidRDefault="008B6CA2" w:rsidP="00916DD0">
      <w:pPr>
        <w:pBdr>
          <w:top w:val="single" w:sz="4" w:space="1" w:color="auto"/>
          <w:left w:val="single" w:sz="4" w:space="4" w:color="auto"/>
          <w:bottom w:val="single" w:sz="4" w:space="1" w:color="auto"/>
          <w:right w:val="single" w:sz="4" w:space="4" w:color="auto"/>
        </w:pBdr>
        <w:shd w:val="clear" w:color="auto" w:fill="E7FFC0" w:themeFill="accent5" w:themeFillTint="33"/>
        <w:spacing w:after="0"/>
      </w:pPr>
      <w:r w:rsidRPr="008B6CA2">
        <w:t>{</w:t>
      </w:r>
    </w:p>
    <w:p w14:paraId="5DDCC16D" w14:textId="77777777" w:rsidR="008B6CA2" w:rsidRPr="008B6CA2" w:rsidRDefault="008B6CA2" w:rsidP="00916DD0">
      <w:pPr>
        <w:pBdr>
          <w:top w:val="single" w:sz="4" w:space="1" w:color="auto"/>
          <w:left w:val="single" w:sz="4" w:space="4" w:color="auto"/>
          <w:bottom w:val="single" w:sz="4" w:space="1" w:color="auto"/>
          <w:right w:val="single" w:sz="4" w:space="4" w:color="auto"/>
        </w:pBdr>
        <w:shd w:val="clear" w:color="auto" w:fill="E7FFC0" w:themeFill="accent5" w:themeFillTint="33"/>
        <w:spacing w:after="0"/>
      </w:pPr>
      <w:r w:rsidRPr="008B6CA2">
        <w:t>    "",</w:t>
      </w:r>
    </w:p>
    <w:p w14:paraId="78F5635D" w14:textId="77777777" w:rsidR="008B6CA2" w:rsidRPr="008B6CA2" w:rsidRDefault="008B6CA2" w:rsidP="00916DD0">
      <w:pPr>
        <w:pBdr>
          <w:top w:val="single" w:sz="4" w:space="1" w:color="auto"/>
          <w:left w:val="single" w:sz="4" w:space="4" w:color="auto"/>
          <w:bottom w:val="single" w:sz="4" w:space="1" w:color="auto"/>
          <w:right w:val="single" w:sz="4" w:space="4" w:color="auto"/>
        </w:pBdr>
        <w:shd w:val="clear" w:color="auto" w:fill="E7FFC0" w:themeFill="accent5" w:themeFillTint="33"/>
        <w:spacing w:after="0"/>
      </w:pPr>
      <w:r w:rsidRPr="008B6CA2">
        <w:t>}</w:t>
      </w:r>
    </w:p>
    <w:p w14:paraId="32D454B7" w14:textId="4EFD6F4E" w:rsidR="008B6CA2" w:rsidRDefault="008B6CA2" w:rsidP="00916DD0">
      <w:pPr>
        <w:keepNext/>
        <w:keepLines/>
      </w:pPr>
      <w:r>
        <w:t>Or if you co-host multiple applications:</w:t>
      </w:r>
    </w:p>
    <w:p w14:paraId="52DFB796" w14:textId="77777777" w:rsidR="008B6CA2" w:rsidRPr="008B6CA2" w:rsidRDefault="008B6CA2" w:rsidP="00916DD0">
      <w:pPr>
        <w:keepNext/>
        <w:keepLines/>
        <w:pBdr>
          <w:top w:val="single" w:sz="4" w:space="1" w:color="auto"/>
          <w:left w:val="single" w:sz="4" w:space="4" w:color="auto"/>
          <w:bottom w:val="single" w:sz="4" w:space="1" w:color="auto"/>
          <w:right w:val="single" w:sz="4" w:space="4" w:color="auto"/>
        </w:pBdr>
        <w:shd w:val="clear" w:color="auto" w:fill="E7FFC0" w:themeFill="accent5" w:themeFillTint="33"/>
        <w:spacing w:after="0"/>
      </w:pPr>
      <w:r w:rsidRPr="008B6CA2">
        <w:t>new List&lt;dynamic&gt;()</w:t>
      </w:r>
    </w:p>
    <w:p w14:paraId="6B92D373" w14:textId="77777777" w:rsidR="008B6CA2" w:rsidRPr="008B6CA2" w:rsidRDefault="008B6CA2" w:rsidP="00916DD0">
      <w:pPr>
        <w:keepNext/>
        <w:keepLines/>
        <w:pBdr>
          <w:top w:val="single" w:sz="4" w:space="1" w:color="auto"/>
          <w:left w:val="single" w:sz="4" w:space="4" w:color="auto"/>
          <w:bottom w:val="single" w:sz="4" w:space="1" w:color="auto"/>
          <w:right w:val="single" w:sz="4" w:space="4" w:color="auto"/>
        </w:pBdr>
        <w:shd w:val="clear" w:color="auto" w:fill="E7FFC0" w:themeFill="accent5" w:themeFillTint="33"/>
        <w:spacing w:after="0"/>
      </w:pPr>
      <w:r w:rsidRPr="008B6CA2">
        <w:t>{</w:t>
      </w:r>
    </w:p>
    <w:p w14:paraId="7AC6DA6F" w14:textId="331841A1" w:rsidR="008B6CA2" w:rsidRDefault="008B6CA2" w:rsidP="00916DD0">
      <w:pPr>
        <w:keepNext/>
        <w:keepLines/>
        <w:pBdr>
          <w:top w:val="single" w:sz="4" w:space="1" w:color="auto"/>
          <w:left w:val="single" w:sz="4" w:space="4" w:color="auto"/>
          <w:bottom w:val="single" w:sz="4" w:space="1" w:color="auto"/>
          <w:right w:val="single" w:sz="4" w:space="4" w:color="auto"/>
        </w:pBdr>
        <w:shd w:val="clear" w:color="auto" w:fill="E7FFC0" w:themeFill="accent5" w:themeFillTint="33"/>
        <w:spacing w:after="0"/>
      </w:pPr>
      <w:r w:rsidRPr="008B6CA2">
        <w:t>    "</w:t>
      </w:r>
      <w:r>
        <w:t>Config Management</w:t>
      </w:r>
      <w:r w:rsidRPr="008B6CA2">
        <w:t>",</w:t>
      </w:r>
    </w:p>
    <w:p w14:paraId="3F6E62D7" w14:textId="57668A2D" w:rsidR="008B6CA2" w:rsidRDefault="008B6CA2" w:rsidP="00916DD0">
      <w:pPr>
        <w:keepNext/>
        <w:keepLines/>
        <w:pBdr>
          <w:top w:val="single" w:sz="4" w:space="1" w:color="auto"/>
          <w:left w:val="single" w:sz="4" w:space="4" w:color="auto"/>
          <w:bottom w:val="single" w:sz="4" w:space="1" w:color="auto"/>
          <w:right w:val="single" w:sz="4" w:space="4" w:color="auto"/>
        </w:pBdr>
        <w:shd w:val="clear" w:color="auto" w:fill="E7FFC0" w:themeFill="accent5" w:themeFillTint="33"/>
        <w:spacing w:after="0"/>
      </w:pPr>
      <w:r w:rsidRPr="008B6CA2">
        <w:t>    "</w:t>
      </w:r>
      <w:r>
        <w:t>Reporting”</w:t>
      </w:r>
      <w:r w:rsidRPr="008B6CA2">
        <w:t>,</w:t>
      </w:r>
    </w:p>
    <w:p w14:paraId="780B75F0" w14:textId="2DD200B6" w:rsidR="008B6CA2" w:rsidRPr="008B6CA2" w:rsidRDefault="008B6CA2" w:rsidP="00916DD0">
      <w:pPr>
        <w:keepNext/>
        <w:keepLines/>
        <w:pBdr>
          <w:top w:val="single" w:sz="4" w:space="1" w:color="auto"/>
          <w:left w:val="single" w:sz="4" w:space="4" w:color="auto"/>
          <w:bottom w:val="single" w:sz="4" w:space="1" w:color="auto"/>
          <w:right w:val="single" w:sz="4" w:space="4" w:color="auto"/>
        </w:pBdr>
        <w:shd w:val="clear" w:color="auto" w:fill="E7FFC0" w:themeFill="accent5" w:themeFillTint="33"/>
        <w:spacing w:after="0"/>
      </w:pPr>
      <w:r w:rsidRPr="008B6CA2">
        <w:t>    "</w:t>
      </w:r>
      <w:r>
        <w:t>Portal</w:t>
      </w:r>
      <w:r w:rsidRPr="008B6CA2">
        <w:t>",</w:t>
      </w:r>
    </w:p>
    <w:p w14:paraId="39B6D7AD" w14:textId="77777777" w:rsidR="008B6CA2" w:rsidRPr="008B6CA2" w:rsidRDefault="008B6CA2" w:rsidP="00916DD0">
      <w:pPr>
        <w:keepNext/>
        <w:keepLines/>
        <w:pBdr>
          <w:top w:val="single" w:sz="4" w:space="1" w:color="auto"/>
          <w:left w:val="single" w:sz="4" w:space="4" w:color="auto"/>
          <w:bottom w:val="single" w:sz="4" w:space="1" w:color="auto"/>
          <w:right w:val="single" w:sz="4" w:space="4" w:color="auto"/>
        </w:pBdr>
        <w:shd w:val="clear" w:color="auto" w:fill="E7FFC0" w:themeFill="accent5" w:themeFillTint="33"/>
        <w:spacing w:after="0"/>
      </w:pPr>
      <w:r w:rsidRPr="008B6CA2">
        <w:t>}</w:t>
      </w:r>
    </w:p>
    <w:p w14:paraId="0A0106A9" w14:textId="40207888" w:rsidR="008B6CA2" w:rsidRDefault="00916DD0" w:rsidP="00102EFB">
      <w:r>
        <w:t>Save and Commit these flows once done.</w:t>
      </w:r>
    </w:p>
    <w:p w14:paraId="080B44EC" w14:textId="69BA23B6" w:rsidR="00A51887" w:rsidRDefault="00A51887" w:rsidP="00102EFB">
      <w:r>
        <w:t xml:space="preserve">To setup the schedule in CORTEX, select the published package </w:t>
      </w:r>
      <w:r w:rsidR="00AB1616">
        <w:t xml:space="preserve">version </w:t>
      </w:r>
      <w:r>
        <w:t>from Settings &gt; ‘Packages’</w:t>
      </w:r>
      <w:r w:rsidR="00AB1616">
        <w:t>, select the Schedules tab at the bottom and click the Add button.</w:t>
      </w:r>
    </w:p>
    <w:p w14:paraId="7E26AF73" w14:textId="53E709CE" w:rsidR="00AB1616" w:rsidRDefault="00AB1616" w:rsidP="00102EFB">
      <w:r>
        <w:t>You must give the schedule a name, select the flows detailed in the table below,</w:t>
      </w:r>
      <w:r w:rsidR="00C86CD8">
        <w:t xml:space="preserve"> and enter a schedule in CRON syntax. Each flow will be setup as a separate schedule.</w:t>
      </w:r>
    </w:p>
    <w:p w14:paraId="4A034932" w14:textId="5B4885A0" w:rsidR="00102EFB" w:rsidRDefault="000422B7" w:rsidP="00102EFB">
      <w:r>
        <w:t>As an example, t</w:t>
      </w:r>
      <w:r w:rsidR="00C86CD8">
        <w:t xml:space="preserve">he CRON syntax to start a flow at 8am every day is </w:t>
      </w:r>
      <w:r w:rsidR="00A032B0">
        <w:t xml:space="preserve">0 </w:t>
      </w:r>
      <w:r w:rsidR="00C86CD8" w:rsidRPr="00C86CD8">
        <w:t xml:space="preserve">0 8 ? </w:t>
      </w:r>
      <w:r w:rsidR="00A032B0">
        <w:t>*</w:t>
      </w:r>
      <w:r w:rsidR="00C86CD8" w:rsidRPr="00C86CD8">
        <w:t xml:space="preserve"> </w:t>
      </w:r>
      <w:r w:rsidR="00A032B0">
        <w:t>*</w:t>
      </w:r>
      <w:r w:rsidR="00C86CD8">
        <w:t xml:space="preserve">. </w:t>
      </w:r>
    </w:p>
    <w:p w14:paraId="46DA0770" w14:textId="77777777" w:rsidR="0042557E" w:rsidRPr="0065690F" w:rsidRDefault="0042557E" w:rsidP="00102EFB"/>
    <w:tbl>
      <w:tblPr>
        <w:tblStyle w:val="TableProfessional"/>
        <w:tblW w:w="0" w:type="auto"/>
        <w:tblLook w:val="04A0" w:firstRow="1" w:lastRow="0" w:firstColumn="1" w:lastColumn="0" w:noHBand="0" w:noVBand="1"/>
      </w:tblPr>
      <w:tblGrid>
        <w:gridCol w:w="2402"/>
        <w:gridCol w:w="4678"/>
        <w:gridCol w:w="1216"/>
      </w:tblGrid>
      <w:tr w:rsidR="00102EFB" w:rsidRPr="0065690F" w14:paraId="05D3B8AE" w14:textId="77777777" w:rsidTr="007F1B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2" w:type="dxa"/>
          </w:tcPr>
          <w:p w14:paraId="7B1BF042" w14:textId="77777777" w:rsidR="00102EFB" w:rsidRPr="0065690F" w:rsidRDefault="00102EFB" w:rsidP="00102EFB">
            <w:r w:rsidRPr="0065690F">
              <w:t>Flow Name</w:t>
            </w:r>
          </w:p>
        </w:tc>
        <w:tc>
          <w:tcPr>
            <w:tcW w:w="4678" w:type="dxa"/>
          </w:tcPr>
          <w:p w14:paraId="79DCFFCC" w14:textId="77777777" w:rsidR="00102EFB" w:rsidRPr="0065690F" w:rsidRDefault="00102EFB" w:rsidP="00102EFB">
            <w:pPr>
              <w:cnfStyle w:val="100000000000" w:firstRow="1" w:lastRow="0" w:firstColumn="0" w:lastColumn="0" w:oddVBand="0" w:evenVBand="0" w:oddHBand="0" w:evenHBand="0" w:firstRowFirstColumn="0" w:firstRowLastColumn="0" w:lastRowFirstColumn="0" w:lastRowLastColumn="0"/>
            </w:pPr>
            <w:r w:rsidRPr="0065690F">
              <w:t>Description</w:t>
            </w:r>
          </w:p>
        </w:tc>
        <w:tc>
          <w:tcPr>
            <w:tcW w:w="1216" w:type="dxa"/>
          </w:tcPr>
          <w:p w14:paraId="2E4E1DA3" w14:textId="77777777" w:rsidR="00102EFB" w:rsidRPr="0065690F" w:rsidRDefault="00102EFB" w:rsidP="00102EFB">
            <w:pPr>
              <w:cnfStyle w:val="100000000000" w:firstRow="1" w:lastRow="0" w:firstColumn="0" w:lastColumn="0" w:oddVBand="0" w:evenVBand="0" w:oddHBand="0" w:evenHBand="0" w:firstRowFirstColumn="0" w:firstRowLastColumn="0" w:lastRowFirstColumn="0" w:lastRowLastColumn="0"/>
            </w:pPr>
            <w:r w:rsidRPr="0065690F">
              <w:t>Schedule</w:t>
            </w:r>
          </w:p>
        </w:tc>
      </w:tr>
      <w:tr w:rsidR="00102EFB" w:rsidRPr="0065690F" w14:paraId="5FB05100"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2" w:type="dxa"/>
          </w:tcPr>
          <w:p w14:paraId="2660A31C" w14:textId="77777777" w:rsidR="00102EFB" w:rsidRPr="0065690F" w:rsidRDefault="00102EFB" w:rsidP="00102EFB">
            <w:r w:rsidRPr="0065690F">
              <w:lastRenderedPageBreak/>
              <w:t>UAM-Session-Cleanup</w:t>
            </w:r>
          </w:p>
        </w:tc>
        <w:tc>
          <w:tcPr>
            <w:tcW w:w="4678" w:type="dxa"/>
          </w:tcPr>
          <w:p w14:paraId="645E2FFA" w14:textId="77777777" w:rsidR="00102EFB" w:rsidRPr="0065690F" w:rsidRDefault="00102EFB" w:rsidP="00102EFB">
            <w:pPr>
              <w:cnfStyle w:val="000000100000" w:firstRow="0" w:lastRow="0" w:firstColumn="0" w:lastColumn="0" w:oddVBand="0" w:evenVBand="0" w:oddHBand="1" w:evenHBand="0" w:firstRowFirstColumn="0" w:firstRowLastColumn="0" w:lastRowFirstColumn="0" w:lastRowLastColumn="0"/>
            </w:pPr>
            <w:r w:rsidRPr="0065690F">
              <w:t xml:space="preserve">A flow to delete Session </w:t>
            </w:r>
            <w:proofErr w:type="spellStart"/>
            <w:r w:rsidRPr="0065690F">
              <w:t>json</w:t>
            </w:r>
            <w:proofErr w:type="spellEnd"/>
            <w:r w:rsidRPr="0065690F">
              <w:t xml:space="preserve"> files that are older than 24 hours.</w:t>
            </w:r>
          </w:p>
        </w:tc>
        <w:tc>
          <w:tcPr>
            <w:tcW w:w="1216" w:type="dxa"/>
          </w:tcPr>
          <w:p w14:paraId="0C637C9D" w14:textId="77777777" w:rsidR="00102EFB" w:rsidRPr="0065690F" w:rsidRDefault="00102EFB" w:rsidP="00102EFB">
            <w:pPr>
              <w:cnfStyle w:val="000000100000" w:firstRow="0" w:lastRow="0" w:firstColumn="0" w:lastColumn="0" w:oddVBand="0" w:evenVBand="0" w:oddHBand="1" w:evenHBand="0" w:firstRowFirstColumn="0" w:firstRowLastColumn="0" w:lastRowFirstColumn="0" w:lastRowLastColumn="0"/>
            </w:pPr>
            <w:r w:rsidRPr="0065690F">
              <w:t>Daily</w:t>
            </w:r>
          </w:p>
        </w:tc>
      </w:tr>
      <w:tr w:rsidR="00102EFB" w:rsidRPr="0065690F" w14:paraId="25725C4F"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2" w:type="dxa"/>
          </w:tcPr>
          <w:p w14:paraId="0A204F29" w14:textId="77777777" w:rsidR="00102EFB" w:rsidRPr="0065690F" w:rsidRDefault="00102EFB" w:rsidP="00102EFB">
            <w:r w:rsidRPr="0065690F">
              <w:t>MI-Process-Cleanup</w:t>
            </w:r>
          </w:p>
        </w:tc>
        <w:tc>
          <w:tcPr>
            <w:tcW w:w="4678" w:type="dxa"/>
          </w:tcPr>
          <w:p w14:paraId="1489896D" w14:textId="77777777" w:rsidR="00102EFB" w:rsidRPr="0065690F" w:rsidRDefault="00102EFB" w:rsidP="00102EFB">
            <w:pPr>
              <w:cnfStyle w:val="000000010000" w:firstRow="0" w:lastRow="0" w:firstColumn="0" w:lastColumn="0" w:oddVBand="0" w:evenVBand="0" w:oddHBand="0" w:evenHBand="1" w:firstRowFirstColumn="0" w:firstRowLastColumn="0" w:lastRowFirstColumn="0" w:lastRowLastColumn="0"/>
            </w:pPr>
            <w:r w:rsidRPr="0065690F">
              <w:t>A flow to delete Process files that are older than 1 week.</w:t>
            </w:r>
          </w:p>
        </w:tc>
        <w:tc>
          <w:tcPr>
            <w:tcW w:w="1216" w:type="dxa"/>
          </w:tcPr>
          <w:p w14:paraId="7B69D08B" w14:textId="77777777" w:rsidR="00102EFB" w:rsidRPr="0065690F" w:rsidRDefault="00102EFB" w:rsidP="00102EFB">
            <w:pPr>
              <w:cnfStyle w:val="000000010000" w:firstRow="0" w:lastRow="0" w:firstColumn="0" w:lastColumn="0" w:oddVBand="0" w:evenVBand="0" w:oddHBand="0" w:evenHBand="1" w:firstRowFirstColumn="0" w:firstRowLastColumn="0" w:lastRowFirstColumn="0" w:lastRowLastColumn="0"/>
            </w:pPr>
            <w:r w:rsidRPr="0065690F">
              <w:t>Daily</w:t>
            </w:r>
          </w:p>
        </w:tc>
      </w:tr>
    </w:tbl>
    <w:p w14:paraId="12BF5089" w14:textId="77777777" w:rsidR="00102EFB" w:rsidRDefault="00102EFB" w:rsidP="00BA1453">
      <w:pPr>
        <w:pStyle w:val="Heading1"/>
      </w:pPr>
      <w:bookmarkStart w:id="317" w:name="_Toc142058399"/>
      <w:bookmarkStart w:id="318" w:name="_Toc226541328"/>
      <w:r>
        <w:lastRenderedPageBreak/>
        <w:t>Testing</w:t>
      </w:r>
      <w:bookmarkEnd w:id="317"/>
      <w:bookmarkEnd w:id="318"/>
    </w:p>
    <w:p w14:paraId="50815E47" w14:textId="77777777" w:rsidR="00102EFB" w:rsidRPr="00EA155C" w:rsidRDefault="00102EFB" w:rsidP="00BA1453">
      <w:pPr>
        <w:pStyle w:val="Heading2"/>
      </w:pPr>
      <w:bookmarkStart w:id="319" w:name="_Toc130996346"/>
      <w:bookmarkStart w:id="320" w:name="_Toc142058400"/>
      <w:bookmarkStart w:id="321" w:name="_Toc226541329"/>
      <w:r w:rsidRPr="00EA155C">
        <w:t>Testing User Access Management Flows</w:t>
      </w:r>
      <w:bookmarkEnd w:id="319"/>
      <w:bookmarkEnd w:id="320"/>
      <w:bookmarkEnd w:id="321"/>
    </w:p>
    <w:p w14:paraId="48C43491" w14:textId="566101DE" w:rsidR="00102EFB" w:rsidRDefault="00102EFB" w:rsidP="00102EFB">
      <w:r w:rsidRPr="00EA155C">
        <w:t xml:space="preserve">Once the configuration is complete, the flows can be tested from </w:t>
      </w:r>
      <w:r>
        <w:rPr>
          <w:rFonts w:cstheme="minorHAnsi"/>
        </w:rPr>
        <w:t>CORTEX</w:t>
      </w:r>
      <w:r w:rsidRPr="00BC1BB7">
        <w:rPr>
          <w:rFonts w:cstheme="minorHAnsi"/>
        </w:rPr>
        <w:t xml:space="preserve"> </w:t>
      </w:r>
      <w:r w:rsidRPr="00EA155C">
        <w:t>Gateway and from Postman.</w:t>
      </w:r>
    </w:p>
    <w:p w14:paraId="0B66DC66" w14:textId="27572874" w:rsidR="00395C93" w:rsidRDefault="00395C93" w:rsidP="00102EFB">
      <w:pPr>
        <w:rPr>
          <w:b/>
          <w:bCs/>
        </w:rPr>
      </w:pPr>
      <w:r>
        <w:rPr>
          <w:b/>
          <w:bCs/>
        </w:rPr>
        <w:t xml:space="preserve">Note that the full OAuth </w:t>
      </w:r>
      <w:r w:rsidR="00A805E5">
        <w:rPr>
          <w:b/>
          <w:bCs/>
        </w:rPr>
        <w:t>login process</w:t>
      </w:r>
      <w:r>
        <w:rPr>
          <w:b/>
          <w:bCs/>
        </w:rPr>
        <w:t xml:space="preserve"> cannot be tested from Gateway, as it </w:t>
      </w:r>
      <w:r w:rsidR="00A718AE">
        <w:rPr>
          <w:b/>
          <w:bCs/>
        </w:rPr>
        <w:t>uses the OAuth Token in the request to provide the user information.</w:t>
      </w:r>
    </w:p>
    <w:p w14:paraId="613519E6" w14:textId="55B7AC27" w:rsidR="00A718AE" w:rsidRPr="00395C93" w:rsidRDefault="00A718AE" w:rsidP="00102EFB">
      <w:pPr>
        <w:rPr>
          <w:b/>
          <w:bCs/>
        </w:rPr>
      </w:pPr>
      <w:r>
        <w:rPr>
          <w:b/>
          <w:bCs/>
        </w:rPr>
        <w:t>This means that for OAuth requests, Username and Password would not normally be provided to the Authenticate flow</w:t>
      </w:r>
      <w:r w:rsidR="00A805E5">
        <w:rPr>
          <w:b/>
          <w:bCs/>
        </w:rPr>
        <w:t>,</w:t>
      </w:r>
    </w:p>
    <w:p w14:paraId="621EC5DB" w14:textId="7E0AD773" w:rsidR="00102EFB" w:rsidRPr="00EA155C" w:rsidRDefault="00102EFB" w:rsidP="00BA1453">
      <w:pPr>
        <w:pStyle w:val="ListParagraph"/>
        <w:numPr>
          <w:ilvl w:val="0"/>
          <w:numId w:val="133"/>
        </w:numPr>
      </w:pPr>
      <w:r w:rsidRPr="00EA155C">
        <w:t xml:space="preserve">In </w:t>
      </w:r>
      <w:r w:rsidRPr="00BA1453">
        <w:rPr>
          <w:rFonts w:cstheme="minorHAnsi"/>
        </w:rPr>
        <w:t xml:space="preserve">CORTEX </w:t>
      </w:r>
      <w:r w:rsidRPr="00EA155C">
        <w:t>Gateway, open the User Access Management &gt; Authentication &gt; UAM-Authenticate-User flow.</w:t>
      </w:r>
    </w:p>
    <w:p w14:paraId="51994490" w14:textId="77777777" w:rsidR="00102EFB" w:rsidRPr="00EA155C" w:rsidRDefault="00102EFB" w:rsidP="00BA1453">
      <w:pPr>
        <w:pStyle w:val="ListParagraph"/>
        <w:numPr>
          <w:ilvl w:val="0"/>
          <w:numId w:val="133"/>
        </w:numPr>
      </w:pPr>
      <w:r w:rsidRPr="00EA155C">
        <w:t>In the right-hand panel, enter a username and password in the input variables.</w:t>
      </w:r>
    </w:p>
    <w:p w14:paraId="0AD15D0C" w14:textId="019D2333" w:rsidR="00102EFB" w:rsidRPr="00EA155C" w:rsidRDefault="00102EFB" w:rsidP="004765CA">
      <w:pPr>
        <w:pStyle w:val="ListParagraph"/>
        <w:numPr>
          <w:ilvl w:val="1"/>
          <w:numId w:val="133"/>
        </w:numPr>
      </w:pPr>
      <w:r w:rsidRPr="00EA155C">
        <w:t>Username should be in the format "domain\\username"</w:t>
      </w:r>
    </w:p>
    <w:p w14:paraId="1CEB3FD9" w14:textId="77777777" w:rsidR="00102EFB" w:rsidRPr="00EA155C" w:rsidRDefault="00102EFB" w:rsidP="004765CA">
      <w:pPr>
        <w:pStyle w:val="ListParagraph"/>
        <w:numPr>
          <w:ilvl w:val="0"/>
          <w:numId w:val="133"/>
        </w:numPr>
      </w:pPr>
      <w:r w:rsidRPr="00EA155C">
        <w:t>Set a breakpoint on the final ‘End Flow’ block and run the flow.</w:t>
      </w:r>
    </w:p>
    <w:p w14:paraId="07FD1AF0" w14:textId="77777777" w:rsidR="00102EFB" w:rsidRPr="00EA155C" w:rsidRDefault="00102EFB" w:rsidP="004765CA">
      <w:pPr>
        <w:pStyle w:val="ListParagraph"/>
        <w:numPr>
          <w:ilvl w:val="1"/>
          <w:numId w:val="133"/>
        </w:numPr>
      </w:pPr>
      <w:r w:rsidRPr="00EA155C">
        <w:t>If any exceptions occur, these should be diagnosed and resolved.</w:t>
      </w:r>
    </w:p>
    <w:p w14:paraId="3C493F73" w14:textId="3AF28CA9" w:rsidR="00102EFB" w:rsidRPr="00EA155C" w:rsidRDefault="00102EFB" w:rsidP="00102EFB">
      <w:pPr>
        <w:pStyle w:val="ListParagraph"/>
        <w:numPr>
          <w:ilvl w:val="1"/>
          <w:numId w:val="133"/>
        </w:numPr>
      </w:pPr>
      <w:r w:rsidRPr="00EA155C">
        <w:t>If it goes through successfully, check the output variables (</w:t>
      </w:r>
      <w:proofErr w:type="spellStart"/>
      <w:r w:rsidRPr="00EA155C">
        <w:t>accessLevel</w:t>
      </w:r>
      <w:proofErr w:type="spellEnd"/>
      <w:r w:rsidRPr="00EA155C">
        <w:t xml:space="preserve"> and </w:t>
      </w:r>
      <w:proofErr w:type="spellStart"/>
      <w:r w:rsidRPr="00EA155C">
        <w:t>authToken</w:t>
      </w:r>
      <w:proofErr w:type="spellEnd"/>
      <w:r w:rsidRPr="00EA155C">
        <w:t xml:space="preserve">) </w:t>
      </w:r>
    </w:p>
    <w:p w14:paraId="6113EB21" w14:textId="13F267D6" w:rsidR="00102EFB" w:rsidRPr="00EA155C" w:rsidRDefault="00102EFB" w:rsidP="00102EFB">
      <w:r w:rsidRPr="00EA155C">
        <w:t>Once this flow has been validated, the published flows can be tested using</w:t>
      </w:r>
      <w:r>
        <w:t xml:space="preserve"> the postman collection</w:t>
      </w:r>
      <w:r w:rsidRPr="00EA155C">
        <w:t xml:space="preserve"> </w:t>
      </w:r>
      <w:proofErr w:type="spellStart"/>
      <w:r w:rsidRPr="003331B8">
        <w:rPr>
          <w:b/>
          <w:bCs/>
        </w:rPr>
        <w:t>Cortex.Interaction.Portal.postman_collection.json</w:t>
      </w:r>
      <w:proofErr w:type="spellEnd"/>
      <w:r w:rsidRPr="00EA155C">
        <w:t>, provided as part of the package obtained in Section 2.</w:t>
      </w:r>
      <w:r w:rsidR="003E216D">
        <w:t>2</w:t>
      </w:r>
      <w:r w:rsidRPr="00EA155C">
        <w:t>.</w:t>
      </w:r>
    </w:p>
    <w:p w14:paraId="5F1B7509" w14:textId="5ECA69FD" w:rsidR="004765CA" w:rsidRDefault="00102EFB" w:rsidP="00102EFB">
      <w:pPr>
        <w:pStyle w:val="ListParagraph"/>
        <w:numPr>
          <w:ilvl w:val="0"/>
          <w:numId w:val="134"/>
        </w:numPr>
      </w:pPr>
      <w:r w:rsidRPr="00EA155C">
        <w:t xml:space="preserve">Import the collection to Postman, which if required can be downloaded and installed from </w:t>
      </w:r>
      <w:r>
        <w:fldChar w:fldCharType="begin"/>
      </w:r>
      <w:r>
        <w:instrText>HYPERLINK "https://www.postman.com/"</w:instrText>
      </w:r>
      <w:ins w:id="322" w:author="Sebastian Rudawski" w:date="2026-04-08T11:48:00Z" w16du:dateUtc="2026-04-08T10:48:00Z"/>
      <w:r>
        <w:fldChar w:fldCharType="separate"/>
      </w:r>
      <w:r w:rsidRPr="004765CA">
        <w:rPr>
          <w:rStyle w:val="Hyperlink"/>
          <w:b/>
        </w:rPr>
        <w:t>https://www.postman.com/</w:t>
      </w:r>
      <w:r>
        <w:fldChar w:fldCharType="end"/>
      </w:r>
      <w:r w:rsidRPr="00EA155C">
        <w:t xml:space="preserve">. </w:t>
      </w:r>
    </w:p>
    <w:p w14:paraId="565E2230" w14:textId="1E717B1D" w:rsidR="00102EFB" w:rsidRPr="00EA155C" w:rsidRDefault="00102EFB" w:rsidP="003D665D">
      <w:pPr>
        <w:pStyle w:val="ListParagraph"/>
        <w:numPr>
          <w:ilvl w:val="0"/>
          <w:numId w:val="134"/>
        </w:numPr>
      </w:pPr>
      <w:r w:rsidRPr="00EA155C">
        <w:t>Update the Collection variables.</w:t>
      </w:r>
    </w:p>
    <w:p w14:paraId="74526B45" w14:textId="028CC175" w:rsidR="00102EFB" w:rsidRDefault="000300DC" w:rsidP="00102EFB">
      <w:r w:rsidRPr="000300DC">
        <w:rPr>
          <w:noProof/>
        </w:rPr>
        <w:t xml:space="preserve"> </w:t>
      </w:r>
      <w:r w:rsidRPr="000300DC">
        <w:rPr>
          <w:noProof/>
        </w:rPr>
        <w:drawing>
          <wp:inline distT="0" distB="0" distL="0" distR="0" wp14:anchorId="21D1A0E0" wp14:editId="72D03BEB">
            <wp:extent cx="5731510" cy="2320290"/>
            <wp:effectExtent l="0" t="0" r="2540" b="3810"/>
            <wp:docPr id="2502191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19173" name="Picture 1" descr="A screenshot of a computer&#10;&#10;Description automatically generated"/>
                    <pic:cNvPicPr/>
                  </pic:nvPicPr>
                  <pic:blipFill>
                    <a:blip r:embed="rId37"/>
                    <a:stretch>
                      <a:fillRect/>
                    </a:stretch>
                  </pic:blipFill>
                  <pic:spPr>
                    <a:xfrm>
                      <a:off x="0" y="0"/>
                      <a:ext cx="5731510" cy="2320290"/>
                    </a:xfrm>
                    <a:prstGeom prst="rect">
                      <a:avLst/>
                    </a:prstGeom>
                  </pic:spPr>
                </pic:pic>
              </a:graphicData>
            </a:graphic>
          </wp:inline>
        </w:drawing>
      </w:r>
    </w:p>
    <w:p w14:paraId="18EA1C1F" w14:textId="77777777" w:rsidR="00102EFB" w:rsidRDefault="00102EFB" w:rsidP="00102EFB">
      <w:r>
        <w:br w:type="page"/>
      </w:r>
    </w:p>
    <w:tbl>
      <w:tblPr>
        <w:tblStyle w:val="TableProfessional"/>
        <w:tblW w:w="0" w:type="auto"/>
        <w:tblLook w:val="04A0" w:firstRow="1" w:lastRow="0" w:firstColumn="1" w:lastColumn="0" w:noHBand="0" w:noVBand="1"/>
      </w:tblPr>
      <w:tblGrid>
        <w:gridCol w:w="1961"/>
        <w:gridCol w:w="3307"/>
        <w:gridCol w:w="3742"/>
      </w:tblGrid>
      <w:tr w:rsidR="00102EFB" w:rsidRPr="00DB5559" w14:paraId="13D364A9" w14:textId="77777777" w:rsidTr="007F1B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68459405" w14:textId="77777777" w:rsidR="00102EFB" w:rsidRPr="00DB5559" w:rsidRDefault="00102EFB" w:rsidP="00102EFB">
            <w:r w:rsidRPr="00DB5559">
              <w:lastRenderedPageBreak/>
              <w:t>Variable</w:t>
            </w:r>
          </w:p>
        </w:tc>
        <w:tc>
          <w:tcPr>
            <w:tcW w:w="3587" w:type="dxa"/>
          </w:tcPr>
          <w:p w14:paraId="504C7DF3" w14:textId="77777777" w:rsidR="00102EFB" w:rsidRPr="00DB5559" w:rsidRDefault="00102EFB" w:rsidP="00102EFB">
            <w:pPr>
              <w:cnfStyle w:val="100000000000" w:firstRow="1" w:lastRow="0" w:firstColumn="0" w:lastColumn="0" w:oddVBand="0" w:evenVBand="0" w:oddHBand="0" w:evenHBand="0" w:firstRowFirstColumn="0" w:firstRowLastColumn="0" w:lastRowFirstColumn="0" w:lastRowLastColumn="0"/>
            </w:pPr>
            <w:r w:rsidRPr="00DB5559">
              <w:t>Description</w:t>
            </w:r>
          </w:p>
        </w:tc>
        <w:tc>
          <w:tcPr>
            <w:tcW w:w="3751" w:type="dxa"/>
          </w:tcPr>
          <w:p w14:paraId="2188AFF7" w14:textId="77777777" w:rsidR="00102EFB" w:rsidRPr="00DB5559" w:rsidRDefault="00102EFB" w:rsidP="00102EFB">
            <w:pPr>
              <w:cnfStyle w:val="100000000000" w:firstRow="1" w:lastRow="0" w:firstColumn="0" w:lastColumn="0" w:oddVBand="0" w:evenVBand="0" w:oddHBand="0" w:evenHBand="0" w:firstRowFirstColumn="0" w:firstRowLastColumn="0" w:lastRowFirstColumn="0" w:lastRowLastColumn="0"/>
            </w:pPr>
            <w:r w:rsidRPr="00DB5559">
              <w:t>Example Value</w:t>
            </w:r>
          </w:p>
        </w:tc>
      </w:tr>
      <w:tr w:rsidR="00102EFB" w:rsidRPr="00DB5559" w14:paraId="4F983039"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2FC95746" w14:textId="77777777" w:rsidR="00102EFB" w:rsidRPr="00DB5559" w:rsidRDefault="00102EFB" w:rsidP="00102EFB">
            <w:r w:rsidRPr="00DB5559">
              <w:t>host</w:t>
            </w:r>
          </w:p>
        </w:tc>
        <w:tc>
          <w:tcPr>
            <w:tcW w:w="3587" w:type="dxa"/>
          </w:tcPr>
          <w:p w14:paraId="5A25F4E4" w14:textId="77777777" w:rsidR="00102EFB" w:rsidRPr="00DB5559" w:rsidRDefault="00102EFB" w:rsidP="00102EFB">
            <w:pPr>
              <w:cnfStyle w:val="000000100000" w:firstRow="0" w:lastRow="0" w:firstColumn="0" w:lastColumn="0" w:oddVBand="0" w:evenVBand="0" w:oddHBand="1" w:evenHBand="0" w:firstRowFirstColumn="0" w:firstRowLastColumn="0" w:lastRowFirstColumn="0" w:lastRowLastColumn="0"/>
            </w:pPr>
            <w:r w:rsidRPr="00DB5559">
              <w:t xml:space="preserve">The host for communication with the relevant </w:t>
            </w:r>
            <w:r>
              <w:t>CORTEX</w:t>
            </w:r>
            <w:r w:rsidRPr="00BC1BB7">
              <w:t xml:space="preserve"> </w:t>
            </w:r>
            <w:r w:rsidRPr="00DB5559">
              <w:t>API Gateway</w:t>
            </w:r>
          </w:p>
        </w:tc>
        <w:tc>
          <w:tcPr>
            <w:tcW w:w="3751" w:type="dxa"/>
          </w:tcPr>
          <w:p w14:paraId="7D30AE35" w14:textId="77777777" w:rsidR="00102EFB" w:rsidRPr="00DB5559" w:rsidRDefault="00102EFB" w:rsidP="00102EFB">
            <w:pPr>
              <w:cnfStyle w:val="000000100000" w:firstRow="0" w:lastRow="0" w:firstColumn="0" w:lastColumn="0" w:oddVBand="0" w:evenVBand="0" w:oddHBand="1" w:evenHBand="0" w:firstRowFirstColumn="0" w:firstRowLastColumn="0" w:lastRowFirstColumn="0" w:lastRowLastColumn="0"/>
            </w:pPr>
            <w:r w:rsidRPr="00DB5559">
              <w:t>https://cortexApp1.myDomain.com</w:t>
            </w:r>
          </w:p>
        </w:tc>
      </w:tr>
      <w:tr w:rsidR="00102EFB" w:rsidRPr="00DB5559" w14:paraId="7C0F0663"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1C7ED60C" w14:textId="77777777" w:rsidR="00102EFB" w:rsidRPr="00DB5559" w:rsidRDefault="00102EFB" w:rsidP="00102EFB">
            <w:r w:rsidRPr="00DB5559">
              <w:t>port</w:t>
            </w:r>
          </w:p>
        </w:tc>
        <w:tc>
          <w:tcPr>
            <w:tcW w:w="3587" w:type="dxa"/>
          </w:tcPr>
          <w:p w14:paraId="48E64DF2" w14:textId="77777777" w:rsidR="00102EFB" w:rsidRPr="00DB5559" w:rsidRDefault="00102EFB" w:rsidP="00102EFB">
            <w:pPr>
              <w:cnfStyle w:val="000000010000" w:firstRow="0" w:lastRow="0" w:firstColumn="0" w:lastColumn="0" w:oddVBand="0" w:evenVBand="0" w:oddHBand="0" w:evenHBand="1" w:firstRowFirstColumn="0" w:firstRowLastColumn="0" w:lastRowFirstColumn="0" w:lastRowLastColumn="0"/>
            </w:pPr>
            <w:r w:rsidRPr="00DB5559">
              <w:t xml:space="preserve">The port for communication with the relevant </w:t>
            </w:r>
            <w:r>
              <w:t>CORTEX</w:t>
            </w:r>
            <w:r w:rsidRPr="00BC1BB7">
              <w:t xml:space="preserve"> </w:t>
            </w:r>
            <w:r w:rsidRPr="00DB5559">
              <w:t>API Gateway</w:t>
            </w:r>
          </w:p>
        </w:tc>
        <w:tc>
          <w:tcPr>
            <w:tcW w:w="3751" w:type="dxa"/>
          </w:tcPr>
          <w:p w14:paraId="4649109C" w14:textId="77777777" w:rsidR="00102EFB" w:rsidRPr="00DB5559" w:rsidRDefault="00102EFB" w:rsidP="00102EFB">
            <w:pPr>
              <w:cnfStyle w:val="000000010000" w:firstRow="0" w:lastRow="0" w:firstColumn="0" w:lastColumn="0" w:oddVBand="0" w:evenVBand="0" w:oddHBand="0" w:evenHBand="1" w:firstRowFirstColumn="0" w:firstRowLastColumn="0" w:lastRowFirstColumn="0" w:lastRowLastColumn="0"/>
            </w:pPr>
            <w:r w:rsidRPr="00DB5559">
              <w:t>8722</w:t>
            </w:r>
          </w:p>
        </w:tc>
      </w:tr>
      <w:tr w:rsidR="00102EFB" w:rsidRPr="00DB5559" w14:paraId="516EBD3E"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6774FC5F" w14:textId="77777777" w:rsidR="00102EFB" w:rsidRPr="00DB5559" w:rsidRDefault="00102EFB" w:rsidP="00102EFB">
            <w:proofErr w:type="spellStart"/>
            <w:r w:rsidRPr="00DB5559">
              <w:t>packageName</w:t>
            </w:r>
            <w:proofErr w:type="spellEnd"/>
          </w:p>
        </w:tc>
        <w:tc>
          <w:tcPr>
            <w:tcW w:w="3587" w:type="dxa"/>
          </w:tcPr>
          <w:p w14:paraId="0E02C4D2" w14:textId="77777777" w:rsidR="00102EFB" w:rsidRPr="00DB5559" w:rsidRDefault="00102EFB" w:rsidP="00102EFB">
            <w:pPr>
              <w:cnfStyle w:val="000000100000" w:firstRow="0" w:lastRow="0" w:firstColumn="0" w:lastColumn="0" w:oddVBand="0" w:evenVBand="0" w:oddHBand="1" w:evenHBand="0" w:firstRowFirstColumn="0" w:firstRowLastColumn="0" w:lastRowFirstColumn="0" w:lastRowLastColumn="0"/>
            </w:pPr>
            <w:r w:rsidRPr="00DB5559">
              <w:t>The package containing the user access management flows.</w:t>
            </w:r>
          </w:p>
        </w:tc>
        <w:tc>
          <w:tcPr>
            <w:tcW w:w="3751" w:type="dxa"/>
          </w:tcPr>
          <w:p w14:paraId="1B456CE1" w14:textId="77777777" w:rsidR="00102EFB" w:rsidRPr="00DB5559" w:rsidRDefault="00102EFB" w:rsidP="00102EFB">
            <w:pPr>
              <w:cnfStyle w:val="000000100000" w:firstRow="0" w:lastRow="0" w:firstColumn="0" w:lastColumn="0" w:oddVBand="0" w:evenVBand="0" w:oddHBand="1" w:evenHBand="0" w:firstRowFirstColumn="0" w:firstRowLastColumn="0" w:lastRowFirstColumn="0" w:lastRowLastColumn="0"/>
            </w:pPr>
            <w:proofErr w:type="spellStart"/>
            <w:r w:rsidRPr="00DB5559">
              <w:t>UserAccessManagement</w:t>
            </w:r>
            <w:proofErr w:type="spellEnd"/>
          </w:p>
        </w:tc>
      </w:tr>
      <w:tr w:rsidR="00AF1F54" w:rsidRPr="00DB5559" w14:paraId="37FB2394"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5C1A7479" w14:textId="2EB2BC31" w:rsidR="00AF1F54" w:rsidRPr="00DB5559" w:rsidRDefault="00AF1F54" w:rsidP="00102EFB">
            <w:proofErr w:type="spellStart"/>
            <w:r>
              <w:t>applicationName</w:t>
            </w:r>
            <w:proofErr w:type="spellEnd"/>
          </w:p>
        </w:tc>
        <w:tc>
          <w:tcPr>
            <w:tcW w:w="3587" w:type="dxa"/>
          </w:tcPr>
          <w:p w14:paraId="7DF329C2" w14:textId="4AB9AB60" w:rsidR="00AF1F54" w:rsidRPr="00DB5559" w:rsidRDefault="00AF1F54" w:rsidP="00102EFB">
            <w:pPr>
              <w:cnfStyle w:val="000000010000" w:firstRow="0" w:lastRow="0" w:firstColumn="0" w:lastColumn="0" w:oddVBand="0" w:evenVBand="0" w:oddHBand="0" w:evenHBand="1" w:firstRowFirstColumn="0" w:firstRowLastColumn="0" w:lastRowFirstColumn="0" w:lastRowLastColumn="0"/>
            </w:pPr>
            <w:r>
              <w:t>Name of the Application to run the requests against (can be empty if not configured as a specific application).</w:t>
            </w:r>
          </w:p>
        </w:tc>
        <w:tc>
          <w:tcPr>
            <w:tcW w:w="3751" w:type="dxa"/>
          </w:tcPr>
          <w:p w14:paraId="7495F594" w14:textId="5D8C66C5" w:rsidR="00AF1F54" w:rsidRPr="00DB5559" w:rsidRDefault="00AF1F54" w:rsidP="00102EFB">
            <w:pPr>
              <w:cnfStyle w:val="000000010000" w:firstRow="0" w:lastRow="0" w:firstColumn="0" w:lastColumn="0" w:oddVBand="0" w:evenVBand="0" w:oddHBand="0" w:evenHBand="1" w:firstRowFirstColumn="0" w:firstRowLastColumn="0" w:lastRowFirstColumn="0" w:lastRowLastColumn="0"/>
            </w:pPr>
          </w:p>
        </w:tc>
      </w:tr>
      <w:tr w:rsidR="00102EFB" w:rsidRPr="00DB5559" w14:paraId="4771BD28"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205ED4A2" w14:textId="77777777" w:rsidR="00102EFB" w:rsidRPr="00DB5559" w:rsidRDefault="00102EFB" w:rsidP="00102EFB">
            <w:r w:rsidRPr="00DB5559">
              <w:t>username</w:t>
            </w:r>
          </w:p>
        </w:tc>
        <w:tc>
          <w:tcPr>
            <w:tcW w:w="3587" w:type="dxa"/>
          </w:tcPr>
          <w:p w14:paraId="0FF2934A" w14:textId="23D7CF53" w:rsidR="00102EFB" w:rsidRPr="00DB5559" w:rsidRDefault="00102EFB" w:rsidP="000300DC">
            <w:pPr>
              <w:cnfStyle w:val="000000100000" w:firstRow="0" w:lastRow="0" w:firstColumn="0" w:lastColumn="0" w:oddVBand="0" w:evenVBand="0" w:oddHBand="1" w:evenHBand="0" w:firstRowFirstColumn="0" w:firstRowLastColumn="0" w:lastRowFirstColumn="0" w:lastRowLastColumn="0"/>
            </w:pPr>
            <w:r w:rsidRPr="00DB5559">
              <w:t xml:space="preserve">Username to </w:t>
            </w:r>
            <w:r>
              <w:t xml:space="preserve">authenticate </w:t>
            </w:r>
            <w:r w:rsidR="000300DC">
              <w:t>via OAuth</w:t>
            </w:r>
          </w:p>
        </w:tc>
        <w:tc>
          <w:tcPr>
            <w:tcW w:w="3751" w:type="dxa"/>
          </w:tcPr>
          <w:p w14:paraId="68094A3C" w14:textId="77777777" w:rsidR="00102EFB" w:rsidRPr="00DB5559" w:rsidRDefault="00102EFB" w:rsidP="00102EFB">
            <w:pPr>
              <w:cnfStyle w:val="000000100000" w:firstRow="0" w:lastRow="0" w:firstColumn="0" w:lastColumn="0" w:oddVBand="0" w:evenVBand="0" w:oddHBand="1" w:evenHBand="0" w:firstRowFirstColumn="0" w:firstRowLastColumn="0" w:lastRowFirstColumn="0" w:lastRowLastColumn="0"/>
            </w:pPr>
            <w:r>
              <w:t>&lt;Username&gt;</w:t>
            </w:r>
          </w:p>
        </w:tc>
      </w:tr>
      <w:tr w:rsidR="00102EFB" w:rsidRPr="00DB5559" w14:paraId="6088CD82" w14:textId="77777777" w:rsidTr="007F1B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71728DCE" w14:textId="77777777" w:rsidR="00102EFB" w:rsidRPr="00DB5559" w:rsidRDefault="00102EFB" w:rsidP="00102EFB">
            <w:r w:rsidRPr="00DB5559">
              <w:t>password</w:t>
            </w:r>
          </w:p>
        </w:tc>
        <w:tc>
          <w:tcPr>
            <w:tcW w:w="3587" w:type="dxa"/>
          </w:tcPr>
          <w:p w14:paraId="54C8ED50" w14:textId="32F58664" w:rsidR="00102EFB" w:rsidRPr="00DB5559" w:rsidRDefault="00102EFB" w:rsidP="000300DC">
            <w:pPr>
              <w:cnfStyle w:val="000000010000" w:firstRow="0" w:lastRow="0" w:firstColumn="0" w:lastColumn="0" w:oddVBand="0" w:evenVBand="0" w:oddHBand="0" w:evenHBand="1" w:firstRowFirstColumn="0" w:firstRowLastColumn="0" w:lastRowFirstColumn="0" w:lastRowLastColumn="0"/>
            </w:pPr>
            <w:r w:rsidRPr="00DB5559">
              <w:t xml:space="preserve">Password to </w:t>
            </w:r>
            <w:r>
              <w:t xml:space="preserve">authenticate </w:t>
            </w:r>
            <w:r w:rsidR="000300DC">
              <w:t>via OAuth</w:t>
            </w:r>
          </w:p>
        </w:tc>
        <w:tc>
          <w:tcPr>
            <w:tcW w:w="3751" w:type="dxa"/>
          </w:tcPr>
          <w:p w14:paraId="3B44FC1E" w14:textId="77777777" w:rsidR="00102EFB" w:rsidRPr="00DB5559" w:rsidRDefault="00102EFB" w:rsidP="00102EFB">
            <w:pPr>
              <w:cnfStyle w:val="000000010000" w:firstRow="0" w:lastRow="0" w:firstColumn="0" w:lastColumn="0" w:oddVBand="0" w:evenVBand="0" w:oddHBand="0" w:evenHBand="1" w:firstRowFirstColumn="0" w:firstRowLastColumn="0" w:lastRowFirstColumn="0" w:lastRowLastColumn="0"/>
            </w:pPr>
            <w:r>
              <w:t>&lt;Password&gt;</w:t>
            </w:r>
          </w:p>
        </w:tc>
      </w:tr>
      <w:tr w:rsidR="00102EFB" w:rsidRPr="00DB5559" w14:paraId="2B7D2B7C" w14:textId="77777777" w:rsidTr="007F1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7B40E06B" w14:textId="77777777" w:rsidR="00102EFB" w:rsidRPr="00DB5559" w:rsidRDefault="00102EFB" w:rsidP="00102EFB">
            <w:proofErr w:type="spellStart"/>
            <w:r w:rsidRPr="00DB5559">
              <w:t>authToken</w:t>
            </w:r>
            <w:proofErr w:type="spellEnd"/>
          </w:p>
        </w:tc>
        <w:tc>
          <w:tcPr>
            <w:tcW w:w="3587" w:type="dxa"/>
          </w:tcPr>
          <w:p w14:paraId="02EE742B" w14:textId="77777777" w:rsidR="00102EFB" w:rsidRPr="00DB5559" w:rsidRDefault="00102EFB" w:rsidP="00102EFB">
            <w:pPr>
              <w:cnfStyle w:val="000000100000" w:firstRow="0" w:lastRow="0" w:firstColumn="0" w:lastColumn="0" w:oddVBand="0" w:evenVBand="0" w:oddHBand="1" w:evenHBand="0" w:firstRowFirstColumn="0" w:firstRowLastColumn="0" w:lastRowFirstColumn="0" w:lastRowLastColumn="0"/>
            </w:pPr>
            <w:r w:rsidRPr="00DB5559">
              <w:t>Authentication token returned from the ‘Authenticate’ request</w:t>
            </w:r>
            <w:r>
              <w:t>. This will be automatically saved from the ‘Authenticate’ requests</w:t>
            </w:r>
          </w:p>
        </w:tc>
        <w:tc>
          <w:tcPr>
            <w:tcW w:w="3751" w:type="dxa"/>
          </w:tcPr>
          <w:p w14:paraId="10EB3C83" w14:textId="77777777" w:rsidR="00102EFB" w:rsidRPr="00DB5559" w:rsidRDefault="00102EFB" w:rsidP="007F1BC6">
            <w:pPr>
              <w:pStyle w:val="Body2"/>
              <w:cnfStyle w:val="000000100000" w:firstRow="0" w:lastRow="0" w:firstColumn="0" w:lastColumn="0" w:oddVBand="0" w:evenVBand="0" w:oddHBand="1" w:evenHBand="0" w:firstRowFirstColumn="0" w:firstRowLastColumn="0" w:lastRowFirstColumn="0" w:lastRowLastColumn="0"/>
              <w:rPr>
                <w:rFonts w:cstheme="minorHAnsi"/>
              </w:rPr>
            </w:pPr>
          </w:p>
        </w:tc>
      </w:tr>
    </w:tbl>
    <w:p w14:paraId="7BF9FFDF" w14:textId="77777777" w:rsidR="00102EFB" w:rsidRPr="00EA155C" w:rsidRDefault="00102EFB" w:rsidP="00102EFB"/>
    <w:p w14:paraId="40DA0752" w14:textId="77777777" w:rsidR="00102EFB" w:rsidRDefault="00102EFB" w:rsidP="004765CA">
      <w:pPr>
        <w:pStyle w:val="ListParagraph"/>
        <w:numPr>
          <w:ilvl w:val="0"/>
          <w:numId w:val="134"/>
        </w:numPr>
      </w:pPr>
      <w:r w:rsidRPr="00EA155C">
        <w:t>Select save to persist the variable values.</w:t>
      </w:r>
    </w:p>
    <w:p w14:paraId="3798662C" w14:textId="44838BE6" w:rsidR="00753BE2" w:rsidRDefault="00753BE2" w:rsidP="004765CA">
      <w:pPr>
        <w:pStyle w:val="ListParagraph"/>
        <w:numPr>
          <w:ilvl w:val="0"/>
          <w:numId w:val="134"/>
        </w:numPr>
      </w:pPr>
      <w:r>
        <w:t>Click on the Authorization tab, scroll down and select ’Get New Access Token’</w:t>
      </w:r>
    </w:p>
    <w:p w14:paraId="22264E71" w14:textId="0846F824" w:rsidR="00F54FCF" w:rsidRPr="00EA155C" w:rsidRDefault="00F54FCF" w:rsidP="003D665D">
      <w:pPr>
        <w:pStyle w:val="ListParagraph"/>
        <w:numPr>
          <w:ilvl w:val="1"/>
          <w:numId w:val="134"/>
        </w:numPr>
      </w:pPr>
      <w:r>
        <w:t>If successful, there should be an option to use this token which will enable OAuth for all the requests in the collection.</w:t>
      </w:r>
    </w:p>
    <w:p w14:paraId="4A4622FD" w14:textId="77777777" w:rsidR="00102EFB" w:rsidRPr="00EA155C" w:rsidRDefault="00102EFB" w:rsidP="00454F23">
      <w:pPr>
        <w:pStyle w:val="ListParagraph"/>
        <w:numPr>
          <w:ilvl w:val="0"/>
          <w:numId w:val="134"/>
        </w:numPr>
      </w:pPr>
      <w:r w:rsidRPr="00EA155C">
        <w:t>Test the ‘Authenticate’ request. This is what is called when entering a username and password to access the Interaction Portal.</w:t>
      </w:r>
    </w:p>
    <w:p w14:paraId="79F0F4DA" w14:textId="51DBF8B5" w:rsidR="00102EFB" w:rsidRPr="00EA155C" w:rsidRDefault="00102EFB" w:rsidP="00F54FCF">
      <w:pPr>
        <w:pStyle w:val="ListParagraph"/>
        <w:numPr>
          <w:ilvl w:val="1"/>
          <w:numId w:val="134"/>
        </w:numPr>
      </w:pPr>
      <w:r w:rsidRPr="00EA155C">
        <w:t>Select the request</w:t>
      </w:r>
      <w:r w:rsidR="001C66A2">
        <w:t xml:space="preserve"> and</w:t>
      </w:r>
      <w:r w:rsidRPr="00EA155C">
        <w:t xml:space="preserve"> </w:t>
      </w:r>
      <w:r w:rsidR="00F54FCF">
        <w:t>run it. For OAuth, the credentials inside the body are not required.</w:t>
      </w:r>
    </w:p>
    <w:p w14:paraId="2BEE4DE7" w14:textId="7EE11363" w:rsidR="00102EFB" w:rsidRPr="00EA155C" w:rsidRDefault="001C66A2" w:rsidP="00102EFB">
      <w:r w:rsidRPr="001C66A2">
        <w:rPr>
          <w:noProof/>
        </w:rPr>
        <w:drawing>
          <wp:inline distT="0" distB="0" distL="0" distR="0" wp14:anchorId="38695EAF" wp14:editId="78B834FA">
            <wp:extent cx="5731510" cy="1384300"/>
            <wp:effectExtent l="0" t="0" r="2540" b="6350"/>
            <wp:docPr id="1048430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30032" name="Picture 1" descr="A screenshot of a computer&#10;&#10;Description automatically generated"/>
                    <pic:cNvPicPr/>
                  </pic:nvPicPr>
                  <pic:blipFill>
                    <a:blip r:embed="rId38"/>
                    <a:stretch>
                      <a:fillRect/>
                    </a:stretch>
                  </pic:blipFill>
                  <pic:spPr>
                    <a:xfrm>
                      <a:off x="0" y="0"/>
                      <a:ext cx="5731510" cy="1384300"/>
                    </a:xfrm>
                    <a:prstGeom prst="rect">
                      <a:avLst/>
                    </a:prstGeom>
                  </pic:spPr>
                </pic:pic>
              </a:graphicData>
            </a:graphic>
          </wp:inline>
        </w:drawing>
      </w:r>
    </w:p>
    <w:p w14:paraId="622BCC04" w14:textId="12E4C0AF" w:rsidR="00102EFB" w:rsidRPr="00EA155C" w:rsidRDefault="00454F23" w:rsidP="00454F23">
      <w:pPr>
        <w:pStyle w:val="ListParagraph"/>
        <w:numPr>
          <w:ilvl w:val="0"/>
          <w:numId w:val="134"/>
        </w:numPr>
      </w:pPr>
      <w:r>
        <w:lastRenderedPageBreak/>
        <w:t>Click</w:t>
      </w:r>
      <w:r w:rsidR="00102EFB" w:rsidRPr="00EA155C">
        <w:t xml:space="preserve"> ‘Send’</w:t>
      </w:r>
    </w:p>
    <w:p w14:paraId="453E9E94" w14:textId="77777777" w:rsidR="00102EFB" w:rsidRPr="00EA155C" w:rsidRDefault="00102EFB" w:rsidP="00454F23">
      <w:pPr>
        <w:pStyle w:val="ListParagraph"/>
        <w:numPr>
          <w:ilvl w:val="1"/>
          <w:numId w:val="134"/>
        </w:numPr>
      </w:pPr>
      <w:r w:rsidRPr="00EA155C">
        <w:t>Examine the response. If successful it will take the following structure:</w:t>
      </w:r>
    </w:p>
    <w:p w14:paraId="0E56678A" w14:textId="77777777" w:rsidR="00102EFB" w:rsidRPr="00EA155C" w:rsidRDefault="00102EFB" w:rsidP="00102EFB">
      <w:pPr>
        <w:pStyle w:val="Style1"/>
        <w:ind w:left="1440"/>
      </w:pPr>
      <w:r w:rsidRPr="00EA155C">
        <w:t>{</w:t>
      </w:r>
    </w:p>
    <w:p w14:paraId="23CECF75" w14:textId="77777777" w:rsidR="00102EFB" w:rsidRPr="00EA155C" w:rsidRDefault="00102EFB" w:rsidP="00102EFB">
      <w:pPr>
        <w:pStyle w:val="Style1"/>
        <w:ind w:left="1440"/>
      </w:pPr>
      <w:r w:rsidRPr="00EA155C">
        <w:t>    "</w:t>
      </w:r>
      <w:proofErr w:type="spellStart"/>
      <w:r w:rsidRPr="00EA155C">
        <w:t>accessLevel</w:t>
      </w:r>
      <w:proofErr w:type="spellEnd"/>
      <w:r w:rsidRPr="00EA155C">
        <w:t>": "&lt;e.g. Admin&gt;",</w:t>
      </w:r>
    </w:p>
    <w:p w14:paraId="4FF9896E" w14:textId="77777777" w:rsidR="00102EFB" w:rsidRPr="00EA155C" w:rsidRDefault="00102EFB" w:rsidP="00102EFB">
      <w:pPr>
        <w:pStyle w:val="Style1"/>
        <w:ind w:left="1440"/>
      </w:pPr>
      <w:r w:rsidRPr="00EA155C">
        <w:t>    "</w:t>
      </w:r>
      <w:proofErr w:type="spellStart"/>
      <w:r w:rsidRPr="00EA155C">
        <w:t>userProperties</w:t>
      </w:r>
      <w:proofErr w:type="spellEnd"/>
      <w:r w:rsidRPr="00EA155C">
        <w:t>": {</w:t>
      </w:r>
    </w:p>
    <w:p w14:paraId="331A1734" w14:textId="77777777" w:rsidR="00102EFB" w:rsidRPr="00EA155C" w:rsidRDefault="00102EFB" w:rsidP="00102EFB">
      <w:pPr>
        <w:pStyle w:val="Style1"/>
        <w:ind w:left="1440"/>
      </w:pPr>
      <w:r w:rsidRPr="00EA155C">
        <w:t>        "name": "&lt;username&gt;",</w:t>
      </w:r>
    </w:p>
    <w:p w14:paraId="0AF9025B" w14:textId="77777777" w:rsidR="00102EFB" w:rsidRPr="00EA155C" w:rsidRDefault="00102EFB" w:rsidP="00102EFB">
      <w:pPr>
        <w:pStyle w:val="Style1"/>
        <w:ind w:left="1440"/>
      </w:pPr>
      <w:r w:rsidRPr="00EA155C">
        <w:t>        "</w:t>
      </w:r>
      <w:proofErr w:type="spellStart"/>
      <w:r w:rsidRPr="00EA155C">
        <w:t>accountName</w:t>
      </w:r>
      <w:proofErr w:type="spellEnd"/>
      <w:r w:rsidRPr="00EA155C">
        <w:t>": "&lt;username&gt;",</w:t>
      </w:r>
    </w:p>
    <w:p w14:paraId="0DDC1615" w14:textId="77777777" w:rsidR="00102EFB" w:rsidRPr="00EA155C" w:rsidRDefault="00102EFB" w:rsidP="00102EFB">
      <w:pPr>
        <w:pStyle w:val="Style1"/>
        <w:ind w:left="1440"/>
      </w:pPr>
      <w:r w:rsidRPr="00EA155C">
        <w:t>        "</w:t>
      </w:r>
      <w:proofErr w:type="spellStart"/>
      <w:r w:rsidRPr="00EA155C">
        <w:t>upn</w:t>
      </w:r>
      <w:proofErr w:type="spellEnd"/>
      <w:r w:rsidRPr="00EA155C">
        <w:t>": "&lt;username&gt;@myDomain.com",</w:t>
      </w:r>
    </w:p>
    <w:p w14:paraId="4F47DFDF" w14:textId="77777777" w:rsidR="00102EFB" w:rsidRPr="00EA155C" w:rsidRDefault="00102EFB" w:rsidP="00102EFB">
      <w:pPr>
        <w:pStyle w:val="Style1"/>
        <w:ind w:left="1440"/>
      </w:pPr>
      <w:r w:rsidRPr="00EA155C">
        <w:t>        "roles": [</w:t>
      </w:r>
    </w:p>
    <w:p w14:paraId="1364495A" w14:textId="77777777" w:rsidR="00102EFB" w:rsidRPr="00EA155C" w:rsidRDefault="00102EFB" w:rsidP="00102EFB">
      <w:pPr>
        <w:pStyle w:val="Style1"/>
        <w:ind w:left="1440"/>
      </w:pPr>
      <w:r w:rsidRPr="00EA155C">
        <w:t>            &lt;user groups to which the user belongs&gt;"</w:t>
      </w:r>
    </w:p>
    <w:p w14:paraId="095EC549" w14:textId="77777777" w:rsidR="00102EFB" w:rsidRPr="00EA155C" w:rsidRDefault="00102EFB" w:rsidP="00102EFB">
      <w:pPr>
        <w:pStyle w:val="Style1"/>
        <w:ind w:left="1440"/>
      </w:pPr>
      <w:r w:rsidRPr="00EA155C">
        <w:t>        ]</w:t>
      </w:r>
    </w:p>
    <w:p w14:paraId="13C32EDB" w14:textId="77777777" w:rsidR="00102EFB" w:rsidRPr="00EA155C" w:rsidRDefault="00102EFB" w:rsidP="00102EFB">
      <w:pPr>
        <w:pStyle w:val="Style1"/>
        <w:ind w:left="1440"/>
      </w:pPr>
      <w:r w:rsidRPr="00EA155C">
        <w:t>    },</w:t>
      </w:r>
    </w:p>
    <w:p w14:paraId="41E936EA" w14:textId="77777777" w:rsidR="00102EFB" w:rsidRPr="00EA155C" w:rsidRDefault="00102EFB" w:rsidP="00102EFB">
      <w:pPr>
        <w:pStyle w:val="Style1"/>
        <w:ind w:left="1440"/>
      </w:pPr>
      <w:r w:rsidRPr="00EA155C">
        <w:t>    "status": {</w:t>
      </w:r>
    </w:p>
    <w:p w14:paraId="2AEC810E" w14:textId="77777777" w:rsidR="00102EFB" w:rsidRPr="00EA155C" w:rsidRDefault="00102EFB" w:rsidP="00102EFB">
      <w:pPr>
        <w:pStyle w:val="Style1"/>
        <w:ind w:left="1440"/>
      </w:pPr>
      <w:r w:rsidRPr="00EA155C">
        <w:t>        "Status": "OK"</w:t>
      </w:r>
    </w:p>
    <w:p w14:paraId="4E1FCBF4" w14:textId="77777777" w:rsidR="00102EFB" w:rsidRPr="00EA155C" w:rsidRDefault="00102EFB" w:rsidP="00102EFB">
      <w:pPr>
        <w:pStyle w:val="Style1"/>
        <w:ind w:left="1440"/>
      </w:pPr>
      <w:r w:rsidRPr="00EA155C">
        <w:t>    },</w:t>
      </w:r>
    </w:p>
    <w:p w14:paraId="34E02FA0" w14:textId="77777777" w:rsidR="00102EFB" w:rsidRPr="00EA155C" w:rsidRDefault="00102EFB" w:rsidP="00102EFB">
      <w:pPr>
        <w:pStyle w:val="Style1"/>
        <w:ind w:left="1440"/>
      </w:pPr>
      <w:r w:rsidRPr="00EA155C">
        <w:t>    "</w:t>
      </w:r>
      <w:proofErr w:type="spellStart"/>
      <w:r w:rsidRPr="00EA155C">
        <w:t>authToken</w:t>
      </w:r>
      <w:proofErr w:type="spellEnd"/>
      <w:r w:rsidRPr="00EA155C">
        <w:t>": "84f01914-6j74-4055-gf38-e6de9ns9ba41"</w:t>
      </w:r>
    </w:p>
    <w:p w14:paraId="04C7D87D" w14:textId="5DF05D30" w:rsidR="00102EFB" w:rsidRPr="00EA155C" w:rsidRDefault="00102EFB" w:rsidP="00454F23">
      <w:pPr>
        <w:pStyle w:val="Style1"/>
        <w:ind w:left="1440"/>
      </w:pPr>
      <w:r w:rsidRPr="00EA155C">
        <w:t>}</w:t>
      </w:r>
    </w:p>
    <w:p w14:paraId="01C8D3A2" w14:textId="0762B85E" w:rsidR="00102EFB" w:rsidRPr="00EA155C" w:rsidRDefault="00102EFB" w:rsidP="00454F23">
      <w:pPr>
        <w:pStyle w:val="ListParagraph"/>
        <w:numPr>
          <w:ilvl w:val="0"/>
          <w:numId w:val="134"/>
        </w:numPr>
      </w:pPr>
      <w:r w:rsidRPr="00EA155C">
        <w:t xml:space="preserve">The </w:t>
      </w:r>
      <w:proofErr w:type="spellStart"/>
      <w:r w:rsidRPr="00EA155C">
        <w:t>authToken</w:t>
      </w:r>
      <w:proofErr w:type="spellEnd"/>
      <w:r w:rsidRPr="00EA155C">
        <w:t xml:space="preserve"> returned at the bottom of the response may be used for further requests.</w:t>
      </w:r>
      <w:r w:rsidR="001C66A2">
        <w:t xml:space="preserve"> This will automatically be saved in the collection for the requests to use.</w:t>
      </w:r>
    </w:p>
    <w:p w14:paraId="106BA560" w14:textId="77777777" w:rsidR="00102EFB" w:rsidRPr="00EA155C" w:rsidRDefault="00102EFB" w:rsidP="00102EFB">
      <w:r w:rsidRPr="00EA155C">
        <w:br w:type="page"/>
      </w:r>
    </w:p>
    <w:p w14:paraId="0CB41E36" w14:textId="77777777" w:rsidR="00102EFB" w:rsidRPr="005E758D" w:rsidRDefault="00102EFB" w:rsidP="00BA1453">
      <w:pPr>
        <w:pStyle w:val="Heading2"/>
      </w:pPr>
      <w:bookmarkStart w:id="323" w:name="_Toc130996347"/>
      <w:bookmarkStart w:id="324" w:name="_Toc142058401"/>
      <w:bookmarkStart w:id="325" w:name="_Toc226541330"/>
      <w:r w:rsidRPr="005E758D">
        <w:lastRenderedPageBreak/>
        <w:t>Testing the Web Application</w:t>
      </w:r>
      <w:bookmarkEnd w:id="323"/>
      <w:bookmarkEnd w:id="324"/>
      <w:bookmarkEnd w:id="325"/>
    </w:p>
    <w:p w14:paraId="74F7A8EC" w14:textId="77777777" w:rsidR="00102EFB" w:rsidRPr="005E758D" w:rsidRDefault="00102EFB" w:rsidP="00102EFB">
      <w:pPr>
        <w:pStyle w:val="WeAreCORTEXEmphasis"/>
      </w:pPr>
      <w:r w:rsidRPr="005E758D">
        <w:t xml:space="preserve">If the </w:t>
      </w:r>
      <w:r>
        <w:t>CORTEX</w:t>
      </w:r>
      <w:r w:rsidRPr="005E758D">
        <w:t xml:space="preserve"> Application server does not have inbound internet connectivity, you will not be able to test from the </w:t>
      </w:r>
      <w:proofErr w:type="spellStart"/>
      <w:r w:rsidRPr="005E758D">
        <w:t>AppGyver</w:t>
      </w:r>
      <w:proofErr w:type="spellEnd"/>
      <w:r w:rsidRPr="005E758D">
        <w:t xml:space="preserve"> preview mode and this step can be skipped.</w:t>
      </w:r>
    </w:p>
    <w:p w14:paraId="5C18657C" w14:textId="77777777" w:rsidR="00102EFB" w:rsidRPr="005E758D" w:rsidRDefault="00102EFB" w:rsidP="00102EFB">
      <w:pPr>
        <w:pStyle w:val="WeAreCORTEXEmphasis"/>
      </w:pPr>
      <w:r w:rsidRPr="005E758D">
        <w:t xml:space="preserve">If you have not configured CORS to enable the </w:t>
      </w:r>
      <w:proofErr w:type="spellStart"/>
      <w:r w:rsidRPr="005E758D">
        <w:t>AppGyver</w:t>
      </w:r>
      <w:proofErr w:type="spellEnd"/>
      <w:r w:rsidRPr="005E758D">
        <w:t xml:space="preserve"> Preview website, this will not work.</w:t>
      </w:r>
    </w:p>
    <w:p w14:paraId="2EFA3AB6" w14:textId="77777777" w:rsidR="00102EFB" w:rsidRPr="005E758D" w:rsidRDefault="00102EFB" w:rsidP="00102EFB">
      <w:r w:rsidRPr="005E758D">
        <w:t>To test the app, complete the following steps:</w:t>
      </w:r>
    </w:p>
    <w:p w14:paraId="50AB2AD6" w14:textId="77777777" w:rsidR="00102EFB" w:rsidRPr="005E758D" w:rsidRDefault="00102EFB" w:rsidP="00EA2446">
      <w:pPr>
        <w:pStyle w:val="ListParagraph"/>
        <w:numPr>
          <w:ilvl w:val="0"/>
          <w:numId w:val="138"/>
        </w:numPr>
      </w:pPr>
      <w:r w:rsidRPr="005E758D">
        <w:t xml:space="preserve">Login to </w:t>
      </w:r>
      <w:proofErr w:type="spellStart"/>
      <w:r w:rsidRPr="005E758D">
        <w:t>AppGyver</w:t>
      </w:r>
      <w:proofErr w:type="spellEnd"/>
      <w:r w:rsidRPr="005E758D">
        <w:t xml:space="preserve"> and go to the app</w:t>
      </w:r>
      <w:r>
        <w:t>.</w:t>
      </w:r>
    </w:p>
    <w:p w14:paraId="519741F6" w14:textId="77777777" w:rsidR="00102EFB" w:rsidRPr="005E758D" w:rsidRDefault="00102EFB" w:rsidP="00EA2446">
      <w:pPr>
        <w:pStyle w:val="ListParagraph"/>
        <w:numPr>
          <w:ilvl w:val="0"/>
          <w:numId w:val="138"/>
        </w:numPr>
      </w:pPr>
      <w:r w:rsidRPr="005E758D">
        <w:t>Select a page (for example Home Page) and select Launch from the toolbar at the top</w:t>
      </w:r>
      <w:r>
        <w:t>.</w:t>
      </w:r>
    </w:p>
    <w:p w14:paraId="32CA5BA0" w14:textId="77777777" w:rsidR="00102EFB" w:rsidRPr="005E758D" w:rsidRDefault="00102EFB" w:rsidP="00EA2446">
      <w:pPr>
        <w:pStyle w:val="ListParagraph"/>
        <w:numPr>
          <w:ilvl w:val="0"/>
          <w:numId w:val="138"/>
        </w:numPr>
      </w:pPr>
      <w:r w:rsidRPr="005E758D">
        <w:t>In the left-hand panel, select Preview, then select Open App Preview Portal</w:t>
      </w:r>
    </w:p>
    <w:p w14:paraId="1829DA20" w14:textId="77777777" w:rsidR="00102EFB" w:rsidRPr="005E758D" w:rsidRDefault="00102EFB" w:rsidP="00EA2446">
      <w:pPr>
        <w:pStyle w:val="ListParagraph"/>
        <w:numPr>
          <w:ilvl w:val="1"/>
          <w:numId w:val="138"/>
        </w:numPr>
      </w:pPr>
      <w:r w:rsidRPr="005E758D">
        <w:t xml:space="preserve">Once the page loads, you should open Developer Tools to diagnose any potential issues with the requests to </w:t>
      </w:r>
      <w:r w:rsidRPr="00EA2446">
        <w:rPr>
          <w:rFonts w:cstheme="minorHAnsi"/>
        </w:rPr>
        <w:t>CORTEX</w:t>
      </w:r>
      <w:r>
        <w:t>.</w:t>
      </w:r>
    </w:p>
    <w:p w14:paraId="13155025" w14:textId="3DE8CCD2" w:rsidR="00102EFB" w:rsidRDefault="00102EFB" w:rsidP="00102EFB">
      <w:pPr>
        <w:pStyle w:val="ListParagraph"/>
        <w:numPr>
          <w:ilvl w:val="0"/>
          <w:numId w:val="138"/>
        </w:numPr>
      </w:pPr>
      <w:r w:rsidRPr="005E758D">
        <w:t>You can then attempt to login to the Web Application using domain credentials and validate the request from the Network tab in Developer Tools.</w:t>
      </w:r>
    </w:p>
    <w:p w14:paraId="53F8CBA3" w14:textId="20F33244" w:rsidR="001676D8" w:rsidRPr="005E758D" w:rsidRDefault="001676D8" w:rsidP="00102EFB">
      <w:pPr>
        <w:pStyle w:val="ListParagraph"/>
        <w:numPr>
          <w:ilvl w:val="0"/>
          <w:numId w:val="138"/>
        </w:numPr>
      </w:pPr>
      <w:r>
        <w:t>Along with the below tests, any configuration aspects within the Admin Settings pages can now be completed (such as configuring access levels for Service Requests and Processes, if not already done).</w:t>
      </w:r>
    </w:p>
    <w:p w14:paraId="33B04FBE" w14:textId="77777777" w:rsidR="00102EFB" w:rsidRPr="001A0D08" w:rsidRDefault="00102EFB" w:rsidP="00BA1453">
      <w:pPr>
        <w:pStyle w:val="Heading2"/>
      </w:pPr>
      <w:bookmarkStart w:id="326" w:name="_Toc130996348"/>
      <w:bookmarkStart w:id="327" w:name="_Toc142058402"/>
      <w:bookmarkStart w:id="328" w:name="_Toc226541331"/>
      <w:r w:rsidRPr="001A0D08">
        <w:t>Testing UI-Driven Process (Service Requests)</w:t>
      </w:r>
      <w:bookmarkEnd w:id="326"/>
      <w:bookmarkEnd w:id="327"/>
      <w:bookmarkEnd w:id="328"/>
    </w:p>
    <w:p w14:paraId="0DEFFDA0" w14:textId="77777777" w:rsidR="00102EFB" w:rsidRPr="001A0D08" w:rsidRDefault="00102EFB" w:rsidP="00102EFB">
      <w:pPr>
        <w:pStyle w:val="WeAreCORTEXEmphasis"/>
      </w:pPr>
      <w:r w:rsidRPr="001A0D08">
        <w:t>Note that the example Service Request is a very simple example used to validate that the Service Requests are working correctly and show the general flow of data within the UI.</w:t>
      </w:r>
    </w:p>
    <w:p w14:paraId="4AE18F2F" w14:textId="77777777" w:rsidR="00102EFB" w:rsidRPr="001A0D08" w:rsidRDefault="00102EFB" w:rsidP="00EA2446">
      <w:pPr>
        <w:pStyle w:val="ListParagraph"/>
        <w:numPr>
          <w:ilvl w:val="0"/>
          <w:numId w:val="139"/>
        </w:numPr>
      </w:pPr>
      <w:r w:rsidRPr="001A0D08">
        <w:t>Navigate to the UI hosted on the server and open Developer Tools to diagnose any potential issues</w:t>
      </w:r>
      <w:r>
        <w:t>.</w:t>
      </w:r>
    </w:p>
    <w:p w14:paraId="5244C733" w14:textId="7AAA67D3" w:rsidR="007778F8" w:rsidRPr="001A0D08" w:rsidRDefault="00102EFB" w:rsidP="007778F8">
      <w:pPr>
        <w:pStyle w:val="ListParagraph"/>
        <w:numPr>
          <w:ilvl w:val="1"/>
          <w:numId w:val="139"/>
        </w:numPr>
      </w:pPr>
      <w:r w:rsidRPr="001A0D08">
        <w:t xml:space="preserve">For example: </w:t>
      </w:r>
      <w:r w:rsidR="007778F8" w:rsidRPr="007778F8">
        <w:t>https://www.cortexApp1.myDomain.com/CortexInteractionPortal</w:t>
      </w:r>
    </w:p>
    <w:p w14:paraId="66CE8A9C" w14:textId="77777777" w:rsidR="00102EFB" w:rsidRPr="001A0D08" w:rsidRDefault="00102EFB" w:rsidP="00EA2446">
      <w:pPr>
        <w:pStyle w:val="ListParagraph"/>
        <w:numPr>
          <w:ilvl w:val="0"/>
          <w:numId w:val="139"/>
        </w:numPr>
      </w:pPr>
      <w:r w:rsidRPr="001A0D08">
        <w:t>Login using domain credentials with the relevant permissions.</w:t>
      </w:r>
    </w:p>
    <w:p w14:paraId="1CA87889" w14:textId="6A226BB0" w:rsidR="00102EFB" w:rsidRPr="001A0D08" w:rsidRDefault="00102EFB" w:rsidP="00EA2446">
      <w:pPr>
        <w:pStyle w:val="ListParagraph"/>
        <w:numPr>
          <w:ilvl w:val="0"/>
          <w:numId w:val="139"/>
        </w:numPr>
      </w:pPr>
      <w:r w:rsidRPr="001A0D08">
        <w:t>Click Service Requests – by default there should be 1 Service Request configured</w:t>
      </w:r>
      <w:r w:rsidR="00590045">
        <w:t xml:space="preserve"> if you have imported the demo data</w:t>
      </w:r>
      <w:r w:rsidRPr="001A0D08">
        <w:t>.</w:t>
      </w:r>
    </w:p>
    <w:p w14:paraId="0624EEE6" w14:textId="5CB147E2" w:rsidR="00102EFB" w:rsidRPr="001A0D08" w:rsidRDefault="00102EFB" w:rsidP="00EA2446">
      <w:pPr>
        <w:pStyle w:val="ListParagraph"/>
        <w:numPr>
          <w:ilvl w:val="0"/>
          <w:numId w:val="139"/>
        </w:numPr>
      </w:pPr>
      <w:r w:rsidRPr="001A0D08">
        <w:t>Select ‘Add Numbers’ in the left-hand panel, and then ‘Start’ in the right-hand panel.</w:t>
      </w:r>
    </w:p>
    <w:p w14:paraId="51ED99D6" w14:textId="181F9201" w:rsidR="00102EFB" w:rsidRPr="001A0D08" w:rsidRDefault="00102EFB" w:rsidP="00EA2446">
      <w:pPr>
        <w:pStyle w:val="ListParagraph"/>
        <w:numPr>
          <w:ilvl w:val="0"/>
          <w:numId w:val="139"/>
        </w:numPr>
      </w:pPr>
      <w:r w:rsidRPr="001A0D08">
        <w:t>In the page that opens, enter 2 numbers, and click the button.</w:t>
      </w:r>
    </w:p>
    <w:p w14:paraId="0BDB2EA8" w14:textId="66C24D6C" w:rsidR="00102EFB" w:rsidRPr="001A0D08" w:rsidRDefault="00102EFB" w:rsidP="00102EFB">
      <w:pPr>
        <w:pStyle w:val="ListParagraph"/>
        <w:numPr>
          <w:ilvl w:val="0"/>
          <w:numId w:val="139"/>
        </w:numPr>
      </w:pPr>
      <w:r w:rsidRPr="001A0D08">
        <w:t xml:space="preserve">Ensure that a response is received from </w:t>
      </w:r>
      <w:r>
        <w:t xml:space="preserve">CORTEX </w:t>
      </w:r>
      <w:r w:rsidRPr="001A0D08">
        <w:t>and shown in the page.</w:t>
      </w:r>
    </w:p>
    <w:p w14:paraId="72998D4A" w14:textId="77777777" w:rsidR="00102EFB" w:rsidRPr="001A0D08" w:rsidRDefault="00102EFB" w:rsidP="00555479">
      <w:pPr>
        <w:pStyle w:val="WeAreCORTEXEmphasis"/>
      </w:pPr>
      <w:r w:rsidRPr="001A0D08">
        <w:t>For a more complex example and more rigorous test, start the example ‘Server Provisioning’ Service Request and follow it through to completion.</w:t>
      </w:r>
      <w:r w:rsidRPr="001A0D08">
        <w:br w:type="page"/>
      </w:r>
    </w:p>
    <w:p w14:paraId="07CE3ACF" w14:textId="77777777" w:rsidR="00102EFB" w:rsidRPr="00192B1C" w:rsidRDefault="00102EFB" w:rsidP="00BA1453">
      <w:pPr>
        <w:pStyle w:val="Heading2"/>
      </w:pPr>
      <w:bookmarkStart w:id="329" w:name="_Toc130996349"/>
      <w:bookmarkStart w:id="330" w:name="_Toc142058403"/>
      <w:bookmarkStart w:id="331" w:name="_Toc226541332"/>
      <w:r w:rsidRPr="00192B1C">
        <w:lastRenderedPageBreak/>
        <w:t>Testing Process-Driven UI (Process Dashboard)</w:t>
      </w:r>
      <w:bookmarkEnd w:id="329"/>
      <w:bookmarkEnd w:id="330"/>
      <w:bookmarkEnd w:id="331"/>
    </w:p>
    <w:p w14:paraId="0DB2D279" w14:textId="77777777" w:rsidR="00102EFB" w:rsidRPr="00192B1C" w:rsidRDefault="00102EFB" w:rsidP="00102EFB">
      <w:pPr>
        <w:pStyle w:val="WeAreCORTEXEmphasis"/>
      </w:pPr>
      <w:r w:rsidRPr="00192B1C">
        <w:t xml:space="preserve">For this process, the role-based access control will need to be set up – you can check </w:t>
      </w:r>
      <w:proofErr w:type="spellStart"/>
      <w:r w:rsidRPr="00192B1C">
        <w:t>rbac.json</w:t>
      </w:r>
      <w:proofErr w:type="spellEnd"/>
      <w:r w:rsidRPr="00192B1C">
        <w:t xml:space="preserve"> if required</w:t>
      </w:r>
    </w:p>
    <w:p w14:paraId="20411312" w14:textId="77777777" w:rsidR="00102EFB" w:rsidRPr="00192B1C" w:rsidRDefault="00102EFB" w:rsidP="00102EFB">
      <w:pPr>
        <w:pStyle w:val="WeAreCORTEXEmphasis"/>
      </w:pPr>
      <w:r w:rsidRPr="00192B1C">
        <w:t>Note that it is possible to assign different levels of permission, for example user access for the 1</w:t>
      </w:r>
      <w:r w:rsidRPr="00192B1C">
        <w:rPr>
          <w:vertAlign w:val="superscript"/>
        </w:rPr>
        <w:t>st</w:t>
      </w:r>
      <w:r w:rsidRPr="00192B1C">
        <w:t xml:space="preserve"> and 2</w:t>
      </w:r>
      <w:r w:rsidRPr="00192B1C">
        <w:rPr>
          <w:vertAlign w:val="superscript"/>
        </w:rPr>
        <w:t>nd</w:t>
      </w:r>
      <w:r w:rsidRPr="00192B1C">
        <w:t xml:space="preserve"> UI and manager access for the 3</w:t>
      </w:r>
      <w:r w:rsidRPr="00192B1C">
        <w:rPr>
          <w:vertAlign w:val="superscript"/>
        </w:rPr>
        <w:t>rd</w:t>
      </w:r>
      <w:r w:rsidRPr="00192B1C">
        <w:t xml:space="preserve"> (approval) UI</w:t>
      </w:r>
      <w:r>
        <w:t>.</w:t>
      </w:r>
    </w:p>
    <w:p w14:paraId="7B856C55" w14:textId="77777777" w:rsidR="00102EFB" w:rsidRPr="00192B1C" w:rsidRDefault="00102EFB" w:rsidP="00EA2446">
      <w:pPr>
        <w:pStyle w:val="ListParagraph"/>
        <w:numPr>
          <w:ilvl w:val="0"/>
          <w:numId w:val="140"/>
        </w:numPr>
      </w:pPr>
      <w:r w:rsidRPr="00192B1C">
        <w:t xml:space="preserve">From </w:t>
      </w:r>
      <w:r w:rsidRPr="00EA2446">
        <w:rPr>
          <w:rFonts w:cstheme="minorHAnsi"/>
        </w:rPr>
        <w:t xml:space="preserve">CORTEX </w:t>
      </w:r>
      <w:r w:rsidRPr="00192B1C">
        <w:t xml:space="preserve">Gateway or Postman, start ‘Example-Onboarding-Flow’. </w:t>
      </w:r>
    </w:p>
    <w:p w14:paraId="4899EE11" w14:textId="77777777" w:rsidR="00102EFB" w:rsidRPr="00192B1C" w:rsidRDefault="00102EFB" w:rsidP="00EA2446">
      <w:pPr>
        <w:pStyle w:val="ListParagraph"/>
        <w:numPr>
          <w:ilvl w:val="1"/>
          <w:numId w:val="140"/>
        </w:numPr>
      </w:pPr>
      <w:r w:rsidRPr="00192B1C">
        <w:t xml:space="preserve">In </w:t>
      </w:r>
      <w:r w:rsidRPr="00EA2446">
        <w:rPr>
          <w:rFonts w:cstheme="minorHAnsi"/>
        </w:rPr>
        <w:t xml:space="preserve">CORTEX </w:t>
      </w:r>
      <w:r w:rsidRPr="00192B1C">
        <w:t>Gateway, the flow can be found under User Access Management/Example Flows.</w:t>
      </w:r>
    </w:p>
    <w:p w14:paraId="70D9D16F" w14:textId="6DA806B1" w:rsidR="00102EFB" w:rsidRPr="00192B1C" w:rsidRDefault="00102EFB" w:rsidP="00102EFB">
      <w:pPr>
        <w:pStyle w:val="ListParagraph"/>
        <w:numPr>
          <w:ilvl w:val="1"/>
          <w:numId w:val="140"/>
        </w:numPr>
      </w:pPr>
      <w:r w:rsidRPr="00192B1C">
        <w:t>In Postman, the execution will be synchronous. Therefore</w:t>
      </w:r>
      <w:r>
        <w:t>,</w:t>
      </w:r>
      <w:r w:rsidRPr="00192B1C">
        <w:t xml:space="preserve"> no response will be received until the flow completes its execution, which will require manual interventions using the Process Dashboard.</w:t>
      </w:r>
    </w:p>
    <w:p w14:paraId="6F447333" w14:textId="77777777" w:rsidR="00102EFB" w:rsidRPr="00192B1C" w:rsidRDefault="00102EFB" w:rsidP="00EA2446">
      <w:pPr>
        <w:pStyle w:val="ListParagraph"/>
        <w:numPr>
          <w:ilvl w:val="0"/>
          <w:numId w:val="140"/>
        </w:numPr>
      </w:pPr>
      <w:r w:rsidRPr="00192B1C">
        <w:t>Ensure there are no exceptions after it starts running</w:t>
      </w:r>
    </w:p>
    <w:p w14:paraId="300470AD" w14:textId="77777777" w:rsidR="00102EFB" w:rsidRPr="00192B1C" w:rsidRDefault="00102EFB" w:rsidP="00EA2446">
      <w:pPr>
        <w:pStyle w:val="ListParagraph"/>
        <w:numPr>
          <w:ilvl w:val="0"/>
          <w:numId w:val="140"/>
        </w:numPr>
      </w:pPr>
      <w:r w:rsidRPr="00192B1C">
        <w:t>Navigate to the UI hosted on the server and open Developer Tools to diagnose any potential issues</w:t>
      </w:r>
      <w:r>
        <w:t>.</w:t>
      </w:r>
    </w:p>
    <w:p w14:paraId="35636E25" w14:textId="77777777" w:rsidR="00102EFB" w:rsidRPr="00192B1C" w:rsidRDefault="00102EFB" w:rsidP="00EA2446">
      <w:pPr>
        <w:pStyle w:val="ListParagraph"/>
        <w:numPr>
          <w:ilvl w:val="0"/>
          <w:numId w:val="140"/>
        </w:numPr>
      </w:pPr>
      <w:r w:rsidRPr="00192B1C">
        <w:t>Login using domain credentials with the relevant permissions</w:t>
      </w:r>
      <w:r>
        <w:t>.</w:t>
      </w:r>
    </w:p>
    <w:p w14:paraId="42855E5A" w14:textId="06566D20" w:rsidR="00102EFB" w:rsidRPr="00192B1C" w:rsidRDefault="00102EFB" w:rsidP="00EA2446">
      <w:pPr>
        <w:pStyle w:val="ListParagraph"/>
        <w:numPr>
          <w:ilvl w:val="0"/>
          <w:numId w:val="140"/>
        </w:numPr>
      </w:pPr>
      <w:r w:rsidRPr="00192B1C">
        <w:t>Click ‘Process Dashboard’</w:t>
      </w:r>
    </w:p>
    <w:p w14:paraId="30EC55EC" w14:textId="5FC9B250" w:rsidR="00102EFB" w:rsidRPr="00192B1C" w:rsidRDefault="00102EFB" w:rsidP="00102EFB">
      <w:pPr>
        <w:pStyle w:val="ListParagraph"/>
        <w:numPr>
          <w:ilvl w:val="1"/>
          <w:numId w:val="140"/>
        </w:numPr>
      </w:pPr>
      <w:r w:rsidRPr="00192B1C">
        <w:t xml:space="preserve">Data should be received from </w:t>
      </w:r>
      <w:r w:rsidRPr="00EA2446">
        <w:rPr>
          <w:rFonts w:cstheme="minorHAnsi"/>
        </w:rPr>
        <w:t xml:space="preserve">CORTEX </w:t>
      </w:r>
      <w:r w:rsidRPr="00192B1C">
        <w:t>and used to render the table view</w:t>
      </w:r>
      <w:r>
        <w:t>.</w:t>
      </w:r>
    </w:p>
    <w:p w14:paraId="75A91C51" w14:textId="561AABF4" w:rsidR="00102EFB" w:rsidRPr="00192B1C" w:rsidRDefault="00102EFB" w:rsidP="00EA2446">
      <w:pPr>
        <w:pStyle w:val="ListParagraph"/>
        <w:numPr>
          <w:ilvl w:val="0"/>
          <w:numId w:val="140"/>
        </w:numPr>
      </w:pPr>
      <w:r w:rsidRPr="00192B1C">
        <w:t xml:space="preserve">Select either the ‘Onboarding Example’ Process filter or the ‘Pending’ Status filter </w:t>
      </w:r>
    </w:p>
    <w:p w14:paraId="73B04A9B" w14:textId="77777777" w:rsidR="00102EFB" w:rsidRPr="00192B1C" w:rsidRDefault="00102EFB" w:rsidP="00EA2446">
      <w:pPr>
        <w:pStyle w:val="ListParagraph"/>
        <w:numPr>
          <w:ilvl w:val="1"/>
          <w:numId w:val="140"/>
        </w:numPr>
      </w:pPr>
      <w:r w:rsidRPr="00192B1C">
        <w:t>A list of relevant tasks should be displayed, most likely with 1 item.</w:t>
      </w:r>
    </w:p>
    <w:p w14:paraId="07BE38B0" w14:textId="220F390C" w:rsidR="00102EFB" w:rsidRPr="00192B1C" w:rsidRDefault="00102EFB" w:rsidP="00102EFB">
      <w:pPr>
        <w:pStyle w:val="ListParagraph"/>
        <w:numPr>
          <w:ilvl w:val="1"/>
          <w:numId w:val="140"/>
        </w:numPr>
      </w:pPr>
      <w:r w:rsidRPr="00192B1C">
        <w:t>Providing the RBAC configuration is set up correctly, you should also be able to see this execution on the top-level Dashboard page</w:t>
      </w:r>
      <w:r>
        <w:t>.</w:t>
      </w:r>
    </w:p>
    <w:p w14:paraId="27917408" w14:textId="77777777" w:rsidR="00102EFB" w:rsidRPr="00192B1C" w:rsidRDefault="00102EFB" w:rsidP="00EA2446">
      <w:pPr>
        <w:pStyle w:val="ListParagraph"/>
        <w:numPr>
          <w:ilvl w:val="0"/>
          <w:numId w:val="140"/>
        </w:numPr>
      </w:pPr>
      <w:r w:rsidRPr="00192B1C">
        <w:t xml:space="preserve">Click the </w:t>
      </w:r>
      <w:r>
        <w:t xml:space="preserve">document </w:t>
      </w:r>
      <w:r w:rsidRPr="00192B1C">
        <w:t>button to view a list of logs for this process execution</w:t>
      </w:r>
      <w:r>
        <w:t>.</w:t>
      </w:r>
    </w:p>
    <w:p w14:paraId="121D244F" w14:textId="77777777" w:rsidR="00102EFB" w:rsidRDefault="00102EFB" w:rsidP="00EA2446">
      <w:pPr>
        <w:ind w:left="1440"/>
      </w:pPr>
      <w:r>
        <w:rPr>
          <w:noProof/>
        </w:rPr>
        <mc:AlternateContent>
          <mc:Choice Requires="wps">
            <w:drawing>
              <wp:anchor distT="0" distB="0" distL="114300" distR="114300" simplePos="0" relativeHeight="251658242" behindDoc="0" locked="0" layoutInCell="1" allowOverlap="1" wp14:anchorId="1AA6872A" wp14:editId="09DF93E0">
                <wp:simplePos x="0" y="0"/>
                <wp:positionH relativeFrom="column">
                  <wp:posOffset>1231026</wp:posOffset>
                </wp:positionH>
                <wp:positionV relativeFrom="paragraph">
                  <wp:posOffset>334645</wp:posOffset>
                </wp:positionV>
                <wp:extent cx="196343" cy="196001"/>
                <wp:effectExtent l="0" t="0" r="13335" b="13970"/>
                <wp:wrapNone/>
                <wp:docPr id="24" name="Rectangle 24"/>
                <wp:cNvGraphicFramePr/>
                <a:graphic xmlns:a="http://schemas.openxmlformats.org/drawingml/2006/main">
                  <a:graphicData uri="http://schemas.microsoft.com/office/word/2010/wordprocessingShape">
                    <wps:wsp>
                      <wps:cNvSpPr/>
                      <wps:spPr>
                        <a:xfrm>
                          <a:off x="0" y="0"/>
                          <a:ext cx="196343" cy="196001"/>
                        </a:xfrm>
                        <a:prstGeom prst="rect">
                          <a:avLst/>
                        </a:prstGeom>
                        <a:solidFill>
                          <a:srgbClr val="E7FFC0">
                            <a:alpha val="18039"/>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E3B202" id="Rectangle 24" o:spid="_x0000_s1026" style="position:absolute;margin-left:96.95pt;margin-top:26.35pt;width:15.45pt;height:15.4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" fillcolor="#e7ffc0" strokecolor="#92d050" strokeweight="1pt">
                <v:fill opacity="11822f"/>
              </v:rect>
            </w:pict>
          </mc:Fallback>
        </mc:AlternateContent>
      </w:r>
      <w:r w:rsidRPr="003D3D5D">
        <w:rPr>
          <w:noProof/>
        </w:rPr>
        <w:drawing>
          <wp:inline distT="0" distB="0" distL="0" distR="0" wp14:anchorId="5CCC04D6" wp14:editId="19E25E03">
            <wp:extent cx="571500" cy="578304"/>
            <wp:effectExtent l="0" t="0" r="0" b="0"/>
            <wp:docPr id="23" name="Picture 2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phone&#10;&#10;Description automatically generated"/>
                    <pic:cNvPicPr/>
                  </pic:nvPicPr>
                  <pic:blipFill>
                    <a:blip r:embed="rId39"/>
                    <a:stretch>
                      <a:fillRect/>
                    </a:stretch>
                  </pic:blipFill>
                  <pic:spPr>
                    <a:xfrm>
                      <a:off x="0" y="0"/>
                      <a:ext cx="584405" cy="591362"/>
                    </a:xfrm>
                    <a:prstGeom prst="rect">
                      <a:avLst/>
                    </a:prstGeom>
                  </pic:spPr>
                </pic:pic>
              </a:graphicData>
            </a:graphic>
          </wp:inline>
        </w:drawing>
      </w:r>
    </w:p>
    <w:p w14:paraId="5653BAB8" w14:textId="77777777" w:rsidR="00EA2446" w:rsidRDefault="00102EFB" w:rsidP="00102EFB">
      <w:pPr>
        <w:pStyle w:val="ListParagraph"/>
        <w:numPr>
          <w:ilvl w:val="1"/>
          <w:numId w:val="140"/>
        </w:numPr>
      </w:pPr>
      <w:r w:rsidRPr="00192B1C">
        <w:t xml:space="preserve">Close </w:t>
      </w:r>
      <w:r>
        <w:t>the modal</w:t>
      </w:r>
      <w:r w:rsidRPr="00192B1C">
        <w:t xml:space="preserve"> once it appears</w:t>
      </w:r>
      <w:r>
        <w:t>.</w:t>
      </w:r>
    </w:p>
    <w:p w14:paraId="7CC565AC" w14:textId="222DE916" w:rsidR="00102EFB" w:rsidRPr="00192B1C" w:rsidRDefault="00102EFB" w:rsidP="00EA2446">
      <w:pPr>
        <w:pStyle w:val="ListParagraph"/>
        <w:numPr>
          <w:ilvl w:val="0"/>
          <w:numId w:val="140"/>
        </w:numPr>
      </w:pPr>
      <w:r w:rsidRPr="00192B1C">
        <w:t>Click the ‘Open Task’</w:t>
      </w:r>
      <w:r>
        <w:t xml:space="preserve"> (eye)</w:t>
      </w:r>
      <w:r w:rsidRPr="00192B1C">
        <w:t xml:space="preserve"> button in the Action column</w:t>
      </w:r>
      <w:r>
        <w:t>.</w:t>
      </w:r>
    </w:p>
    <w:p w14:paraId="3BDA6362" w14:textId="77777777" w:rsidR="00102EFB" w:rsidRDefault="00102EFB" w:rsidP="00EA2446">
      <w:pPr>
        <w:ind w:left="1440"/>
      </w:pPr>
      <w:r>
        <w:rPr>
          <w:noProof/>
        </w:rPr>
        <mc:AlternateContent>
          <mc:Choice Requires="wps">
            <w:drawing>
              <wp:anchor distT="0" distB="0" distL="114300" distR="114300" simplePos="0" relativeHeight="251658243" behindDoc="0" locked="0" layoutInCell="1" allowOverlap="1" wp14:anchorId="1C3D56FC" wp14:editId="783EB65E">
                <wp:simplePos x="0" y="0"/>
                <wp:positionH relativeFrom="column">
                  <wp:posOffset>1023843</wp:posOffset>
                </wp:positionH>
                <wp:positionV relativeFrom="paragraph">
                  <wp:posOffset>328930</wp:posOffset>
                </wp:positionV>
                <wp:extent cx="196343" cy="196001"/>
                <wp:effectExtent l="0" t="0" r="13335" b="13970"/>
                <wp:wrapNone/>
                <wp:docPr id="29" name="Rectangle 29"/>
                <wp:cNvGraphicFramePr/>
                <a:graphic xmlns:a="http://schemas.openxmlformats.org/drawingml/2006/main">
                  <a:graphicData uri="http://schemas.microsoft.com/office/word/2010/wordprocessingShape">
                    <wps:wsp>
                      <wps:cNvSpPr/>
                      <wps:spPr>
                        <a:xfrm>
                          <a:off x="0" y="0"/>
                          <a:ext cx="196343" cy="196001"/>
                        </a:xfrm>
                        <a:prstGeom prst="rect">
                          <a:avLst/>
                        </a:prstGeom>
                        <a:solidFill>
                          <a:srgbClr val="E7FFC0">
                            <a:alpha val="18039"/>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17739D" id="Rectangle 29" o:spid="_x0000_s1026" style="position:absolute;margin-left:80.6pt;margin-top:25.9pt;width:15.45pt;height:15.4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" fillcolor="#e7ffc0" strokecolor="#92d050" strokeweight="1pt">
                <v:fill opacity="11822f"/>
              </v:rect>
            </w:pict>
          </mc:Fallback>
        </mc:AlternateContent>
      </w:r>
      <w:r w:rsidRPr="003D3D5D">
        <w:rPr>
          <w:noProof/>
        </w:rPr>
        <w:drawing>
          <wp:inline distT="0" distB="0" distL="0" distR="0" wp14:anchorId="18E73687" wp14:editId="79238E9D">
            <wp:extent cx="571500" cy="578304"/>
            <wp:effectExtent l="0" t="0" r="0" b="0"/>
            <wp:docPr id="25" name="Picture 2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phone&#10;&#10;Description automatically generated"/>
                    <pic:cNvPicPr/>
                  </pic:nvPicPr>
                  <pic:blipFill>
                    <a:blip r:embed="rId39"/>
                    <a:stretch>
                      <a:fillRect/>
                    </a:stretch>
                  </pic:blipFill>
                  <pic:spPr>
                    <a:xfrm>
                      <a:off x="0" y="0"/>
                      <a:ext cx="584405" cy="591362"/>
                    </a:xfrm>
                    <a:prstGeom prst="rect">
                      <a:avLst/>
                    </a:prstGeom>
                  </pic:spPr>
                </pic:pic>
              </a:graphicData>
            </a:graphic>
          </wp:inline>
        </w:drawing>
      </w:r>
    </w:p>
    <w:p w14:paraId="7F3D23AD" w14:textId="77777777" w:rsidR="00EA2446" w:rsidRDefault="00102EFB" w:rsidP="00102EFB">
      <w:pPr>
        <w:pStyle w:val="ListParagraph"/>
        <w:numPr>
          <w:ilvl w:val="1"/>
          <w:numId w:val="140"/>
        </w:numPr>
      </w:pPr>
      <w:r w:rsidRPr="00192B1C">
        <w:t>You should be taken to a UI where you can select the persons department – complete this</w:t>
      </w:r>
      <w:r>
        <w:t>.</w:t>
      </w:r>
    </w:p>
    <w:p w14:paraId="43241E70" w14:textId="58438EB9" w:rsidR="00EA2446" w:rsidRDefault="00102EFB" w:rsidP="00102EFB">
      <w:pPr>
        <w:pStyle w:val="ListParagraph"/>
        <w:numPr>
          <w:ilvl w:val="0"/>
          <w:numId w:val="140"/>
        </w:numPr>
      </w:pPr>
      <w:r w:rsidRPr="00192B1C">
        <w:t>Refresh the task list – after a short time it should be showing a new task again</w:t>
      </w:r>
      <w:r>
        <w:t>.</w:t>
      </w:r>
    </w:p>
    <w:p w14:paraId="509F35C9" w14:textId="77777777" w:rsidR="00EA2446" w:rsidRDefault="00102EFB" w:rsidP="00102EFB">
      <w:pPr>
        <w:pStyle w:val="ListParagraph"/>
        <w:numPr>
          <w:ilvl w:val="0"/>
          <w:numId w:val="140"/>
        </w:numPr>
      </w:pPr>
      <w:r w:rsidRPr="00192B1C">
        <w:t>Click Open Task again – you should be prompted to assign the person some assets</w:t>
      </w:r>
      <w:r>
        <w:t>.</w:t>
      </w:r>
    </w:p>
    <w:p w14:paraId="1C8F398F" w14:textId="77777777" w:rsidR="00EA2446" w:rsidRDefault="00102EFB" w:rsidP="00102EFB">
      <w:pPr>
        <w:pStyle w:val="ListParagraph"/>
        <w:numPr>
          <w:ilvl w:val="1"/>
          <w:numId w:val="140"/>
        </w:numPr>
      </w:pPr>
      <w:r w:rsidRPr="00192B1C">
        <w:t>Complete this UI by selecting some assets and clicking the button</w:t>
      </w:r>
      <w:r>
        <w:t>.</w:t>
      </w:r>
    </w:p>
    <w:p w14:paraId="3D7F7C47" w14:textId="77777777" w:rsidR="00EA2446" w:rsidRDefault="00102EFB" w:rsidP="00102EFB">
      <w:pPr>
        <w:pStyle w:val="ListParagraph"/>
        <w:numPr>
          <w:ilvl w:val="0"/>
          <w:numId w:val="140"/>
        </w:numPr>
      </w:pPr>
      <w:r w:rsidRPr="00192B1C">
        <w:lastRenderedPageBreak/>
        <w:t>Refresh again – it should now be pending manager approval</w:t>
      </w:r>
      <w:r>
        <w:t>.</w:t>
      </w:r>
    </w:p>
    <w:p w14:paraId="094546E7" w14:textId="0D7E3337" w:rsidR="00102EFB" w:rsidRPr="00192B1C" w:rsidRDefault="00102EFB" w:rsidP="00EA2446">
      <w:pPr>
        <w:pStyle w:val="ListParagraph"/>
        <w:numPr>
          <w:ilvl w:val="1"/>
          <w:numId w:val="140"/>
        </w:numPr>
      </w:pPr>
      <w:r w:rsidRPr="00192B1C">
        <w:t>Complete this, either approving or denying the request</w:t>
      </w:r>
    </w:p>
    <w:p w14:paraId="41BDD0C7" w14:textId="77777777" w:rsidR="00102EFB" w:rsidRDefault="00102EFB" w:rsidP="00102EFB"/>
    <w:p w14:paraId="29FF395C" w14:textId="77777777" w:rsidR="00102EFB" w:rsidRPr="0042747B" w:rsidRDefault="00102EFB" w:rsidP="00BA1453">
      <w:pPr>
        <w:pStyle w:val="Heading1"/>
      </w:pPr>
      <w:bookmarkStart w:id="332" w:name="_Toc130996350"/>
      <w:bookmarkStart w:id="333" w:name="_Toc142058404"/>
      <w:bookmarkStart w:id="334" w:name="_Toc226541333"/>
      <w:r w:rsidRPr="0042747B">
        <w:lastRenderedPageBreak/>
        <w:t>Appendix A: Renaming Web App Title</w:t>
      </w:r>
      <w:bookmarkEnd w:id="332"/>
      <w:bookmarkEnd w:id="333"/>
      <w:bookmarkEnd w:id="334"/>
    </w:p>
    <w:p w14:paraId="3F485ACF" w14:textId="77777777" w:rsidR="00102EFB" w:rsidRPr="00102EFB" w:rsidRDefault="00102EFB" w:rsidP="00102EFB">
      <w:pPr>
        <w:pStyle w:val="WeAreCORTEXEmphasis"/>
        <w:rPr>
          <w:i w:val="0"/>
          <w:iCs w:val="0"/>
        </w:rPr>
      </w:pPr>
      <w:r w:rsidRPr="00102EFB">
        <w:rPr>
          <w:i w:val="0"/>
          <w:iCs w:val="0"/>
        </w:rPr>
        <w:t xml:space="preserve">Note that as of the latest version of </w:t>
      </w:r>
      <w:proofErr w:type="spellStart"/>
      <w:r w:rsidRPr="00102EFB">
        <w:rPr>
          <w:i w:val="0"/>
          <w:iCs w:val="0"/>
        </w:rPr>
        <w:t>AppGyver</w:t>
      </w:r>
      <w:proofErr w:type="spellEnd"/>
      <w:r w:rsidRPr="00102EFB">
        <w:rPr>
          <w:i w:val="0"/>
          <w:iCs w:val="0"/>
        </w:rPr>
        <w:t>, the Web App Title is set based on the name given when you import the application.</w:t>
      </w:r>
    </w:p>
    <w:p w14:paraId="55D08F9D" w14:textId="77777777" w:rsidR="00102EFB" w:rsidRPr="00102EFB" w:rsidRDefault="00102EFB" w:rsidP="00102EFB">
      <w:pPr>
        <w:pStyle w:val="WeAreCORTEXEmphasis"/>
        <w:rPr>
          <w:i w:val="0"/>
          <w:iCs w:val="0"/>
        </w:rPr>
      </w:pPr>
      <w:r w:rsidRPr="00102EFB">
        <w:rPr>
          <w:i w:val="0"/>
          <w:iCs w:val="0"/>
        </w:rPr>
        <w:t>Therefore, these steps should not be required unless you require a name change after deployment.</w:t>
      </w:r>
    </w:p>
    <w:p w14:paraId="6AE6F3CD" w14:textId="7668A860" w:rsidR="00102EFB" w:rsidRPr="0042747B" w:rsidRDefault="00102EFB" w:rsidP="00102EFB">
      <w:r w:rsidRPr="0042747B">
        <w:t>By default, the Web Application title is set to</w:t>
      </w:r>
      <w:r>
        <w:t xml:space="preserve"> the name given to the application when you import into the </w:t>
      </w:r>
      <w:proofErr w:type="spellStart"/>
      <w:r>
        <w:t>AppGyver</w:t>
      </w:r>
      <w:proofErr w:type="spellEnd"/>
      <w:r>
        <w:t xml:space="preserve"> IDE.</w:t>
      </w:r>
      <w:r w:rsidRPr="0042747B">
        <w:t xml:space="preserve"> </w:t>
      </w:r>
      <w:r>
        <w:t xml:space="preserve">This can </w:t>
      </w:r>
      <w:r w:rsidRPr="0042747B">
        <w:t>be updated by modifying content in some of the post-build files. The below script can automate this action by providing the directory of the unzipped files and the required website name.</w:t>
      </w:r>
    </w:p>
    <w:p w14:paraId="3923ECF2" w14:textId="77777777" w:rsidR="00102EFB" w:rsidRPr="00102EFB" w:rsidRDefault="00102EFB" w:rsidP="00102EFB">
      <w:pPr>
        <w:pStyle w:val="WeAreCORTEXEmphasis"/>
        <w:rPr>
          <w:i w:val="0"/>
          <w:iCs w:val="0"/>
        </w:rPr>
      </w:pPr>
      <w:r w:rsidRPr="00102EFB">
        <w:rPr>
          <w:i w:val="0"/>
          <w:iCs w:val="0"/>
        </w:rPr>
        <w:t>This can be done either before or after copying the files to the IIS directory on the server.</w:t>
      </w:r>
    </w:p>
    <w:p w14:paraId="3245C1ED" w14:textId="77777777" w:rsidR="00102EFB" w:rsidRPr="00102EFB" w:rsidRDefault="00102EFB" w:rsidP="00102EFB">
      <w:pPr>
        <w:pStyle w:val="WeAreCORTEXEmphasis"/>
        <w:rPr>
          <w:i w:val="0"/>
          <w:iCs w:val="0"/>
        </w:rPr>
      </w:pPr>
      <w:r w:rsidRPr="00102EFB">
        <w:rPr>
          <w:i w:val="0"/>
          <w:iCs w:val="0"/>
        </w:rPr>
        <w:t>For a multi-node environment, it is suggested to perform these steps before the copy to save running it multiple times.</w:t>
      </w:r>
    </w:p>
    <w:p w14:paraId="392D7BE9" w14:textId="77777777" w:rsidR="00102EFB" w:rsidRPr="0042747B" w:rsidRDefault="00102EFB" w:rsidP="00555479"/>
    <w:p w14:paraId="20F7792E" w14:textId="32C73C4E" w:rsidR="00102EFB" w:rsidRPr="0042747B" w:rsidRDefault="00102EFB" w:rsidP="00102EFB">
      <w:pPr>
        <w:pStyle w:val="Style1"/>
        <w:ind w:left="0"/>
      </w:pPr>
      <w:r w:rsidRPr="0042747B">
        <w:t>$</w:t>
      </w:r>
      <w:proofErr w:type="spellStart"/>
      <w:r w:rsidRPr="0042747B">
        <w:t>websiteName</w:t>
      </w:r>
      <w:proofErr w:type="spellEnd"/>
      <w:r w:rsidRPr="0042747B">
        <w:t xml:space="preserve"> = "Cortex Interaction Portal"</w:t>
      </w:r>
    </w:p>
    <w:p w14:paraId="50F0A3E4" w14:textId="206141CC" w:rsidR="00102EFB" w:rsidRPr="0042747B" w:rsidRDefault="00102EFB" w:rsidP="00102EFB">
      <w:pPr>
        <w:pStyle w:val="Style1"/>
        <w:ind w:left="0"/>
      </w:pPr>
      <w:r w:rsidRPr="0042747B">
        <w:t>$</w:t>
      </w:r>
      <w:proofErr w:type="spellStart"/>
      <w:r w:rsidRPr="0042747B">
        <w:t>websiteDirectory</w:t>
      </w:r>
      <w:proofErr w:type="spellEnd"/>
      <w:r w:rsidRPr="0042747B">
        <w:t xml:space="preserve"> = “&lt;website directory&gt;"</w:t>
      </w:r>
    </w:p>
    <w:p w14:paraId="3ACC34ED" w14:textId="77777777" w:rsidR="00102EFB" w:rsidRPr="0042747B" w:rsidRDefault="00102EFB" w:rsidP="00102EFB">
      <w:pPr>
        <w:pStyle w:val="Style1"/>
        <w:ind w:left="0"/>
      </w:pPr>
    </w:p>
    <w:p w14:paraId="47172C6F" w14:textId="77777777" w:rsidR="00102EFB" w:rsidRPr="0042747B" w:rsidRDefault="00102EFB" w:rsidP="00102EFB">
      <w:pPr>
        <w:pStyle w:val="Style1"/>
        <w:ind w:left="0"/>
      </w:pPr>
      <w:r w:rsidRPr="0042747B">
        <w:t># Replace &lt;Title&gt; in HTML Files</w:t>
      </w:r>
    </w:p>
    <w:p w14:paraId="5F106AF9" w14:textId="77777777" w:rsidR="00102EFB" w:rsidRPr="0042747B" w:rsidRDefault="00102EFB" w:rsidP="00102EFB">
      <w:pPr>
        <w:pStyle w:val="Style1"/>
        <w:ind w:left="0"/>
      </w:pPr>
      <w:r w:rsidRPr="0042747B">
        <w:t>$</w:t>
      </w:r>
      <w:proofErr w:type="spellStart"/>
      <w:r w:rsidRPr="0042747B">
        <w:t>htmlPages</w:t>
      </w:r>
      <w:proofErr w:type="spellEnd"/>
      <w:r w:rsidRPr="0042747B">
        <w:t xml:space="preserve"> = Get-</w:t>
      </w:r>
      <w:proofErr w:type="spellStart"/>
      <w:r w:rsidRPr="0042747B">
        <w:t>ChildItem</w:t>
      </w:r>
      <w:proofErr w:type="spellEnd"/>
      <w:r w:rsidRPr="0042747B">
        <w:t xml:space="preserve"> -Path "$</w:t>
      </w:r>
      <w:proofErr w:type="spellStart"/>
      <w:r w:rsidRPr="0042747B">
        <w:t>websiteDirectory</w:t>
      </w:r>
      <w:proofErr w:type="spellEnd"/>
      <w:r w:rsidRPr="0042747B">
        <w:t xml:space="preserve">\*.html" -Recurse | </w:t>
      </w:r>
      <w:proofErr w:type="spellStart"/>
      <w:r w:rsidRPr="0042747B">
        <w:t>ForEach</w:t>
      </w:r>
      <w:proofErr w:type="spellEnd"/>
      <w:r w:rsidRPr="0042747B">
        <w:t>-Object {</w:t>
      </w:r>
    </w:p>
    <w:p w14:paraId="13E4CBB2" w14:textId="77777777" w:rsidR="00102EFB" w:rsidRPr="0042747B" w:rsidRDefault="00102EFB" w:rsidP="00102EFB">
      <w:pPr>
        <w:pStyle w:val="Style1"/>
        <w:ind w:left="0"/>
      </w:pPr>
      <w:r w:rsidRPr="0042747B">
        <w:t xml:space="preserve">    # Read the file and use replace()</w:t>
      </w:r>
    </w:p>
    <w:p w14:paraId="4B671B18" w14:textId="77777777" w:rsidR="00102EFB" w:rsidRPr="0042747B" w:rsidRDefault="00102EFB" w:rsidP="00102EFB">
      <w:pPr>
        <w:pStyle w:val="Style1"/>
        <w:ind w:left="0"/>
      </w:pPr>
      <w:r w:rsidRPr="0042747B">
        <w:t xml:space="preserve">    (Get-Content $_).Replace("&lt;title&gt;AppGyver&lt;/title&gt;","&lt;title&gt;$websiteName&lt;/title&gt;") | Set-Content $_</w:t>
      </w:r>
    </w:p>
    <w:p w14:paraId="4D8740BC" w14:textId="77777777" w:rsidR="00102EFB" w:rsidRPr="0042747B" w:rsidRDefault="00102EFB" w:rsidP="00102EFB">
      <w:pPr>
        <w:pStyle w:val="Style1"/>
        <w:ind w:left="0"/>
      </w:pPr>
      <w:r w:rsidRPr="0042747B">
        <w:t>}</w:t>
      </w:r>
    </w:p>
    <w:p w14:paraId="58CB3E0B" w14:textId="77777777" w:rsidR="00102EFB" w:rsidRPr="0042747B" w:rsidRDefault="00102EFB" w:rsidP="00102EFB">
      <w:pPr>
        <w:pStyle w:val="Style1"/>
        <w:ind w:left="0"/>
      </w:pPr>
    </w:p>
    <w:p w14:paraId="08180C5C" w14:textId="77777777" w:rsidR="00102EFB" w:rsidRPr="0042747B" w:rsidRDefault="00102EFB" w:rsidP="00102EFB">
      <w:pPr>
        <w:pStyle w:val="Style1"/>
        <w:ind w:left="0"/>
      </w:pPr>
      <w:r w:rsidRPr="0042747B">
        <w:t># Replace title JSON in JavaScript File</w:t>
      </w:r>
    </w:p>
    <w:p w14:paraId="1D9EC92A" w14:textId="77777777" w:rsidR="00102EFB" w:rsidRPr="0042747B" w:rsidRDefault="00102EFB" w:rsidP="00102EFB">
      <w:pPr>
        <w:pStyle w:val="Style1"/>
        <w:ind w:left="0"/>
      </w:pPr>
      <w:r w:rsidRPr="0042747B">
        <w:t>$</w:t>
      </w:r>
      <w:proofErr w:type="spellStart"/>
      <w:r w:rsidRPr="0042747B">
        <w:t>javaScriptFile</w:t>
      </w:r>
      <w:proofErr w:type="spellEnd"/>
      <w:r w:rsidRPr="0042747B">
        <w:t xml:space="preserve"> = Get-</w:t>
      </w:r>
      <w:proofErr w:type="spellStart"/>
      <w:r w:rsidRPr="0042747B">
        <w:t>ChildItem</w:t>
      </w:r>
      <w:proofErr w:type="spellEnd"/>
      <w:r w:rsidRPr="0042747B">
        <w:t xml:space="preserve"> -Path "$</w:t>
      </w:r>
      <w:proofErr w:type="spellStart"/>
      <w:r w:rsidRPr="0042747B">
        <w:t>websiteDirectory</w:t>
      </w:r>
      <w:proofErr w:type="spellEnd"/>
      <w:r w:rsidRPr="0042747B">
        <w:t>\_next\static\chunks\pages\*app*.</w:t>
      </w:r>
      <w:proofErr w:type="spellStart"/>
      <w:r w:rsidRPr="0042747B">
        <w:t>js</w:t>
      </w:r>
      <w:proofErr w:type="spellEnd"/>
      <w:r w:rsidRPr="0042747B">
        <w:t xml:space="preserve">" | </w:t>
      </w:r>
      <w:proofErr w:type="spellStart"/>
      <w:r w:rsidRPr="0042747B">
        <w:t>ForEach</w:t>
      </w:r>
      <w:proofErr w:type="spellEnd"/>
      <w:r w:rsidRPr="0042747B">
        <w:t>-Object {</w:t>
      </w:r>
    </w:p>
    <w:p w14:paraId="6F981C62" w14:textId="77777777" w:rsidR="00102EFB" w:rsidRPr="0042747B" w:rsidRDefault="00102EFB" w:rsidP="00102EFB">
      <w:pPr>
        <w:pStyle w:val="Style1"/>
        <w:ind w:left="0"/>
      </w:pPr>
      <w:r w:rsidRPr="0042747B">
        <w:t xml:space="preserve">    # Read the file and use replace()</w:t>
      </w:r>
    </w:p>
    <w:p w14:paraId="3985CA6C" w14:textId="77777777" w:rsidR="00102EFB" w:rsidRPr="0042747B" w:rsidRDefault="00102EFB" w:rsidP="00102EFB">
      <w:pPr>
        <w:pStyle w:val="Style1"/>
        <w:ind w:left="0"/>
      </w:pPr>
      <w:r w:rsidRPr="0042747B">
        <w:t xml:space="preserve">    (Get-Content $_).Replace("(""title"",null,""AppGyver"")","(""title"",null,""$websiteName"")") | Set-Content $_</w:t>
      </w:r>
    </w:p>
    <w:p w14:paraId="5CB35D96" w14:textId="77777777" w:rsidR="00102EFB" w:rsidRPr="0042747B" w:rsidRDefault="00102EFB" w:rsidP="00102EFB">
      <w:pPr>
        <w:pStyle w:val="Style1"/>
        <w:ind w:left="0"/>
      </w:pPr>
      <w:r w:rsidRPr="0042747B">
        <w:t xml:space="preserve">} </w:t>
      </w:r>
    </w:p>
    <w:p w14:paraId="681A20DA" w14:textId="77777777" w:rsidR="00102EFB" w:rsidRDefault="00102EFB" w:rsidP="00102EFB"/>
    <w:p w14:paraId="4D6B3179" w14:textId="619048A6" w:rsidR="00102EFB" w:rsidRPr="00214F5B" w:rsidRDefault="00102EFB" w:rsidP="00BA1453">
      <w:pPr>
        <w:pStyle w:val="Heading1"/>
      </w:pPr>
      <w:bookmarkStart w:id="335" w:name="_Toc130996356"/>
      <w:bookmarkStart w:id="336" w:name="_Toc142058405"/>
      <w:bookmarkStart w:id="337" w:name="_Toc226541334"/>
      <w:r w:rsidRPr="00214F5B">
        <w:lastRenderedPageBreak/>
        <w:t xml:space="preserve">Appendix </w:t>
      </w:r>
      <w:r w:rsidR="00C77365">
        <w:t>B</w:t>
      </w:r>
      <w:r w:rsidRPr="00214F5B">
        <w:t>: Issues with Self Signed Certificates</w:t>
      </w:r>
      <w:bookmarkEnd w:id="335"/>
      <w:bookmarkEnd w:id="336"/>
      <w:bookmarkEnd w:id="337"/>
      <w:r w:rsidRPr="00214F5B">
        <w:t xml:space="preserve"> </w:t>
      </w:r>
    </w:p>
    <w:p w14:paraId="2455C67A" w14:textId="4710EF67" w:rsidR="00102EFB" w:rsidRPr="00214F5B" w:rsidRDefault="00102EFB" w:rsidP="00555479">
      <w:r w:rsidRPr="00214F5B">
        <w:t>Even if CORS is configured correctly as in Section 2.</w:t>
      </w:r>
      <w:r w:rsidR="003E216D">
        <w:t>14</w:t>
      </w:r>
      <w:r w:rsidRPr="00214F5B">
        <w:t xml:space="preserve">, an ‘Is CORS enabled’ error message may be encountered still while attempting to call a </w:t>
      </w:r>
      <w:r>
        <w:t>CORTEX</w:t>
      </w:r>
      <w:r w:rsidRPr="00214F5B">
        <w:t xml:space="preserve"> flow if a Self-Signed Certificate</w:t>
      </w:r>
      <w:r>
        <w:t xml:space="preserve"> without valid Subject Alternate Names</w:t>
      </w:r>
      <w:r w:rsidRPr="00214F5B">
        <w:t xml:space="preserve"> is used.</w:t>
      </w:r>
    </w:p>
    <w:p w14:paraId="241AFE70" w14:textId="2C18B673" w:rsidR="00102EFB" w:rsidRPr="00214F5B" w:rsidRDefault="00102EFB" w:rsidP="00102EFB">
      <w:r w:rsidRPr="00214F5B">
        <w:t>To resolve this, complete the following steps:</w:t>
      </w:r>
    </w:p>
    <w:p w14:paraId="3A9FD14D" w14:textId="77777777" w:rsidR="00102EFB" w:rsidRPr="00214F5B" w:rsidRDefault="00102EFB" w:rsidP="00555479">
      <w:pPr>
        <w:pStyle w:val="ListParagraph"/>
        <w:numPr>
          <w:ilvl w:val="0"/>
          <w:numId w:val="142"/>
        </w:numPr>
      </w:pPr>
      <w:r w:rsidRPr="00214F5B">
        <w:t xml:space="preserve">Go to </w:t>
      </w:r>
      <w:r w:rsidRPr="00555479">
        <w:rPr>
          <w:shd w:val="clear" w:color="auto" w:fill="E6E6E6"/>
        </w:rPr>
        <w:t>https://&lt;server&gt;.&lt;domain&gt;.com:8722</w:t>
      </w:r>
    </w:p>
    <w:p w14:paraId="202D3CCF" w14:textId="77777777" w:rsidR="00102EFB" w:rsidRPr="00214F5B" w:rsidRDefault="00102EFB" w:rsidP="00555479">
      <w:pPr>
        <w:pStyle w:val="ListParagraph"/>
        <w:numPr>
          <w:ilvl w:val="0"/>
          <w:numId w:val="142"/>
        </w:numPr>
      </w:pPr>
      <w:r w:rsidRPr="00214F5B">
        <w:t>An error dialog should be displayed, click ‘Advanced’ then ‘Continue Anyway’.</w:t>
      </w:r>
    </w:p>
    <w:p w14:paraId="02828FC5" w14:textId="77777777" w:rsidR="00102EFB" w:rsidRPr="00214F5B" w:rsidRDefault="00102EFB" w:rsidP="00555479">
      <w:pPr>
        <w:pStyle w:val="ListParagraph"/>
        <w:numPr>
          <w:ilvl w:val="0"/>
          <w:numId w:val="142"/>
        </w:numPr>
      </w:pPr>
      <w:r w:rsidRPr="00214F5B">
        <w:t>Wait for page to navigate to a 'failed to load' page</w:t>
      </w:r>
      <w:r>
        <w:t>.</w:t>
      </w:r>
    </w:p>
    <w:p w14:paraId="65D21F61" w14:textId="77777777" w:rsidR="00102EFB" w:rsidRDefault="00102EFB" w:rsidP="00224ABA">
      <w:pPr>
        <w:pStyle w:val="ListParagraph"/>
        <w:numPr>
          <w:ilvl w:val="0"/>
          <w:numId w:val="142"/>
        </w:numPr>
      </w:pPr>
      <w:r w:rsidRPr="00214F5B">
        <w:t>This ensures that your browser will ignore the self-signed cert</w:t>
      </w:r>
      <w:r>
        <w:t>ificate</w:t>
      </w:r>
      <w:r w:rsidRPr="00214F5B">
        <w:t xml:space="preserve"> in the API Gateway endpoint, so the browser can run flows.</w:t>
      </w:r>
    </w:p>
    <w:p w14:paraId="490AA987" w14:textId="77777777" w:rsidR="00102EFB" w:rsidRDefault="00102EFB" w:rsidP="00102EFB"/>
    <w:p w14:paraId="39166FFE" w14:textId="77777777" w:rsidR="00102EFB" w:rsidRDefault="00102EFB" w:rsidP="00102EFB">
      <w:r>
        <w:br w:type="page"/>
      </w:r>
    </w:p>
    <w:p w14:paraId="2CD335D9" w14:textId="6BE9F38C" w:rsidR="00102EFB" w:rsidRDefault="00102EFB" w:rsidP="00BA1453">
      <w:pPr>
        <w:pStyle w:val="Heading1"/>
      </w:pPr>
      <w:bookmarkStart w:id="338" w:name="_Toc142058406"/>
      <w:bookmarkStart w:id="339" w:name="_Toc226541335"/>
      <w:r>
        <w:lastRenderedPageBreak/>
        <w:t xml:space="preserve">Appendix </w:t>
      </w:r>
      <w:r w:rsidR="00C77365">
        <w:t>C</w:t>
      </w:r>
      <w:r>
        <w:t>: Load Balancer Configurations</w:t>
      </w:r>
      <w:bookmarkEnd w:id="338"/>
      <w:bookmarkEnd w:id="339"/>
    </w:p>
    <w:p w14:paraId="5CC2D23F" w14:textId="4B1C11AC" w:rsidR="00102EFB" w:rsidRDefault="00102EFB" w:rsidP="00102EFB">
      <w:r>
        <w:t>In an HA Cluster, there are many different options for configuration and architecture. 2 of these are detailed below.</w:t>
      </w:r>
    </w:p>
    <w:p w14:paraId="3908B180" w14:textId="77777777" w:rsidR="00102EFB" w:rsidRDefault="00102EFB" w:rsidP="00BA1453">
      <w:pPr>
        <w:pStyle w:val="Heading2"/>
      </w:pPr>
      <w:bookmarkStart w:id="340" w:name="_Toc142058407"/>
      <w:bookmarkStart w:id="341" w:name="_Toc226541336"/>
      <w:r>
        <w:t>Single-Portal Setup</w:t>
      </w:r>
      <w:bookmarkEnd w:id="340"/>
      <w:bookmarkEnd w:id="341"/>
    </w:p>
    <w:p w14:paraId="1D8E4395" w14:textId="77777777" w:rsidR="00102EFB" w:rsidRDefault="00102EFB" w:rsidP="00102EFB">
      <w:r>
        <w:t>The ‘Single-Portal’ setup refers to running 1 Web Application containing the CORTEX Interaction Portal. This could be alongside the Load Balancer, or on a separate server.</w:t>
      </w:r>
    </w:p>
    <w:p w14:paraId="75C37AED" w14:textId="77777777" w:rsidR="00102EFB" w:rsidRDefault="00102EFB" w:rsidP="00102EFB">
      <w:r>
        <w:t>Either way, this means that the server containing the Interaction Portal will be issuing requests to the Load Balancer (whether local or remote), most likely on port 8722, which will then forward these requests on to the relevant node.</w:t>
      </w:r>
    </w:p>
    <w:p w14:paraId="79AF9E3E" w14:textId="0EDEE0A9" w:rsidR="00102EFB" w:rsidRDefault="00102EFB" w:rsidP="00102EFB">
      <w:r>
        <w:t>These end nodes will run the CORTEX flows, as well as store the Shared Data (Reliable Collections) used by the application – although the data is only every retrieved via flows.</w:t>
      </w:r>
    </w:p>
    <w:p w14:paraId="61569946" w14:textId="77777777" w:rsidR="00102EFB" w:rsidRDefault="00102EFB" w:rsidP="00102EFB">
      <w:pPr>
        <w:pStyle w:val="Heading3"/>
      </w:pPr>
      <w:proofErr w:type="spellStart"/>
      <w:r>
        <w:t>GoBetween</w:t>
      </w:r>
      <w:proofErr w:type="spellEnd"/>
      <w:r>
        <w:t xml:space="preserve"> Configuration</w:t>
      </w:r>
    </w:p>
    <w:p w14:paraId="5242E9DF" w14:textId="77777777" w:rsidR="00102EFB" w:rsidRDefault="00102EFB" w:rsidP="00102EFB">
      <w:r>
        <w:t xml:space="preserve">In the JSON configuration for the </w:t>
      </w:r>
      <w:proofErr w:type="spellStart"/>
      <w:r>
        <w:t>GoBetween</w:t>
      </w:r>
      <w:proofErr w:type="spellEnd"/>
      <w:r>
        <w:t xml:space="preserve"> Load Balancer, there should only be one entry in the ‘servers’ attribute (although this will reference multiple servers in the servers &gt; discovery &gt; </w:t>
      </w:r>
      <w:proofErr w:type="spellStart"/>
      <w:r>
        <w:t>static_list</w:t>
      </w:r>
      <w:proofErr w:type="spellEnd"/>
      <w:r>
        <w:t xml:space="preserve"> array). This configuration will route requests from a certain inbound port on the Load Balancer server, to the relevant Service Fabric ports on the end servers.</w:t>
      </w:r>
    </w:p>
    <w:p w14:paraId="6C12E8E0" w14:textId="77777777" w:rsidR="00102EFB" w:rsidRDefault="00102EFB" w:rsidP="00102EFB">
      <w:r>
        <w:t>The easiest configuration for this is to have the inbound port set to the same as the individual nodes, most likely using port 8722.</w:t>
      </w:r>
    </w:p>
    <w:p w14:paraId="4966BA89" w14:textId="5E5D48A7" w:rsidR="00102EFB" w:rsidRDefault="00102EFB" w:rsidP="00102EFB">
      <w:r>
        <w:t xml:space="preserve">The below example can be used for reference when setting up the configuration. </w:t>
      </w:r>
    </w:p>
    <w:p w14:paraId="050EEA19" w14:textId="77777777" w:rsidR="00102EFB" w:rsidRPr="00224ABA" w:rsidRDefault="00102EFB" w:rsidP="00102EFB">
      <w:pPr>
        <w:rPr>
          <w:u w:val="single"/>
        </w:rPr>
      </w:pPr>
      <w:r w:rsidRPr="00224ABA">
        <w:rPr>
          <w:u w:val="single"/>
        </w:rPr>
        <w:t>Example Configuration:</w:t>
      </w:r>
    </w:p>
    <w:p w14:paraId="283769C5" w14:textId="77777777" w:rsidR="00102EFB" w:rsidRDefault="00102EFB" w:rsidP="00102EFB">
      <w:pPr>
        <w:pStyle w:val="Style1"/>
        <w:ind w:left="0"/>
      </w:pPr>
      <w:r>
        <w:t>{</w:t>
      </w:r>
    </w:p>
    <w:p w14:paraId="70E1763E" w14:textId="77777777" w:rsidR="00102EFB" w:rsidRDefault="00102EFB" w:rsidP="00102EFB">
      <w:pPr>
        <w:pStyle w:val="Style1"/>
        <w:ind w:left="0"/>
      </w:pPr>
      <w:r>
        <w:tab/>
        <w:t>"logging": {</w:t>
      </w:r>
    </w:p>
    <w:p w14:paraId="148213E6" w14:textId="77777777" w:rsidR="00102EFB" w:rsidRDefault="00102EFB" w:rsidP="00102EFB">
      <w:pPr>
        <w:pStyle w:val="Style1"/>
        <w:ind w:left="0"/>
      </w:pPr>
      <w:r>
        <w:tab/>
      </w:r>
      <w:r>
        <w:tab/>
        <w:t>"level": "debug",</w:t>
      </w:r>
    </w:p>
    <w:p w14:paraId="5D421D45" w14:textId="77777777" w:rsidR="00102EFB" w:rsidRDefault="00102EFB" w:rsidP="00102EFB">
      <w:pPr>
        <w:pStyle w:val="Style1"/>
        <w:ind w:left="0"/>
      </w:pPr>
      <w:r>
        <w:tab/>
      </w:r>
      <w:r>
        <w:tab/>
        <w:t>"output": "</w:t>
      </w:r>
      <w:proofErr w:type="spellStart"/>
      <w:r>
        <w:t>stdout</w:t>
      </w:r>
      <w:proofErr w:type="spellEnd"/>
      <w:r>
        <w:t>"</w:t>
      </w:r>
    </w:p>
    <w:p w14:paraId="4C69BB2E" w14:textId="77777777" w:rsidR="00102EFB" w:rsidRDefault="00102EFB" w:rsidP="00102EFB">
      <w:pPr>
        <w:pStyle w:val="Style1"/>
        <w:ind w:left="0"/>
      </w:pPr>
      <w:r>
        <w:tab/>
        <w:t>},</w:t>
      </w:r>
    </w:p>
    <w:p w14:paraId="0F3EA8C2" w14:textId="77777777" w:rsidR="00102EFB" w:rsidRDefault="00102EFB" w:rsidP="00102EFB">
      <w:pPr>
        <w:pStyle w:val="Style1"/>
        <w:ind w:left="0"/>
      </w:pPr>
      <w:r>
        <w:tab/>
        <w:t>"</w:t>
      </w:r>
      <w:proofErr w:type="spellStart"/>
      <w:r>
        <w:t>api</w:t>
      </w:r>
      <w:proofErr w:type="spellEnd"/>
      <w:r>
        <w:t>": {</w:t>
      </w:r>
    </w:p>
    <w:p w14:paraId="71DCD42B" w14:textId="77777777" w:rsidR="00102EFB" w:rsidRDefault="00102EFB" w:rsidP="00102EFB">
      <w:pPr>
        <w:pStyle w:val="Style1"/>
        <w:ind w:left="0"/>
      </w:pPr>
      <w:r>
        <w:tab/>
      </w:r>
      <w:r>
        <w:tab/>
        <w:t>"enabled": false,</w:t>
      </w:r>
    </w:p>
    <w:p w14:paraId="3FC47094" w14:textId="77777777" w:rsidR="00102EFB" w:rsidRDefault="00102EFB" w:rsidP="00102EFB">
      <w:pPr>
        <w:pStyle w:val="Style1"/>
        <w:ind w:left="0"/>
      </w:pPr>
      <w:r>
        <w:tab/>
      </w:r>
      <w:r>
        <w:tab/>
        <w:t>"bind": ":8888"</w:t>
      </w:r>
    </w:p>
    <w:p w14:paraId="6E1FBA73" w14:textId="77777777" w:rsidR="00102EFB" w:rsidRDefault="00102EFB" w:rsidP="00102EFB">
      <w:pPr>
        <w:pStyle w:val="Style1"/>
        <w:ind w:left="0"/>
      </w:pPr>
      <w:r>
        <w:tab/>
        <w:t>},</w:t>
      </w:r>
    </w:p>
    <w:p w14:paraId="5240C211" w14:textId="77777777" w:rsidR="00102EFB" w:rsidRDefault="00102EFB" w:rsidP="00102EFB">
      <w:pPr>
        <w:pStyle w:val="Style1"/>
        <w:ind w:left="0"/>
      </w:pPr>
      <w:r>
        <w:tab/>
        <w:t>"servers": {</w:t>
      </w:r>
    </w:p>
    <w:p w14:paraId="1961DC6C" w14:textId="77777777" w:rsidR="00102EFB" w:rsidRDefault="00102EFB" w:rsidP="00102EFB">
      <w:pPr>
        <w:pStyle w:val="Style1"/>
        <w:ind w:left="0"/>
      </w:pPr>
      <w:r>
        <w:tab/>
      </w:r>
      <w:r>
        <w:tab/>
        <w:t>"</w:t>
      </w:r>
      <w:proofErr w:type="spellStart"/>
      <w:r>
        <w:t>CortexNodes</w:t>
      </w:r>
      <w:proofErr w:type="spellEnd"/>
      <w:r>
        <w:t>": {</w:t>
      </w:r>
    </w:p>
    <w:p w14:paraId="5A51D155" w14:textId="77777777" w:rsidR="00102EFB" w:rsidRDefault="00102EFB" w:rsidP="00102EFB">
      <w:pPr>
        <w:pStyle w:val="Style1"/>
        <w:ind w:left="0"/>
      </w:pPr>
      <w:r>
        <w:lastRenderedPageBreak/>
        <w:tab/>
      </w:r>
      <w:r>
        <w:tab/>
      </w:r>
      <w:r>
        <w:tab/>
        <w:t>"</w:t>
      </w:r>
      <w:proofErr w:type="spellStart"/>
      <w:r>
        <w:t>max_connections</w:t>
      </w:r>
      <w:proofErr w:type="spellEnd"/>
      <w:r>
        <w:t>": 0,</w:t>
      </w:r>
    </w:p>
    <w:p w14:paraId="0FD88944" w14:textId="77777777" w:rsidR="00102EFB" w:rsidRDefault="00102EFB" w:rsidP="00102EFB">
      <w:pPr>
        <w:pStyle w:val="Style1"/>
        <w:ind w:left="0"/>
      </w:pPr>
      <w:r>
        <w:tab/>
      </w:r>
      <w:r>
        <w:tab/>
      </w:r>
      <w:r>
        <w:tab/>
        <w:t>"</w:t>
      </w:r>
      <w:proofErr w:type="spellStart"/>
      <w:r>
        <w:t>client_idle_timeout</w:t>
      </w:r>
      <w:proofErr w:type="spellEnd"/>
      <w:r>
        <w:t>": "5m",</w:t>
      </w:r>
    </w:p>
    <w:p w14:paraId="0116B1F3" w14:textId="77777777" w:rsidR="00102EFB" w:rsidRDefault="00102EFB" w:rsidP="00102EFB">
      <w:pPr>
        <w:pStyle w:val="Style1"/>
        <w:ind w:left="0"/>
      </w:pPr>
      <w:r>
        <w:tab/>
      </w:r>
      <w:r>
        <w:tab/>
      </w:r>
      <w:r>
        <w:tab/>
        <w:t>"</w:t>
      </w:r>
      <w:proofErr w:type="spellStart"/>
      <w:r>
        <w:t>backend_idle_timeout</w:t>
      </w:r>
      <w:proofErr w:type="spellEnd"/>
      <w:r>
        <w:t>": "5m",</w:t>
      </w:r>
    </w:p>
    <w:p w14:paraId="5EB56C40" w14:textId="77777777" w:rsidR="00102EFB" w:rsidRDefault="00102EFB" w:rsidP="00102EFB">
      <w:pPr>
        <w:pStyle w:val="Style1"/>
        <w:ind w:left="0"/>
      </w:pPr>
      <w:r>
        <w:tab/>
      </w:r>
      <w:r>
        <w:tab/>
      </w:r>
      <w:r>
        <w:tab/>
        <w:t>"</w:t>
      </w:r>
      <w:proofErr w:type="spellStart"/>
      <w:r>
        <w:t>backend_connection_timeout</w:t>
      </w:r>
      <w:proofErr w:type="spellEnd"/>
      <w:r>
        <w:t>": "10s",</w:t>
      </w:r>
    </w:p>
    <w:p w14:paraId="7106BD32" w14:textId="77777777" w:rsidR="00102EFB" w:rsidRDefault="00102EFB" w:rsidP="00102EFB">
      <w:pPr>
        <w:pStyle w:val="Style1"/>
        <w:ind w:left="0"/>
      </w:pPr>
      <w:r>
        <w:tab/>
      </w:r>
      <w:r>
        <w:tab/>
      </w:r>
      <w:r>
        <w:tab/>
        <w:t>"protocol": "</w:t>
      </w:r>
      <w:proofErr w:type="spellStart"/>
      <w:r>
        <w:t>tls</w:t>
      </w:r>
      <w:proofErr w:type="spellEnd"/>
      <w:r>
        <w:t>",</w:t>
      </w:r>
    </w:p>
    <w:p w14:paraId="2A952CB0" w14:textId="77777777" w:rsidR="00102EFB" w:rsidRDefault="00102EFB" w:rsidP="00102EFB">
      <w:pPr>
        <w:pStyle w:val="Style1"/>
        <w:ind w:left="0"/>
      </w:pPr>
      <w:r>
        <w:tab/>
      </w:r>
      <w:r>
        <w:tab/>
      </w:r>
      <w:r>
        <w:tab/>
        <w:t>"balance": "</w:t>
      </w:r>
      <w:proofErr w:type="spellStart"/>
      <w:r>
        <w:t>roundrobin</w:t>
      </w:r>
      <w:proofErr w:type="spellEnd"/>
      <w:r>
        <w:t>",</w:t>
      </w:r>
    </w:p>
    <w:p w14:paraId="37E029CA" w14:textId="77777777" w:rsidR="00102EFB" w:rsidRDefault="00102EFB" w:rsidP="00102EFB">
      <w:pPr>
        <w:pStyle w:val="Style1"/>
        <w:ind w:left="0"/>
      </w:pPr>
      <w:r>
        <w:tab/>
      </w:r>
      <w:r>
        <w:tab/>
      </w:r>
      <w:r>
        <w:tab/>
        <w:t>"bind": "0.0.0.0:8722",</w:t>
      </w:r>
    </w:p>
    <w:p w14:paraId="2DAFF9A9" w14:textId="77777777" w:rsidR="00102EFB" w:rsidRDefault="00102EFB" w:rsidP="00102EFB">
      <w:pPr>
        <w:pStyle w:val="Style1"/>
        <w:ind w:left="0"/>
      </w:pPr>
      <w:r>
        <w:tab/>
      </w:r>
      <w:r>
        <w:tab/>
      </w:r>
      <w:r>
        <w:tab/>
        <w:t>"</w:t>
      </w:r>
      <w:proofErr w:type="spellStart"/>
      <w:r>
        <w:t>backends_tls</w:t>
      </w:r>
      <w:proofErr w:type="spellEnd"/>
      <w:r>
        <w:t>": {</w:t>
      </w:r>
    </w:p>
    <w:p w14:paraId="5309829D" w14:textId="77777777" w:rsidR="00102EFB" w:rsidRDefault="00102EFB" w:rsidP="00102EFB">
      <w:pPr>
        <w:pStyle w:val="Style1"/>
        <w:ind w:left="0"/>
      </w:pPr>
      <w:r>
        <w:tab/>
      </w:r>
      <w:r>
        <w:tab/>
      </w:r>
      <w:r>
        <w:tab/>
      </w:r>
      <w:r>
        <w:tab/>
        <w:t>"</w:t>
      </w:r>
      <w:proofErr w:type="spellStart"/>
      <w:r>
        <w:t>cert_path</w:t>
      </w:r>
      <w:proofErr w:type="spellEnd"/>
      <w:r>
        <w:t>": ".\\client.crt",</w:t>
      </w:r>
    </w:p>
    <w:p w14:paraId="2EE4A00C" w14:textId="77777777" w:rsidR="00102EFB" w:rsidRDefault="00102EFB" w:rsidP="00102EFB">
      <w:pPr>
        <w:pStyle w:val="Style1"/>
        <w:ind w:left="0"/>
      </w:pPr>
      <w:r>
        <w:tab/>
      </w:r>
      <w:r>
        <w:tab/>
      </w:r>
      <w:r>
        <w:tab/>
      </w:r>
      <w:r>
        <w:tab/>
        <w:t>"</w:t>
      </w:r>
      <w:proofErr w:type="spellStart"/>
      <w:r>
        <w:t>key_path</w:t>
      </w:r>
      <w:proofErr w:type="spellEnd"/>
      <w:r>
        <w:t>": ".\\</w:t>
      </w:r>
      <w:proofErr w:type="spellStart"/>
      <w:r>
        <w:t>client.key</w:t>
      </w:r>
      <w:proofErr w:type="spellEnd"/>
      <w:r>
        <w:t>",</w:t>
      </w:r>
    </w:p>
    <w:p w14:paraId="13DCAC20" w14:textId="77777777" w:rsidR="00102EFB" w:rsidRDefault="00102EFB" w:rsidP="00102EFB">
      <w:pPr>
        <w:pStyle w:val="Style1"/>
        <w:ind w:left="0"/>
      </w:pPr>
      <w:r>
        <w:tab/>
      </w:r>
      <w:r>
        <w:tab/>
      </w:r>
      <w:r>
        <w:tab/>
      </w:r>
      <w:r>
        <w:tab/>
        <w:t>"</w:t>
      </w:r>
      <w:proofErr w:type="spellStart"/>
      <w:r>
        <w:t>min_version</w:t>
      </w:r>
      <w:proofErr w:type="spellEnd"/>
      <w:r>
        <w:t>": "tls1.2",</w:t>
      </w:r>
    </w:p>
    <w:p w14:paraId="13C41135" w14:textId="77777777" w:rsidR="00102EFB" w:rsidRDefault="00102EFB" w:rsidP="00102EFB">
      <w:pPr>
        <w:pStyle w:val="Style1"/>
        <w:ind w:left="0"/>
      </w:pPr>
      <w:r>
        <w:tab/>
      </w:r>
      <w:r>
        <w:tab/>
      </w:r>
      <w:r>
        <w:tab/>
      </w:r>
      <w:r>
        <w:tab/>
        <w:t>"ciphers": [</w:t>
      </w:r>
    </w:p>
    <w:p w14:paraId="63D4DFF7" w14:textId="77777777" w:rsidR="00102EFB" w:rsidRDefault="00102EFB" w:rsidP="00102EFB">
      <w:pPr>
        <w:pStyle w:val="Style1"/>
        <w:ind w:left="0"/>
      </w:pPr>
      <w:r>
        <w:tab/>
      </w:r>
      <w:r>
        <w:tab/>
      </w:r>
      <w:r>
        <w:tab/>
      </w:r>
      <w:r>
        <w:tab/>
      </w:r>
      <w:r>
        <w:tab/>
        <w:t>"TLS_ECDHE_RSA_WITH_AES_256_GCM_SHA384",</w:t>
      </w:r>
    </w:p>
    <w:p w14:paraId="78A0EC08" w14:textId="77777777" w:rsidR="00102EFB" w:rsidRDefault="00102EFB" w:rsidP="00102EFB">
      <w:pPr>
        <w:pStyle w:val="Style1"/>
        <w:ind w:left="0"/>
      </w:pPr>
      <w:r>
        <w:tab/>
      </w:r>
      <w:r>
        <w:tab/>
      </w:r>
      <w:r>
        <w:tab/>
      </w:r>
      <w:r>
        <w:tab/>
      </w:r>
      <w:r>
        <w:tab/>
        <w:t>"TLS_ECDHE_RSA_WITH_AES_128_GCM_SHA256"</w:t>
      </w:r>
    </w:p>
    <w:p w14:paraId="508BDEEC" w14:textId="77777777" w:rsidR="00102EFB" w:rsidRDefault="00102EFB" w:rsidP="00102EFB">
      <w:pPr>
        <w:pStyle w:val="Style1"/>
        <w:ind w:left="0"/>
      </w:pPr>
      <w:r>
        <w:tab/>
      </w:r>
      <w:r>
        <w:tab/>
      </w:r>
      <w:r>
        <w:tab/>
      </w:r>
      <w:r>
        <w:tab/>
        <w:t>],</w:t>
      </w:r>
    </w:p>
    <w:p w14:paraId="20F3F2DB" w14:textId="77777777" w:rsidR="00102EFB" w:rsidRDefault="00102EFB" w:rsidP="00102EFB">
      <w:pPr>
        <w:pStyle w:val="Style1"/>
        <w:ind w:left="0"/>
      </w:pPr>
      <w:r>
        <w:tab/>
      </w:r>
      <w:r>
        <w:tab/>
      </w:r>
      <w:r>
        <w:tab/>
      </w:r>
      <w:r>
        <w:tab/>
        <w:t>"</w:t>
      </w:r>
      <w:proofErr w:type="spellStart"/>
      <w:r>
        <w:t>prefer_server_ciphers</w:t>
      </w:r>
      <w:proofErr w:type="spellEnd"/>
      <w:r>
        <w:t>": false,</w:t>
      </w:r>
    </w:p>
    <w:p w14:paraId="49B87D58" w14:textId="77777777" w:rsidR="00102EFB" w:rsidRDefault="00102EFB" w:rsidP="00102EFB">
      <w:pPr>
        <w:pStyle w:val="Style1"/>
        <w:ind w:left="0"/>
      </w:pPr>
      <w:r>
        <w:tab/>
      </w:r>
      <w:r>
        <w:tab/>
      </w:r>
      <w:r>
        <w:tab/>
      </w:r>
      <w:r>
        <w:tab/>
        <w:t>"</w:t>
      </w:r>
      <w:proofErr w:type="spellStart"/>
      <w:r>
        <w:t>session_tickets</w:t>
      </w:r>
      <w:proofErr w:type="spellEnd"/>
      <w:r>
        <w:t>": false,</w:t>
      </w:r>
    </w:p>
    <w:p w14:paraId="45AD853D" w14:textId="77777777" w:rsidR="00102EFB" w:rsidRDefault="00102EFB" w:rsidP="00102EFB">
      <w:pPr>
        <w:pStyle w:val="Style1"/>
        <w:ind w:left="0"/>
      </w:pPr>
      <w:r>
        <w:tab/>
      </w:r>
      <w:r>
        <w:tab/>
      </w:r>
      <w:r>
        <w:tab/>
      </w:r>
      <w:r>
        <w:tab/>
        <w:t>"</w:t>
      </w:r>
      <w:proofErr w:type="spellStart"/>
      <w:r>
        <w:t>ignore_verify</w:t>
      </w:r>
      <w:proofErr w:type="spellEnd"/>
      <w:r>
        <w:t>": false</w:t>
      </w:r>
    </w:p>
    <w:p w14:paraId="2CDD610F" w14:textId="77777777" w:rsidR="00102EFB" w:rsidRDefault="00102EFB" w:rsidP="00102EFB">
      <w:pPr>
        <w:pStyle w:val="Style1"/>
        <w:ind w:left="0"/>
      </w:pPr>
      <w:r>
        <w:tab/>
      </w:r>
      <w:r>
        <w:tab/>
      </w:r>
      <w:r>
        <w:tab/>
        <w:t>},</w:t>
      </w:r>
    </w:p>
    <w:p w14:paraId="43E14581" w14:textId="77777777" w:rsidR="00102EFB" w:rsidRDefault="00102EFB" w:rsidP="00102EFB">
      <w:pPr>
        <w:pStyle w:val="Style1"/>
        <w:ind w:left="0"/>
      </w:pPr>
      <w:r>
        <w:tab/>
      </w:r>
      <w:r>
        <w:tab/>
      </w:r>
      <w:r>
        <w:tab/>
        <w:t>"</w:t>
      </w:r>
      <w:proofErr w:type="spellStart"/>
      <w:r>
        <w:t>tls</w:t>
      </w:r>
      <w:proofErr w:type="spellEnd"/>
      <w:r>
        <w:t>": {</w:t>
      </w:r>
    </w:p>
    <w:p w14:paraId="34344386" w14:textId="77777777" w:rsidR="00102EFB" w:rsidRDefault="00102EFB" w:rsidP="00102EFB">
      <w:pPr>
        <w:pStyle w:val="Style1"/>
        <w:ind w:left="0"/>
      </w:pPr>
      <w:r>
        <w:tab/>
      </w:r>
      <w:r>
        <w:tab/>
      </w:r>
      <w:r>
        <w:tab/>
      </w:r>
      <w:r>
        <w:tab/>
        <w:t>"</w:t>
      </w:r>
      <w:proofErr w:type="spellStart"/>
      <w:r>
        <w:t>cert_path</w:t>
      </w:r>
      <w:proofErr w:type="spellEnd"/>
      <w:r>
        <w:t>": ".\\client.crt",</w:t>
      </w:r>
    </w:p>
    <w:p w14:paraId="540F4777" w14:textId="77777777" w:rsidR="00102EFB" w:rsidRDefault="00102EFB" w:rsidP="00102EFB">
      <w:pPr>
        <w:pStyle w:val="Style1"/>
        <w:ind w:left="0"/>
      </w:pPr>
      <w:r>
        <w:tab/>
      </w:r>
      <w:r>
        <w:tab/>
      </w:r>
      <w:r>
        <w:tab/>
      </w:r>
      <w:r>
        <w:tab/>
        <w:t>"</w:t>
      </w:r>
      <w:proofErr w:type="spellStart"/>
      <w:r>
        <w:t>key_path</w:t>
      </w:r>
      <w:proofErr w:type="spellEnd"/>
      <w:r>
        <w:t>": ".\\</w:t>
      </w:r>
      <w:proofErr w:type="spellStart"/>
      <w:r>
        <w:t>client.key</w:t>
      </w:r>
      <w:proofErr w:type="spellEnd"/>
      <w:r>
        <w:t>",</w:t>
      </w:r>
    </w:p>
    <w:p w14:paraId="69358DA0" w14:textId="77777777" w:rsidR="00102EFB" w:rsidRDefault="00102EFB" w:rsidP="00102EFB">
      <w:pPr>
        <w:pStyle w:val="Style1"/>
        <w:ind w:left="0"/>
      </w:pPr>
      <w:r>
        <w:tab/>
      </w:r>
      <w:r>
        <w:tab/>
      </w:r>
      <w:r>
        <w:tab/>
      </w:r>
      <w:r>
        <w:tab/>
        <w:t>"</w:t>
      </w:r>
      <w:proofErr w:type="spellStart"/>
      <w:r>
        <w:t>min_version</w:t>
      </w:r>
      <w:proofErr w:type="spellEnd"/>
      <w:r>
        <w:t>": "tls1.2",</w:t>
      </w:r>
    </w:p>
    <w:p w14:paraId="46871475" w14:textId="77777777" w:rsidR="00102EFB" w:rsidRDefault="00102EFB" w:rsidP="00102EFB">
      <w:pPr>
        <w:pStyle w:val="Style1"/>
        <w:ind w:left="0"/>
      </w:pPr>
      <w:r>
        <w:tab/>
      </w:r>
      <w:r>
        <w:tab/>
      </w:r>
      <w:r>
        <w:tab/>
      </w:r>
      <w:r>
        <w:tab/>
        <w:t>"ciphers": [</w:t>
      </w:r>
    </w:p>
    <w:p w14:paraId="4728A478" w14:textId="77777777" w:rsidR="00102EFB" w:rsidRDefault="00102EFB" w:rsidP="00102EFB">
      <w:pPr>
        <w:pStyle w:val="Style1"/>
        <w:ind w:left="0"/>
      </w:pPr>
      <w:r>
        <w:tab/>
      </w:r>
      <w:r>
        <w:tab/>
      </w:r>
      <w:r>
        <w:tab/>
      </w:r>
      <w:r>
        <w:tab/>
      </w:r>
      <w:r>
        <w:tab/>
        <w:t>"TLS_ECDHE_RSA_WITH_AES_256_GCM_SHA384",</w:t>
      </w:r>
    </w:p>
    <w:p w14:paraId="7D3A72DF" w14:textId="77777777" w:rsidR="00102EFB" w:rsidRDefault="00102EFB" w:rsidP="00102EFB">
      <w:pPr>
        <w:pStyle w:val="Style1"/>
        <w:ind w:left="0"/>
      </w:pPr>
      <w:r>
        <w:tab/>
      </w:r>
      <w:r>
        <w:tab/>
      </w:r>
      <w:r>
        <w:tab/>
      </w:r>
      <w:r>
        <w:tab/>
      </w:r>
      <w:r>
        <w:tab/>
        <w:t>"TLS_ECDHE_RSA_WITH_AES_128_GCM_SHA256"</w:t>
      </w:r>
    </w:p>
    <w:p w14:paraId="4655C8B3" w14:textId="77777777" w:rsidR="00102EFB" w:rsidRDefault="00102EFB" w:rsidP="00102EFB">
      <w:pPr>
        <w:pStyle w:val="Style1"/>
        <w:ind w:left="0"/>
      </w:pPr>
      <w:r>
        <w:tab/>
      </w:r>
      <w:r>
        <w:tab/>
      </w:r>
      <w:r>
        <w:tab/>
      </w:r>
      <w:r>
        <w:tab/>
        <w:t>],</w:t>
      </w:r>
    </w:p>
    <w:p w14:paraId="6401663F" w14:textId="77777777" w:rsidR="00102EFB" w:rsidRDefault="00102EFB" w:rsidP="00102EFB">
      <w:pPr>
        <w:pStyle w:val="Style1"/>
        <w:ind w:left="0"/>
      </w:pPr>
      <w:r>
        <w:tab/>
      </w:r>
      <w:r>
        <w:tab/>
      </w:r>
      <w:r>
        <w:tab/>
      </w:r>
      <w:r>
        <w:tab/>
        <w:t>"</w:t>
      </w:r>
      <w:proofErr w:type="spellStart"/>
      <w:r>
        <w:t>prefer_server_ciphers</w:t>
      </w:r>
      <w:proofErr w:type="spellEnd"/>
      <w:r>
        <w:t>": false,</w:t>
      </w:r>
    </w:p>
    <w:p w14:paraId="24BC7C52" w14:textId="77777777" w:rsidR="00102EFB" w:rsidRDefault="00102EFB" w:rsidP="00102EFB">
      <w:pPr>
        <w:pStyle w:val="Style1"/>
        <w:ind w:left="0"/>
      </w:pPr>
      <w:r>
        <w:tab/>
      </w:r>
      <w:r>
        <w:tab/>
      </w:r>
      <w:r>
        <w:tab/>
      </w:r>
      <w:r>
        <w:tab/>
        <w:t>"</w:t>
      </w:r>
      <w:proofErr w:type="spellStart"/>
      <w:r>
        <w:t>session_tickets</w:t>
      </w:r>
      <w:proofErr w:type="spellEnd"/>
      <w:r>
        <w:t>": false</w:t>
      </w:r>
    </w:p>
    <w:p w14:paraId="6DFA0BCF" w14:textId="77777777" w:rsidR="00102EFB" w:rsidRDefault="00102EFB" w:rsidP="00102EFB">
      <w:pPr>
        <w:pStyle w:val="Style1"/>
        <w:ind w:left="0"/>
      </w:pPr>
      <w:r>
        <w:tab/>
      </w:r>
      <w:r>
        <w:tab/>
      </w:r>
      <w:r>
        <w:tab/>
        <w:t>},</w:t>
      </w:r>
    </w:p>
    <w:p w14:paraId="2CA402FB" w14:textId="77777777" w:rsidR="00102EFB" w:rsidRDefault="00102EFB" w:rsidP="00102EFB">
      <w:pPr>
        <w:pStyle w:val="Style1"/>
        <w:ind w:left="0"/>
      </w:pPr>
      <w:r>
        <w:tab/>
      </w:r>
      <w:r>
        <w:tab/>
      </w:r>
      <w:r>
        <w:tab/>
        <w:t>"discovery": {</w:t>
      </w:r>
    </w:p>
    <w:p w14:paraId="2B13178C" w14:textId="77777777" w:rsidR="00102EFB" w:rsidRDefault="00102EFB" w:rsidP="00102EFB">
      <w:pPr>
        <w:pStyle w:val="Style1"/>
        <w:ind w:left="0"/>
      </w:pPr>
      <w:r>
        <w:tab/>
      </w:r>
      <w:r>
        <w:tab/>
      </w:r>
      <w:r>
        <w:tab/>
      </w:r>
      <w:r>
        <w:tab/>
        <w:t>"kind": "static",</w:t>
      </w:r>
    </w:p>
    <w:p w14:paraId="167B30D3" w14:textId="77777777" w:rsidR="00102EFB" w:rsidRDefault="00102EFB" w:rsidP="00102EFB">
      <w:pPr>
        <w:pStyle w:val="Style1"/>
        <w:ind w:left="0"/>
      </w:pPr>
      <w:r>
        <w:tab/>
      </w:r>
      <w:r>
        <w:tab/>
      </w:r>
      <w:r>
        <w:tab/>
      </w:r>
      <w:r>
        <w:tab/>
        <w:t>"</w:t>
      </w:r>
      <w:proofErr w:type="spellStart"/>
      <w:r>
        <w:t>failpolicy</w:t>
      </w:r>
      <w:proofErr w:type="spellEnd"/>
      <w:r>
        <w:t>": "</w:t>
      </w:r>
      <w:proofErr w:type="spellStart"/>
      <w:r>
        <w:t>keeplast</w:t>
      </w:r>
      <w:proofErr w:type="spellEnd"/>
      <w:r>
        <w:t>",</w:t>
      </w:r>
    </w:p>
    <w:p w14:paraId="0F0CD5C3" w14:textId="77777777" w:rsidR="00102EFB" w:rsidRDefault="00102EFB" w:rsidP="00102EFB">
      <w:pPr>
        <w:pStyle w:val="Style1"/>
        <w:ind w:left="0"/>
      </w:pPr>
      <w:r>
        <w:tab/>
      </w:r>
      <w:r>
        <w:tab/>
      </w:r>
      <w:r>
        <w:tab/>
      </w:r>
      <w:r>
        <w:tab/>
        <w:t>"interval": "0",</w:t>
      </w:r>
    </w:p>
    <w:p w14:paraId="7A715BC6" w14:textId="77777777" w:rsidR="00102EFB" w:rsidRDefault="00102EFB" w:rsidP="00102EFB">
      <w:pPr>
        <w:pStyle w:val="Style1"/>
        <w:ind w:left="0"/>
      </w:pPr>
      <w:r>
        <w:tab/>
      </w:r>
      <w:r>
        <w:tab/>
      </w:r>
      <w:r>
        <w:tab/>
      </w:r>
      <w:r>
        <w:tab/>
        <w:t>"timeout": "0",</w:t>
      </w:r>
    </w:p>
    <w:p w14:paraId="69DAB523" w14:textId="77777777" w:rsidR="00102EFB" w:rsidRDefault="00102EFB" w:rsidP="00102EFB">
      <w:pPr>
        <w:pStyle w:val="Style1"/>
        <w:ind w:left="0"/>
      </w:pPr>
      <w:r>
        <w:tab/>
      </w:r>
      <w:r>
        <w:tab/>
      </w:r>
      <w:r>
        <w:tab/>
      </w:r>
      <w:r>
        <w:tab/>
        <w:t>"</w:t>
      </w:r>
      <w:proofErr w:type="spellStart"/>
      <w:r>
        <w:t>static_list</w:t>
      </w:r>
      <w:proofErr w:type="spellEnd"/>
      <w:r>
        <w:t>": [</w:t>
      </w:r>
    </w:p>
    <w:p w14:paraId="0663E373" w14:textId="77777777" w:rsidR="00102EFB" w:rsidRDefault="00102EFB" w:rsidP="00102EFB">
      <w:pPr>
        <w:pStyle w:val="Style1"/>
        <w:ind w:left="0"/>
      </w:pPr>
      <w:r>
        <w:tab/>
      </w:r>
      <w:r>
        <w:tab/>
      </w:r>
      <w:r>
        <w:tab/>
      </w:r>
      <w:r>
        <w:tab/>
      </w:r>
      <w:r>
        <w:tab/>
        <w:t>"node1.domain.com:8722",</w:t>
      </w:r>
    </w:p>
    <w:p w14:paraId="41195D30" w14:textId="77777777" w:rsidR="00102EFB" w:rsidRPr="001968ED" w:rsidRDefault="00102EFB" w:rsidP="00102EFB">
      <w:pPr>
        <w:pStyle w:val="Style1"/>
        <w:ind w:left="0"/>
        <w:rPr>
          <w:lang w:val="fr-FR"/>
        </w:rPr>
      </w:pPr>
      <w:r>
        <w:tab/>
      </w:r>
      <w:r>
        <w:tab/>
      </w:r>
      <w:r>
        <w:tab/>
      </w:r>
      <w:r>
        <w:tab/>
      </w:r>
      <w:r>
        <w:tab/>
      </w:r>
      <w:r w:rsidRPr="001968ED">
        <w:rPr>
          <w:lang w:val="fr-FR"/>
        </w:rPr>
        <w:t>"node2.domain.com:8722",</w:t>
      </w:r>
    </w:p>
    <w:p w14:paraId="0518CCF0" w14:textId="77777777" w:rsidR="00102EFB" w:rsidRPr="001968ED" w:rsidRDefault="00102EFB" w:rsidP="00102EFB">
      <w:pPr>
        <w:pStyle w:val="Style1"/>
        <w:ind w:left="0"/>
        <w:rPr>
          <w:lang w:val="fr-FR"/>
        </w:rPr>
      </w:pPr>
      <w:r w:rsidRPr="001968ED">
        <w:rPr>
          <w:lang w:val="fr-FR"/>
        </w:rPr>
        <w:lastRenderedPageBreak/>
        <w:tab/>
      </w:r>
      <w:r w:rsidRPr="001968ED">
        <w:rPr>
          <w:lang w:val="fr-FR"/>
        </w:rPr>
        <w:tab/>
      </w:r>
      <w:r w:rsidRPr="001968ED">
        <w:rPr>
          <w:lang w:val="fr-FR"/>
        </w:rPr>
        <w:tab/>
      </w:r>
      <w:r w:rsidRPr="001968ED">
        <w:rPr>
          <w:lang w:val="fr-FR"/>
        </w:rPr>
        <w:tab/>
      </w:r>
      <w:r w:rsidRPr="001968ED">
        <w:rPr>
          <w:lang w:val="fr-FR"/>
        </w:rPr>
        <w:tab/>
        <w:t>"node3.domain.com:8722"</w:t>
      </w:r>
    </w:p>
    <w:p w14:paraId="237AC624" w14:textId="77777777" w:rsidR="00102EFB" w:rsidRDefault="00102EFB" w:rsidP="00102EFB">
      <w:pPr>
        <w:pStyle w:val="Style1"/>
        <w:ind w:left="0"/>
      </w:pPr>
      <w:r w:rsidRPr="001968ED">
        <w:rPr>
          <w:lang w:val="fr-FR"/>
        </w:rPr>
        <w:tab/>
      </w:r>
      <w:r w:rsidRPr="001968ED">
        <w:rPr>
          <w:lang w:val="fr-FR"/>
        </w:rPr>
        <w:tab/>
      </w:r>
      <w:r w:rsidRPr="001968ED">
        <w:rPr>
          <w:lang w:val="fr-FR"/>
        </w:rPr>
        <w:tab/>
      </w:r>
      <w:r w:rsidRPr="001968ED">
        <w:rPr>
          <w:lang w:val="fr-FR"/>
        </w:rPr>
        <w:tab/>
      </w:r>
      <w:r>
        <w:t>]</w:t>
      </w:r>
    </w:p>
    <w:p w14:paraId="38101A56" w14:textId="77777777" w:rsidR="00102EFB" w:rsidRDefault="00102EFB" w:rsidP="00102EFB">
      <w:pPr>
        <w:pStyle w:val="Style1"/>
        <w:ind w:left="0"/>
      </w:pPr>
      <w:r>
        <w:tab/>
      </w:r>
      <w:r>
        <w:tab/>
      </w:r>
      <w:r>
        <w:tab/>
        <w:t>},</w:t>
      </w:r>
    </w:p>
    <w:p w14:paraId="5CCF251D" w14:textId="77777777" w:rsidR="00102EFB" w:rsidRDefault="00102EFB" w:rsidP="00102EFB">
      <w:pPr>
        <w:pStyle w:val="Style1"/>
        <w:ind w:left="0"/>
      </w:pPr>
      <w:r>
        <w:tab/>
      </w:r>
      <w:r>
        <w:tab/>
      </w:r>
      <w:r>
        <w:tab/>
        <w:t>"</w:t>
      </w:r>
      <w:proofErr w:type="spellStart"/>
      <w:r>
        <w:t>healthcheck</w:t>
      </w:r>
      <w:proofErr w:type="spellEnd"/>
      <w:r>
        <w:t>": {</w:t>
      </w:r>
    </w:p>
    <w:p w14:paraId="11CFBB81" w14:textId="77777777" w:rsidR="00102EFB" w:rsidRDefault="00102EFB" w:rsidP="00102EFB">
      <w:pPr>
        <w:pStyle w:val="Style1"/>
        <w:ind w:left="0"/>
      </w:pPr>
      <w:r>
        <w:tab/>
      </w:r>
      <w:r>
        <w:tab/>
      </w:r>
      <w:r>
        <w:tab/>
      </w:r>
      <w:r>
        <w:tab/>
        <w:t>"kind": "exec",</w:t>
      </w:r>
    </w:p>
    <w:p w14:paraId="695901E7" w14:textId="77777777" w:rsidR="00102EFB" w:rsidRDefault="00102EFB" w:rsidP="00102EFB">
      <w:pPr>
        <w:pStyle w:val="Style1"/>
        <w:ind w:left="0"/>
      </w:pPr>
      <w:r>
        <w:tab/>
      </w:r>
      <w:r>
        <w:tab/>
      </w:r>
      <w:r>
        <w:tab/>
      </w:r>
      <w:r>
        <w:tab/>
        <w:t>"interval": "3s",</w:t>
      </w:r>
    </w:p>
    <w:p w14:paraId="16AAE40C" w14:textId="77777777" w:rsidR="00102EFB" w:rsidRDefault="00102EFB" w:rsidP="00102EFB">
      <w:pPr>
        <w:pStyle w:val="Style1"/>
        <w:ind w:left="0"/>
      </w:pPr>
      <w:r>
        <w:tab/>
      </w:r>
      <w:r>
        <w:tab/>
      </w:r>
      <w:r>
        <w:tab/>
      </w:r>
      <w:r>
        <w:tab/>
        <w:t>"timeout": "2s",</w:t>
      </w:r>
    </w:p>
    <w:p w14:paraId="34FB4DC4" w14:textId="77777777" w:rsidR="00102EFB" w:rsidRDefault="00102EFB" w:rsidP="00102EFB">
      <w:pPr>
        <w:pStyle w:val="Style1"/>
        <w:ind w:left="0"/>
      </w:pPr>
      <w:r>
        <w:tab/>
      </w:r>
      <w:r>
        <w:tab/>
      </w:r>
      <w:r>
        <w:tab/>
      </w:r>
      <w:r>
        <w:tab/>
        <w:t>"</w:t>
      </w:r>
      <w:proofErr w:type="spellStart"/>
      <w:r>
        <w:t>exec_command</w:t>
      </w:r>
      <w:proofErr w:type="spellEnd"/>
      <w:r>
        <w:t>": ".\\ApiGatewayServiceHealthcheck.bat",</w:t>
      </w:r>
    </w:p>
    <w:p w14:paraId="27E334E4" w14:textId="77777777" w:rsidR="00102EFB" w:rsidRDefault="00102EFB" w:rsidP="00102EFB">
      <w:pPr>
        <w:pStyle w:val="Style1"/>
        <w:ind w:left="0"/>
      </w:pPr>
      <w:r>
        <w:tab/>
      </w:r>
      <w:r>
        <w:tab/>
      </w:r>
      <w:r>
        <w:tab/>
      </w:r>
      <w:r>
        <w:tab/>
        <w:t>"</w:t>
      </w:r>
      <w:proofErr w:type="spellStart"/>
      <w:r>
        <w:t>exec_expected_positive_output</w:t>
      </w:r>
      <w:proofErr w:type="spellEnd"/>
      <w:r>
        <w:t>": "1",</w:t>
      </w:r>
    </w:p>
    <w:p w14:paraId="5270DCC1" w14:textId="77777777" w:rsidR="00102EFB" w:rsidRDefault="00102EFB" w:rsidP="00102EFB">
      <w:pPr>
        <w:pStyle w:val="Style1"/>
        <w:ind w:left="0"/>
      </w:pPr>
      <w:r>
        <w:tab/>
      </w:r>
      <w:r>
        <w:tab/>
      </w:r>
      <w:r>
        <w:tab/>
      </w:r>
      <w:r>
        <w:tab/>
        <w:t>"</w:t>
      </w:r>
      <w:proofErr w:type="spellStart"/>
      <w:r>
        <w:t>exec_expected_negative_output</w:t>
      </w:r>
      <w:proofErr w:type="spellEnd"/>
      <w:r>
        <w:t>": "0"</w:t>
      </w:r>
    </w:p>
    <w:p w14:paraId="4ED1AE5B" w14:textId="77777777" w:rsidR="00102EFB" w:rsidRDefault="00102EFB" w:rsidP="00102EFB">
      <w:pPr>
        <w:pStyle w:val="Style1"/>
        <w:ind w:left="0"/>
      </w:pPr>
      <w:r>
        <w:tab/>
      </w:r>
      <w:r>
        <w:tab/>
      </w:r>
      <w:r>
        <w:tab/>
        <w:t>}</w:t>
      </w:r>
    </w:p>
    <w:p w14:paraId="5D1AB585" w14:textId="77777777" w:rsidR="00102EFB" w:rsidRDefault="00102EFB" w:rsidP="00102EFB">
      <w:pPr>
        <w:pStyle w:val="Style1"/>
        <w:ind w:left="0"/>
      </w:pPr>
      <w:r>
        <w:tab/>
      </w:r>
      <w:r>
        <w:tab/>
        <w:t>}</w:t>
      </w:r>
    </w:p>
    <w:p w14:paraId="64B28EB3" w14:textId="77777777" w:rsidR="00102EFB" w:rsidRDefault="00102EFB" w:rsidP="00102EFB">
      <w:pPr>
        <w:pStyle w:val="Style1"/>
        <w:ind w:left="0"/>
      </w:pPr>
      <w:r>
        <w:tab/>
        <w:t>}</w:t>
      </w:r>
    </w:p>
    <w:p w14:paraId="31194BA2" w14:textId="77777777" w:rsidR="00102EFB" w:rsidRPr="00D06CEF" w:rsidRDefault="00102EFB" w:rsidP="00102EFB">
      <w:pPr>
        <w:pStyle w:val="Style1"/>
        <w:ind w:left="0"/>
      </w:pPr>
      <w:r>
        <w:t>}</w:t>
      </w:r>
    </w:p>
    <w:p w14:paraId="32776131" w14:textId="77777777" w:rsidR="00102EFB" w:rsidRDefault="00102EFB" w:rsidP="00102EFB"/>
    <w:p w14:paraId="28D85863" w14:textId="77777777" w:rsidR="00102EFB" w:rsidRDefault="00102EFB" w:rsidP="00102EFB"/>
    <w:p w14:paraId="0EC3A1AA" w14:textId="77777777" w:rsidR="00102EFB" w:rsidRDefault="00102EFB" w:rsidP="00BA1453">
      <w:pPr>
        <w:pStyle w:val="Heading2"/>
      </w:pPr>
      <w:bookmarkStart w:id="342" w:name="_Toc142058408"/>
      <w:bookmarkStart w:id="343" w:name="_Toc226541337"/>
      <w:r>
        <w:t>Multi-Portal Setup</w:t>
      </w:r>
      <w:bookmarkStart w:id="344" w:name="_Hlk142920278"/>
      <w:bookmarkEnd w:id="342"/>
      <w:bookmarkEnd w:id="343"/>
    </w:p>
    <w:p w14:paraId="021DA61E" w14:textId="77777777" w:rsidR="00102EFB" w:rsidRDefault="00102EFB" w:rsidP="00102EFB">
      <w:r>
        <w:t>The ‘Multi-Portal’ setup refers to running a Web Application containing the CORTEX Interaction Portal on each of the individual nodes, which can then be accessed from the Load Balancer and routed accordingly.</w:t>
      </w:r>
    </w:p>
    <w:p w14:paraId="467A7895" w14:textId="77777777" w:rsidR="00102EFB" w:rsidRDefault="00102EFB" w:rsidP="00102EFB">
      <w:r>
        <w:t>This means that in addition to the routing traffic over the Service Fabric port (e.g. 8722), the Load Balancer will also forward requests to access the portal (e.g. using port 443).</w:t>
      </w:r>
    </w:p>
    <w:p w14:paraId="6370C1FF" w14:textId="77777777" w:rsidR="00102EFB" w:rsidRDefault="00102EFB" w:rsidP="00102EFB">
      <w:r>
        <w:t>The Portal itself will then send requests back to the load balancer, to be forwarded on to an individual node.</w:t>
      </w:r>
    </w:p>
    <w:p w14:paraId="77CF4A9F" w14:textId="77777777" w:rsidR="00102EFB" w:rsidRDefault="00102EFB" w:rsidP="00102EFB">
      <w:r>
        <w:t>Due to the shared data within Reliable Collections, it will not matter whether the server used to service the web application is different to the server used to run the flows as a request is made.</w:t>
      </w:r>
    </w:p>
    <w:p w14:paraId="666EA0AF" w14:textId="77777777" w:rsidR="00102EFB" w:rsidRDefault="00102EFB" w:rsidP="00102EFB"/>
    <w:p w14:paraId="3D173B35" w14:textId="77777777" w:rsidR="00102EFB" w:rsidRDefault="00102EFB" w:rsidP="00102EFB">
      <w:pPr>
        <w:pStyle w:val="Heading3"/>
      </w:pPr>
      <w:proofErr w:type="spellStart"/>
      <w:r>
        <w:t>GoBetween</w:t>
      </w:r>
      <w:proofErr w:type="spellEnd"/>
      <w:r>
        <w:t xml:space="preserve"> Configuration</w:t>
      </w:r>
    </w:p>
    <w:p w14:paraId="3F472DBB" w14:textId="77777777" w:rsidR="00102EFB" w:rsidRDefault="00102EFB" w:rsidP="00102EFB">
      <w:r>
        <w:t xml:space="preserve">In the JSON configuration for the </w:t>
      </w:r>
      <w:proofErr w:type="spellStart"/>
      <w:r>
        <w:t>GoBetween</w:t>
      </w:r>
      <w:proofErr w:type="spellEnd"/>
      <w:r>
        <w:t xml:space="preserve"> Load Balancer, there should only be two entries in the ‘servers’ attribute (although each will reference multiple servers in the servers &gt; discovery &gt; </w:t>
      </w:r>
      <w:proofErr w:type="spellStart"/>
      <w:r>
        <w:t>static_list</w:t>
      </w:r>
      <w:proofErr w:type="spellEnd"/>
      <w:r>
        <w:t xml:space="preserve"> arrays). </w:t>
      </w:r>
    </w:p>
    <w:p w14:paraId="28B231BB" w14:textId="77777777" w:rsidR="00102EFB" w:rsidRDefault="00102EFB" w:rsidP="00102EFB">
      <w:r>
        <w:t xml:space="preserve">The first configuration route requests from a certain inbound port on the Load Balancer server, to the relevant Service Fabric ports on the end servers. The easiest configuration for </w:t>
      </w:r>
      <w:r>
        <w:lastRenderedPageBreak/>
        <w:t>this is to have the inbound port set to the same as the individual nodes, most likely using port 8722.</w:t>
      </w:r>
    </w:p>
    <w:p w14:paraId="572AA1C2" w14:textId="77777777" w:rsidR="00102EFB" w:rsidRDefault="00102EFB" w:rsidP="00102EFB">
      <w:r>
        <w:t xml:space="preserve">The second configuration will route requests to the CORTEX Interaction Portal, for example using port 443. </w:t>
      </w:r>
    </w:p>
    <w:p w14:paraId="198C6C9D" w14:textId="77777777" w:rsidR="00102EFB" w:rsidRDefault="00102EFB" w:rsidP="00102EFB">
      <w:r>
        <w:t xml:space="preserve">The below example can be used for reference when setting up the configuration. </w:t>
      </w:r>
    </w:p>
    <w:p w14:paraId="3B2F9468" w14:textId="77777777" w:rsidR="00102EFB" w:rsidRDefault="00102EFB" w:rsidP="00102EFB"/>
    <w:p w14:paraId="2B5D3DAA" w14:textId="77777777" w:rsidR="00102EFB" w:rsidRPr="00224ABA" w:rsidRDefault="00102EFB" w:rsidP="00102EFB">
      <w:pPr>
        <w:rPr>
          <w:u w:val="single"/>
        </w:rPr>
      </w:pPr>
      <w:r w:rsidRPr="00224ABA">
        <w:rPr>
          <w:u w:val="single"/>
        </w:rPr>
        <w:t>Example Configuration:</w:t>
      </w:r>
    </w:p>
    <w:p w14:paraId="33135B1B" w14:textId="77777777" w:rsidR="00102EFB" w:rsidRDefault="00102EFB" w:rsidP="00102EFB">
      <w:pPr>
        <w:pStyle w:val="Style1"/>
        <w:ind w:left="0"/>
      </w:pPr>
      <w:r>
        <w:t>{</w:t>
      </w:r>
    </w:p>
    <w:p w14:paraId="089AE511" w14:textId="77777777" w:rsidR="00102EFB" w:rsidRDefault="00102EFB" w:rsidP="00102EFB">
      <w:pPr>
        <w:pStyle w:val="Style1"/>
        <w:ind w:left="0"/>
      </w:pPr>
      <w:r>
        <w:tab/>
        <w:t>"logging": {</w:t>
      </w:r>
    </w:p>
    <w:p w14:paraId="395270E1" w14:textId="77777777" w:rsidR="00102EFB" w:rsidRDefault="00102EFB" w:rsidP="00102EFB">
      <w:pPr>
        <w:pStyle w:val="Style1"/>
        <w:ind w:left="0"/>
      </w:pPr>
      <w:r>
        <w:tab/>
      </w:r>
      <w:r>
        <w:tab/>
        <w:t>"level": "debug",</w:t>
      </w:r>
    </w:p>
    <w:p w14:paraId="2AC127F4" w14:textId="77777777" w:rsidR="00102EFB" w:rsidRDefault="00102EFB" w:rsidP="00102EFB">
      <w:pPr>
        <w:pStyle w:val="Style1"/>
        <w:ind w:left="0"/>
      </w:pPr>
      <w:r>
        <w:tab/>
      </w:r>
      <w:r>
        <w:tab/>
        <w:t>"output": "</w:t>
      </w:r>
      <w:proofErr w:type="spellStart"/>
      <w:r>
        <w:t>stdout</w:t>
      </w:r>
      <w:proofErr w:type="spellEnd"/>
      <w:r>
        <w:t>"</w:t>
      </w:r>
    </w:p>
    <w:p w14:paraId="4F2688AB" w14:textId="77777777" w:rsidR="00102EFB" w:rsidRDefault="00102EFB" w:rsidP="00102EFB">
      <w:pPr>
        <w:pStyle w:val="Style1"/>
        <w:ind w:left="0"/>
      </w:pPr>
      <w:r>
        <w:tab/>
        <w:t>},</w:t>
      </w:r>
    </w:p>
    <w:p w14:paraId="1455D779" w14:textId="77777777" w:rsidR="00102EFB" w:rsidRDefault="00102EFB" w:rsidP="00102EFB">
      <w:pPr>
        <w:pStyle w:val="Style1"/>
        <w:ind w:left="0"/>
      </w:pPr>
      <w:r>
        <w:tab/>
        <w:t>"</w:t>
      </w:r>
      <w:proofErr w:type="spellStart"/>
      <w:r>
        <w:t>api</w:t>
      </w:r>
      <w:proofErr w:type="spellEnd"/>
      <w:r>
        <w:t>": {</w:t>
      </w:r>
    </w:p>
    <w:p w14:paraId="3C37FE25" w14:textId="77777777" w:rsidR="00102EFB" w:rsidRDefault="00102EFB" w:rsidP="00102EFB">
      <w:pPr>
        <w:pStyle w:val="Style1"/>
        <w:ind w:left="0"/>
      </w:pPr>
      <w:r>
        <w:tab/>
      </w:r>
      <w:r>
        <w:tab/>
        <w:t>"enabled": false,</w:t>
      </w:r>
    </w:p>
    <w:p w14:paraId="4B1DAC54" w14:textId="77777777" w:rsidR="00102EFB" w:rsidRDefault="00102EFB" w:rsidP="00102EFB">
      <w:pPr>
        <w:pStyle w:val="Style1"/>
        <w:ind w:left="0"/>
      </w:pPr>
      <w:r>
        <w:tab/>
      </w:r>
      <w:r>
        <w:tab/>
        <w:t>"bind": ":8888"</w:t>
      </w:r>
    </w:p>
    <w:p w14:paraId="4C68F904" w14:textId="77777777" w:rsidR="00102EFB" w:rsidRDefault="00102EFB" w:rsidP="00102EFB">
      <w:pPr>
        <w:pStyle w:val="Style1"/>
        <w:ind w:left="0"/>
      </w:pPr>
      <w:r>
        <w:tab/>
        <w:t>},</w:t>
      </w:r>
    </w:p>
    <w:p w14:paraId="7225FADF" w14:textId="77777777" w:rsidR="00102EFB" w:rsidRDefault="00102EFB" w:rsidP="00102EFB">
      <w:pPr>
        <w:pStyle w:val="Style1"/>
        <w:ind w:left="0"/>
      </w:pPr>
      <w:r>
        <w:tab/>
        <w:t>"servers": {</w:t>
      </w:r>
    </w:p>
    <w:p w14:paraId="361636D9" w14:textId="77777777" w:rsidR="00102EFB" w:rsidRDefault="00102EFB" w:rsidP="00102EFB">
      <w:pPr>
        <w:pStyle w:val="Style1"/>
        <w:ind w:left="0"/>
      </w:pPr>
      <w:r>
        <w:tab/>
      </w:r>
      <w:r>
        <w:tab/>
        <w:t>"</w:t>
      </w:r>
      <w:proofErr w:type="spellStart"/>
      <w:r>
        <w:t>CortexNodes</w:t>
      </w:r>
      <w:proofErr w:type="spellEnd"/>
      <w:r>
        <w:t>": {</w:t>
      </w:r>
    </w:p>
    <w:p w14:paraId="0D42E3CC" w14:textId="77777777" w:rsidR="00102EFB" w:rsidRDefault="00102EFB" w:rsidP="00102EFB">
      <w:pPr>
        <w:pStyle w:val="Style1"/>
        <w:ind w:left="0"/>
      </w:pPr>
      <w:r>
        <w:tab/>
      </w:r>
      <w:r>
        <w:tab/>
      </w:r>
      <w:r>
        <w:tab/>
        <w:t>"</w:t>
      </w:r>
      <w:proofErr w:type="spellStart"/>
      <w:r>
        <w:t>max_connections</w:t>
      </w:r>
      <w:proofErr w:type="spellEnd"/>
      <w:r>
        <w:t>": 0,</w:t>
      </w:r>
    </w:p>
    <w:p w14:paraId="5A29CF17" w14:textId="77777777" w:rsidR="00102EFB" w:rsidRDefault="00102EFB" w:rsidP="00102EFB">
      <w:pPr>
        <w:pStyle w:val="Style1"/>
        <w:ind w:left="0"/>
      </w:pPr>
      <w:r>
        <w:tab/>
      </w:r>
      <w:r>
        <w:tab/>
      </w:r>
      <w:r>
        <w:tab/>
        <w:t>"</w:t>
      </w:r>
      <w:proofErr w:type="spellStart"/>
      <w:r>
        <w:t>client_idle_timeout</w:t>
      </w:r>
      <w:proofErr w:type="spellEnd"/>
      <w:r>
        <w:t>": "5m",</w:t>
      </w:r>
    </w:p>
    <w:p w14:paraId="10FA9839" w14:textId="77777777" w:rsidR="00102EFB" w:rsidRDefault="00102EFB" w:rsidP="00102EFB">
      <w:pPr>
        <w:pStyle w:val="Style1"/>
        <w:ind w:left="0"/>
      </w:pPr>
      <w:r>
        <w:tab/>
      </w:r>
      <w:r>
        <w:tab/>
      </w:r>
      <w:r>
        <w:tab/>
        <w:t>"</w:t>
      </w:r>
      <w:proofErr w:type="spellStart"/>
      <w:r>
        <w:t>backend_idle_timeout</w:t>
      </w:r>
      <w:proofErr w:type="spellEnd"/>
      <w:r>
        <w:t>": "5m",</w:t>
      </w:r>
    </w:p>
    <w:p w14:paraId="78AE87A3" w14:textId="77777777" w:rsidR="00102EFB" w:rsidRDefault="00102EFB" w:rsidP="00102EFB">
      <w:pPr>
        <w:pStyle w:val="Style1"/>
        <w:ind w:left="0"/>
      </w:pPr>
      <w:r>
        <w:tab/>
      </w:r>
      <w:r>
        <w:tab/>
      </w:r>
      <w:r>
        <w:tab/>
        <w:t>"</w:t>
      </w:r>
      <w:proofErr w:type="spellStart"/>
      <w:r>
        <w:t>backend_connection_timeout</w:t>
      </w:r>
      <w:proofErr w:type="spellEnd"/>
      <w:r>
        <w:t>": "10s",</w:t>
      </w:r>
    </w:p>
    <w:p w14:paraId="5A967C9D" w14:textId="77777777" w:rsidR="00102EFB" w:rsidRDefault="00102EFB" w:rsidP="00102EFB">
      <w:pPr>
        <w:pStyle w:val="Style1"/>
        <w:ind w:left="0"/>
      </w:pPr>
      <w:r>
        <w:tab/>
      </w:r>
      <w:r>
        <w:tab/>
      </w:r>
      <w:r>
        <w:tab/>
        <w:t>"protocol": "</w:t>
      </w:r>
      <w:proofErr w:type="spellStart"/>
      <w:r>
        <w:t>tls</w:t>
      </w:r>
      <w:proofErr w:type="spellEnd"/>
      <w:r>
        <w:t>",</w:t>
      </w:r>
    </w:p>
    <w:p w14:paraId="5A376B60" w14:textId="77777777" w:rsidR="00102EFB" w:rsidRDefault="00102EFB" w:rsidP="00102EFB">
      <w:pPr>
        <w:pStyle w:val="Style1"/>
        <w:ind w:left="0"/>
      </w:pPr>
      <w:r>
        <w:tab/>
      </w:r>
      <w:r>
        <w:tab/>
      </w:r>
      <w:r>
        <w:tab/>
        <w:t>"balance": "</w:t>
      </w:r>
      <w:proofErr w:type="spellStart"/>
      <w:r>
        <w:t>roundrobin</w:t>
      </w:r>
      <w:proofErr w:type="spellEnd"/>
      <w:r>
        <w:t>",</w:t>
      </w:r>
    </w:p>
    <w:p w14:paraId="1B1F21A3" w14:textId="77777777" w:rsidR="00102EFB" w:rsidRDefault="00102EFB" w:rsidP="00102EFB">
      <w:pPr>
        <w:pStyle w:val="Style1"/>
        <w:ind w:left="0"/>
      </w:pPr>
      <w:r>
        <w:tab/>
      </w:r>
      <w:r>
        <w:tab/>
      </w:r>
      <w:r>
        <w:tab/>
        <w:t>"bind": "0.0.0.0:8722",</w:t>
      </w:r>
    </w:p>
    <w:p w14:paraId="145A22F0" w14:textId="77777777" w:rsidR="00102EFB" w:rsidRDefault="00102EFB" w:rsidP="00102EFB">
      <w:pPr>
        <w:pStyle w:val="Style1"/>
        <w:ind w:left="0"/>
      </w:pPr>
      <w:r>
        <w:tab/>
      </w:r>
      <w:r>
        <w:tab/>
      </w:r>
      <w:r>
        <w:tab/>
        <w:t>"</w:t>
      </w:r>
      <w:proofErr w:type="spellStart"/>
      <w:r>
        <w:t>backends_tls</w:t>
      </w:r>
      <w:proofErr w:type="spellEnd"/>
      <w:r>
        <w:t>": {</w:t>
      </w:r>
    </w:p>
    <w:p w14:paraId="60FB17EB" w14:textId="77777777" w:rsidR="00102EFB" w:rsidRDefault="00102EFB" w:rsidP="00102EFB">
      <w:pPr>
        <w:pStyle w:val="Style1"/>
        <w:ind w:left="0"/>
      </w:pPr>
      <w:r>
        <w:tab/>
      </w:r>
      <w:r>
        <w:tab/>
      </w:r>
      <w:r>
        <w:tab/>
      </w:r>
      <w:r>
        <w:tab/>
        <w:t>"</w:t>
      </w:r>
      <w:proofErr w:type="spellStart"/>
      <w:r>
        <w:t>cert_path</w:t>
      </w:r>
      <w:proofErr w:type="spellEnd"/>
      <w:r>
        <w:t>": ".\\client.crt",</w:t>
      </w:r>
    </w:p>
    <w:p w14:paraId="1BD17E32" w14:textId="77777777" w:rsidR="00102EFB" w:rsidRDefault="00102EFB" w:rsidP="00102EFB">
      <w:pPr>
        <w:pStyle w:val="Style1"/>
        <w:ind w:left="0"/>
      </w:pPr>
      <w:r>
        <w:tab/>
      </w:r>
      <w:r>
        <w:tab/>
      </w:r>
      <w:r>
        <w:tab/>
      </w:r>
      <w:r>
        <w:tab/>
        <w:t>"</w:t>
      </w:r>
      <w:proofErr w:type="spellStart"/>
      <w:r>
        <w:t>key_path</w:t>
      </w:r>
      <w:proofErr w:type="spellEnd"/>
      <w:r>
        <w:t>": ".\\</w:t>
      </w:r>
      <w:proofErr w:type="spellStart"/>
      <w:r>
        <w:t>client.key</w:t>
      </w:r>
      <w:proofErr w:type="spellEnd"/>
      <w:r>
        <w:t>",</w:t>
      </w:r>
    </w:p>
    <w:p w14:paraId="4EE30640" w14:textId="77777777" w:rsidR="00102EFB" w:rsidRDefault="00102EFB" w:rsidP="00102EFB">
      <w:pPr>
        <w:pStyle w:val="Style1"/>
        <w:ind w:left="0"/>
      </w:pPr>
      <w:r>
        <w:tab/>
      </w:r>
      <w:r>
        <w:tab/>
      </w:r>
      <w:r>
        <w:tab/>
      </w:r>
      <w:r>
        <w:tab/>
        <w:t>"</w:t>
      </w:r>
      <w:proofErr w:type="spellStart"/>
      <w:r>
        <w:t>min_version</w:t>
      </w:r>
      <w:proofErr w:type="spellEnd"/>
      <w:r>
        <w:t>": "tls1.2",</w:t>
      </w:r>
    </w:p>
    <w:p w14:paraId="7673A707" w14:textId="77777777" w:rsidR="00102EFB" w:rsidRDefault="00102EFB" w:rsidP="00102EFB">
      <w:pPr>
        <w:pStyle w:val="Style1"/>
        <w:ind w:left="0"/>
      </w:pPr>
      <w:r>
        <w:tab/>
      </w:r>
      <w:r>
        <w:tab/>
      </w:r>
      <w:r>
        <w:tab/>
      </w:r>
      <w:r>
        <w:tab/>
        <w:t>"ciphers": [</w:t>
      </w:r>
    </w:p>
    <w:p w14:paraId="4DDBB951" w14:textId="77777777" w:rsidR="00102EFB" w:rsidRDefault="00102EFB" w:rsidP="00102EFB">
      <w:pPr>
        <w:pStyle w:val="Style1"/>
        <w:ind w:left="0"/>
      </w:pPr>
      <w:r>
        <w:tab/>
      </w:r>
      <w:r>
        <w:tab/>
      </w:r>
      <w:r>
        <w:tab/>
      </w:r>
      <w:r>
        <w:tab/>
      </w:r>
      <w:r>
        <w:tab/>
        <w:t>"TLS_ECDHE_RSA_WITH_AES_256_GCM_SHA384",</w:t>
      </w:r>
    </w:p>
    <w:p w14:paraId="01614959" w14:textId="77777777" w:rsidR="00102EFB" w:rsidRDefault="00102EFB" w:rsidP="00102EFB">
      <w:pPr>
        <w:pStyle w:val="Style1"/>
        <w:ind w:left="0"/>
      </w:pPr>
      <w:r>
        <w:tab/>
      </w:r>
      <w:r>
        <w:tab/>
      </w:r>
      <w:r>
        <w:tab/>
      </w:r>
      <w:r>
        <w:tab/>
      </w:r>
      <w:r>
        <w:tab/>
        <w:t>"TLS_ECDHE_RSA_WITH_AES_128_GCM_SHA256"</w:t>
      </w:r>
    </w:p>
    <w:p w14:paraId="0C47848C" w14:textId="77777777" w:rsidR="00102EFB" w:rsidRDefault="00102EFB" w:rsidP="00102EFB">
      <w:pPr>
        <w:pStyle w:val="Style1"/>
        <w:ind w:left="0"/>
      </w:pPr>
      <w:r>
        <w:tab/>
      </w:r>
      <w:r>
        <w:tab/>
      </w:r>
      <w:r>
        <w:tab/>
      </w:r>
      <w:r>
        <w:tab/>
        <w:t>],</w:t>
      </w:r>
    </w:p>
    <w:p w14:paraId="2EB49E97" w14:textId="77777777" w:rsidR="00102EFB" w:rsidRDefault="00102EFB" w:rsidP="00102EFB">
      <w:pPr>
        <w:pStyle w:val="Style1"/>
        <w:ind w:left="0"/>
      </w:pPr>
      <w:r>
        <w:tab/>
      </w:r>
      <w:r>
        <w:tab/>
      </w:r>
      <w:r>
        <w:tab/>
      </w:r>
      <w:r>
        <w:tab/>
        <w:t>"</w:t>
      </w:r>
      <w:proofErr w:type="spellStart"/>
      <w:r>
        <w:t>prefer_server_ciphers</w:t>
      </w:r>
      <w:proofErr w:type="spellEnd"/>
      <w:r>
        <w:t>": false,</w:t>
      </w:r>
    </w:p>
    <w:p w14:paraId="6234E0E1" w14:textId="77777777" w:rsidR="00102EFB" w:rsidRDefault="00102EFB" w:rsidP="00102EFB">
      <w:pPr>
        <w:pStyle w:val="Style1"/>
        <w:ind w:left="0"/>
      </w:pPr>
      <w:r>
        <w:tab/>
      </w:r>
      <w:r>
        <w:tab/>
      </w:r>
      <w:r>
        <w:tab/>
      </w:r>
      <w:r>
        <w:tab/>
        <w:t>"</w:t>
      </w:r>
      <w:proofErr w:type="spellStart"/>
      <w:r>
        <w:t>session_tickets</w:t>
      </w:r>
      <w:proofErr w:type="spellEnd"/>
      <w:r>
        <w:t>": false,</w:t>
      </w:r>
    </w:p>
    <w:p w14:paraId="21A40E04" w14:textId="77777777" w:rsidR="00102EFB" w:rsidRDefault="00102EFB" w:rsidP="00102EFB">
      <w:pPr>
        <w:pStyle w:val="Style1"/>
        <w:ind w:left="0"/>
      </w:pPr>
      <w:r>
        <w:tab/>
      </w:r>
      <w:r>
        <w:tab/>
      </w:r>
      <w:r>
        <w:tab/>
      </w:r>
      <w:r>
        <w:tab/>
        <w:t>"</w:t>
      </w:r>
      <w:proofErr w:type="spellStart"/>
      <w:r>
        <w:t>ignore_verify</w:t>
      </w:r>
      <w:proofErr w:type="spellEnd"/>
      <w:r>
        <w:t>": false</w:t>
      </w:r>
    </w:p>
    <w:p w14:paraId="2DBA6B66" w14:textId="77777777" w:rsidR="00102EFB" w:rsidRDefault="00102EFB" w:rsidP="00102EFB">
      <w:pPr>
        <w:pStyle w:val="Style1"/>
        <w:ind w:left="0"/>
      </w:pPr>
      <w:r>
        <w:lastRenderedPageBreak/>
        <w:tab/>
      </w:r>
      <w:r>
        <w:tab/>
      </w:r>
      <w:r>
        <w:tab/>
        <w:t>},</w:t>
      </w:r>
    </w:p>
    <w:p w14:paraId="63B6E784" w14:textId="77777777" w:rsidR="00102EFB" w:rsidRDefault="00102EFB" w:rsidP="00102EFB">
      <w:pPr>
        <w:pStyle w:val="Style1"/>
        <w:ind w:left="0"/>
      </w:pPr>
      <w:r>
        <w:tab/>
      </w:r>
      <w:r>
        <w:tab/>
      </w:r>
      <w:r>
        <w:tab/>
        <w:t>"</w:t>
      </w:r>
      <w:proofErr w:type="spellStart"/>
      <w:r>
        <w:t>tls</w:t>
      </w:r>
      <w:proofErr w:type="spellEnd"/>
      <w:r>
        <w:t>": {</w:t>
      </w:r>
    </w:p>
    <w:p w14:paraId="7ADCAD62" w14:textId="77777777" w:rsidR="00102EFB" w:rsidRDefault="00102EFB" w:rsidP="00102EFB">
      <w:pPr>
        <w:pStyle w:val="Style1"/>
        <w:ind w:left="0"/>
      </w:pPr>
      <w:r>
        <w:tab/>
      </w:r>
      <w:r>
        <w:tab/>
      </w:r>
      <w:r>
        <w:tab/>
      </w:r>
      <w:r>
        <w:tab/>
        <w:t>"</w:t>
      </w:r>
      <w:proofErr w:type="spellStart"/>
      <w:r>
        <w:t>cert_path</w:t>
      </w:r>
      <w:proofErr w:type="spellEnd"/>
      <w:r>
        <w:t>": ".\\client.crt",</w:t>
      </w:r>
    </w:p>
    <w:p w14:paraId="7EF48128" w14:textId="77777777" w:rsidR="00102EFB" w:rsidRDefault="00102EFB" w:rsidP="00102EFB">
      <w:pPr>
        <w:pStyle w:val="Style1"/>
        <w:ind w:left="0"/>
      </w:pPr>
      <w:r>
        <w:tab/>
      </w:r>
      <w:r>
        <w:tab/>
      </w:r>
      <w:r>
        <w:tab/>
      </w:r>
      <w:r>
        <w:tab/>
        <w:t>"</w:t>
      </w:r>
      <w:proofErr w:type="spellStart"/>
      <w:r>
        <w:t>key_path</w:t>
      </w:r>
      <w:proofErr w:type="spellEnd"/>
      <w:r>
        <w:t>": ".\\</w:t>
      </w:r>
      <w:proofErr w:type="spellStart"/>
      <w:r>
        <w:t>client.key</w:t>
      </w:r>
      <w:proofErr w:type="spellEnd"/>
      <w:r>
        <w:t>",</w:t>
      </w:r>
    </w:p>
    <w:p w14:paraId="050BE5C7" w14:textId="77777777" w:rsidR="00102EFB" w:rsidRDefault="00102EFB" w:rsidP="00102EFB">
      <w:pPr>
        <w:pStyle w:val="Style1"/>
        <w:ind w:left="0"/>
      </w:pPr>
      <w:r>
        <w:tab/>
      </w:r>
      <w:r>
        <w:tab/>
      </w:r>
      <w:r>
        <w:tab/>
      </w:r>
      <w:r>
        <w:tab/>
        <w:t>"</w:t>
      </w:r>
      <w:proofErr w:type="spellStart"/>
      <w:r>
        <w:t>min_version</w:t>
      </w:r>
      <w:proofErr w:type="spellEnd"/>
      <w:r>
        <w:t>": "tls1.2",</w:t>
      </w:r>
    </w:p>
    <w:p w14:paraId="347ABBB7" w14:textId="77777777" w:rsidR="00102EFB" w:rsidRDefault="00102EFB" w:rsidP="00102EFB">
      <w:pPr>
        <w:pStyle w:val="Style1"/>
        <w:ind w:left="0"/>
      </w:pPr>
      <w:r>
        <w:tab/>
      </w:r>
      <w:r>
        <w:tab/>
      </w:r>
      <w:r>
        <w:tab/>
      </w:r>
      <w:r>
        <w:tab/>
        <w:t>"ciphers": [</w:t>
      </w:r>
    </w:p>
    <w:p w14:paraId="63802CB3" w14:textId="77777777" w:rsidR="00102EFB" w:rsidRDefault="00102EFB" w:rsidP="00102EFB">
      <w:pPr>
        <w:pStyle w:val="Style1"/>
        <w:ind w:left="0"/>
      </w:pPr>
      <w:r>
        <w:tab/>
      </w:r>
      <w:r>
        <w:tab/>
      </w:r>
      <w:r>
        <w:tab/>
      </w:r>
      <w:r>
        <w:tab/>
      </w:r>
      <w:r>
        <w:tab/>
        <w:t>"TLS_ECDHE_RSA_WITH_AES_256_GCM_SHA384",</w:t>
      </w:r>
    </w:p>
    <w:p w14:paraId="473FCB55" w14:textId="77777777" w:rsidR="00102EFB" w:rsidRDefault="00102EFB" w:rsidP="00102EFB">
      <w:pPr>
        <w:pStyle w:val="Style1"/>
        <w:ind w:left="0"/>
      </w:pPr>
      <w:r>
        <w:tab/>
      </w:r>
      <w:r>
        <w:tab/>
      </w:r>
      <w:r>
        <w:tab/>
      </w:r>
      <w:r>
        <w:tab/>
      </w:r>
      <w:r>
        <w:tab/>
        <w:t>"TLS_ECDHE_RSA_WITH_AES_128_GCM_SHA256"</w:t>
      </w:r>
    </w:p>
    <w:p w14:paraId="756862D4" w14:textId="77777777" w:rsidR="00102EFB" w:rsidRDefault="00102EFB" w:rsidP="00102EFB">
      <w:pPr>
        <w:pStyle w:val="Style1"/>
        <w:ind w:left="0"/>
      </w:pPr>
      <w:r>
        <w:tab/>
      </w:r>
      <w:r>
        <w:tab/>
      </w:r>
      <w:r>
        <w:tab/>
      </w:r>
      <w:r>
        <w:tab/>
        <w:t>],</w:t>
      </w:r>
    </w:p>
    <w:p w14:paraId="40A44EE2" w14:textId="77777777" w:rsidR="00102EFB" w:rsidRDefault="00102EFB" w:rsidP="00102EFB">
      <w:pPr>
        <w:pStyle w:val="Style1"/>
        <w:ind w:left="0"/>
      </w:pPr>
      <w:r>
        <w:tab/>
      </w:r>
      <w:r>
        <w:tab/>
      </w:r>
      <w:r>
        <w:tab/>
      </w:r>
      <w:r>
        <w:tab/>
        <w:t>"</w:t>
      </w:r>
      <w:proofErr w:type="spellStart"/>
      <w:r>
        <w:t>prefer_server_ciphers</w:t>
      </w:r>
      <w:proofErr w:type="spellEnd"/>
      <w:r>
        <w:t>": false,</w:t>
      </w:r>
    </w:p>
    <w:p w14:paraId="7A731548" w14:textId="77777777" w:rsidR="00102EFB" w:rsidRDefault="00102EFB" w:rsidP="00102EFB">
      <w:pPr>
        <w:pStyle w:val="Style1"/>
        <w:ind w:left="0"/>
      </w:pPr>
      <w:r>
        <w:tab/>
      </w:r>
      <w:r>
        <w:tab/>
      </w:r>
      <w:r>
        <w:tab/>
      </w:r>
      <w:r>
        <w:tab/>
        <w:t>"</w:t>
      </w:r>
      <w:proofErr w:type="spellStart"/>
      <w:r>
        <w:t>session_tickets</w:t>
      </w:r>
      <w:proofErr w:type="spellEnd"/>
      <w:r>
        <w:t>": false</w:t>
      </w:r>
    </w:p>
    <w:p w14:paraId="2C045B8D" w14:textId="77777777" w:rsidR="00102EFB" w:rsidRDefault="00102EFB" w:rsidP="00102EFB">
      <w:pPr>
        <w:pStyle w:val="Style1"/>
        <w:ind w:left="0"/>
      </w:pPr>
      <w:r>
        <w:tab/>
      </w:r>
      <w:r>
        <w:tab/>
      </w:r>
      <w:r>
        <w:tab/>
        <w:t>},</w:t>
      </w:r>
    </w:p>
    <w:p w14:paraId="3E38F562" w14:textId="77777777" w:rsidR="00102EFB" w:rsidRDefault="00102EFB" w:rsidP="00102EFB">
      <w:pPr>
        <w:pStyle w:val="Style1"/>
        <w:ind w:left="0"/>
      </w:pPr>
      <w:r>
        <w:tab/>
      </w:r>
      <w:r>
        <w:tab/>
      </w:r>
      <w:r>
        <w:tab/>
        <w:t>"discovery": {</w:t>
      </w:r>
    </w:p>
    <w:p w14:paraId="2A2A7D2E" w14:textId="77777777" w:rsidR="00102EFB" w:rsidRDefault="00102EFB" w:rsidP="00102EFB">
      <w:pPr>
        <w:pStyle w:val="Style1"/>
        <w:ind w:left="0"/>
      </w:pPr>
      <w:r>
        <w:tab/>
      </w:r>
      <w:r>
        <w:tab/>
      </w:r>
      <w:r>
        <w:tab/>
      </w:r>
      <w:r>
        <w:tab/>
        <w:t>"kind": "static",</w:t>
      </w:r>
    </w:p>
    <w:p w14:paraId="3B11199D" w14:textId="77777777" w:rsidR="00102EFB" w:rsidRDefault="00102EFB" w:rsidP="00102EFB">
      <w:pPr>
        <w:pStyle w:val="Style1"/>
        <w:ind w:left="0"/>
      </w:pPr>
      <w:r>
        <w:tab/>
      </w:r>
      <w:r>
        <w:tab/>
      </w:r>
      <w:r>
        <w:tab/>
      </w:r>
      <w:r>
        <w:tab/>
        <w:t>"</w:t>
      </w:r>
      <w:proofErr w:type="spellStart"/>
      <w:r>
        <w:t>failpolicy</w:t>
      </w:r>
      <w:proofErr w:type="spellEnd"/>
      <w:r>
        <w:t>": "</w:t>
      </w:r>
      <w:proofErr w:type="spellStart"/>
      <w:r>
        <w:t>keeplast</w:t>
      </w:r>
      <w:proofErr w:type="spellEnd"/>
      <w:r>
        <w:t>",</w:t>
      </w:r>
    </w:p>
    <w:p w14:paraId="1A1075F4" w14:textId="77777777" w:rsidR="00102EFB" w:rsidRDefault="00102EFB" w:rsidP="00102EFB">
      <w:pPr>
        <w:pStyle w:val="Style1"/>
        <w:ind w:left="0"/>
      </w:pPr>
      <w:r>
        <w:tab/>
      </w:r>
      <w:r>
        <w:tab/>
      </w:r>
      <w:r>
        <w:tab/>
      </w:r>
      <w:r>
        <w:tab/>
        <w:t>"interval": "0",</w:t>
      </w:r>
    </w:p>
    <w:p w14:paraId="0489C3EC" w14:textId="77777777" w:rsidR="00102EFB" w:rsidRDefault="00102EFB" w:rsidP="00102EFB">
      <w:pPr>
        <w:pStyle w:val="Style1"/>
        <w:ind w:left="0"/>
      </w:pPr>
      <w:r>
        <w:tab/>
      </w:r>
      <w:r>
        <w:tab/>
      </w:r>
      <w:r>
        <w:tab/>
      </w:r>
      <w:r>
        <w:tab/>
        <w:t>"timeout": "0",</w:t>
      </w:r>
    </w:p>
    <w:p w14:paraId="342DE3A4" w14:textId="77777777" w:rsidR="00102EFB" w:rsidRDefault="00102EFB" w:rsidP="00102EFB">
      <w:pPr>
        <w:pStyle w:val="Style1"/>
        <w:ind w:left="0"/>
      </w:pPr>
      <w:r>
        <w:tab/>
      </w:r>
      <w:r>
        <w:tab/>
      </w:r>
      <w:r>
        <w:tab/>
      </w:r>
      <w:r>
        <w:tab/>
        <w:t>"</w:t>
      </w:r>
      <w:proofErr w:type="spellStart"/>
      <w:r>
        <w:t>static_list</w:t>
      </w:r>
      <w:proofErr w:type="spellEnd"/>
      <w:r>
        <w:t>": [</w:t>
      </w:r>
    </w:p>
    <w:p w14:paraId="5F82D92D" w14:textId="77777777" w:rsidR="00102EFB" w:rsidRDefault="00102EFB" w:rsidP="00102EFB">
      <w:pPr>
        <w:pStyle w:val="Style1"/>
        <w:ind w:left="0"/>
      </w:pPr>
      <w:r>
        <w:tab/>
      </w:r>
      <w:r>
        <w:tab/>
      </w:r>
      <w:r>
        <w:tab/>
      </w:r>
      <w:r>
        <w:tab/>
      </w:r>
      <w:r>
        <w:tab/>
        <w:t>"</w:t>
      </w:r>
      <w:bookmarkStart w:id="345" w:name="_Hlk139367522"/>
      <w:r>
        <w:t>node1.domain.com</w:t>
      </w:r>
      <w:bookmarkEnd w:id="345"/>
      <w:r>
        <w:t>:8722",</w:t>
      </w:r>
    </w:p>
    <w:p w14:paraId="39D281F1" w14:textId="77777777" w:rsidR="00102EFB" w:rsidRPr="001968ED" w:rsidRDefault="00102EFB" w:rsidP="00102EFB">
      <w:pPr>
        <w:pStyle w:val="Style1"/>
        <w:ind w:left="0"/>
        <w:rPr>
          <w:lang w:val="fr-FR"/>
        </w:rPr>
      </w:pPr>
      <w:r>
        <w:tab/>
      </w:r>
      <w:r>
        <w:tab/>
      </w:r>
      <w:r>
        <w:tab/>
      </w:r>
      <w:r>
        <w:tab/>
      </w:r>
      <w:r>
        <w:tab/>
      </w:r>
      <w:r w:rsidRPr="001968ED">
        <w:rPr>
          <w:lang w:val="fr-FR"/>
        </w:rPr>
        <w:t>"node2.domain.com:8722",</w:t>
      </w:r>
    </w:p>
    <w:p w14:paraId="5BCFD849" w14:textId="77777777" w:rsidR="00102EFB" w:rsidRPr="001968ED" w:rsidRDefault="00102EFB" w:rsidP="00102EFB">
      <w:pPr>
        <w:pStyle w:val="Style1"/>
        <w:ind w:left="0"/>
        <w:rPr>
          <w:lang w:val="fr-FR"/>
        </w:rPr>
      </w:pPr>
      <w:r w:rsidRPr="001968ED">
        <w:rPr>
          <w:lang w:val="fr-FR"/>
        </w:rPr>
        <w:tab/>
      </w:r>
      <w:r w:rsidRPr="001968ED">
        <w:rPr>
          <w:lang w:val="fr-FR"/>
        </w:rPr>
        <w:tab/>
      </w:r>
      <w:r w:rsidRPr="001968ED">
        <w:rPr>
          <w:lang w:val="fr-FR"/>
        </w:rPr>
        <w:tab/>
      </w:r>
      <w:r w:rsidRPr="001968ED">
        <w:rPr>
          <w:lang w:val="fr-FR"/>
        </w:rPr>
        <w:tab/>
      </w:r>
      <w:r w:rsidRPr="001968ED">
        <w:rPr>
          <w:lang w:val="fr-FR"/>
        </w:rPr>
        <w:tab/>
        <w:t>"node3.domain.com:8722"</w:t>
      </w:r>
    </w:p>
    <w:p w14:paraId="4FA94B46" w14:textId="77777777" w:rsidR="00102EFB" w:rsidRDefault="00102EFB" w:rsidP="00102EFB">
      <w:pPr>
        <w:pStyle w:val="Style1"/>
        <w:ind w:left="0"/>
      </w:pPr>
      <w:r w:rsidRPr="001968ED">
        <w:rPr>
          <w:lang w:val="fr-FR"/>
        </w:rPr>
        <w:tab/>
      </w:r>
      <w:r w:rsidRPr="001968ED">
        <w:rPr>
          <w:lang w:val="fr-FR"/>
        </w:rPr>
        <w:tab/>
      </w:r>
      <w:r w:rsidRPr="001968ED">
        <w:rPr>
          <w:lang w:val="fr-FR"/>
        </w:rPr>
        <w:tab/>
      </w:r>
      <w:r w:rsidRPr="001968ED">
        <w:rPr>
          <w:lang w:val="fr-FR"/>
        </w:rPr>
        <w:tab/>
      </w:r>
      <w:r>
        <w:t>]</w:t>
      </w:r>
    </w:p>
    <w:p w14:paraId="2CB9A5B5" w14:textId="77777777" w:rsidR="00102EFB" w:rsidRDefault="00102EFB" w:rsidP="00102EFB">
      <w:pPr>
        <w:pStyle w:val="Style1"/>
        <w:ind w:left="0"/>
      </w:pPr>
      <w:r>
        <w:tab/>
      </w:r>
      <w:r>
        <w:tab/>
      </w:r>
      <w:r>
        <w:tab/>
        <w:t>},</w:t>
      </w:r>
    </w:p>
    <w:p w14:paraId="6916CC18" w14:textId="77777777" w:rsidR="00102EFB" w:rsidRDefault="00102EFB" w:rsidP="00102EFB">
      <w:pPr>
        <w:pStyle w:val="Style1"/>
        <w:ind w:left="0"/>
      </w:pPr>
      <w:r>
        <w:tab/>
      </w:r>
      <w:r>
        <w:tab/>
      </w:r>
      <w:r>
        <w:tab/>
        <w:t>"</w:t>
      </w:r>
      <w:proofErr w:type="spellStart"/>
      <w:r>
        <w:t>healthcheck</w:t>
      </w:r>
      <w:proofErr w:type="spellEnd"/>
      <w:r>
        <w:t>": {</w:t>
      </w:r>
    </w:p>
    <w:p w14:paraId="2AA0AF87" w14:textId="77777777" w:rsidR="00102EFB" w:rsidRDefault="00102EFB" w:rsidP="00102EFB">
      <w:pPr>
        <w:pStyle w:val="Style1"/>
        <w:ind w:left="0"/>
      </w:pPr>
      <w:r>
        <w:tab/>
      </w:r>
      <w:r>
        <w:tab/>
      </w:r>
      <w:r>
        <w:tab/>
      </w:r>
      <w:r>
        <w:tab/>
        <w:t>"kind": "exec",</w:t>
      </w:r>
    </w:p>
    <w:p w14:paraId="717A9CB7" w14:textId="77777777" w:rsidR="00102EFB" w:rsidRDefault="00102EFB" w:rsidP="00102EFB">
      <w:pPr>
        <w:pStyle w:val="Style1"/>
        <w:ind w:left="0"/>
      </w:pPr>
      <w:r>
        <w:tab/>
      </w:r>
      <w:r>
        <w:tab/>
      </w:r>
      <w:r>
        <w:tab/>
      </w:r>
      <w:r>
        <w:tab/>
        <w:t>"interval": "3s",</w:t>
      </w:r>
    </w:p>
    <w:p w14:paraId="07DB0E0C" w14:textId="77777777" w:rsidR="00102EFB" w:rsidRDefault="00102EFB" w:rsidP="00102EFB">
      <w:pPr>
        <w:pStyle w:val="Style1"/>
        <w:ind w:left="0"/>
      </w:pPr>
      <w:r>
        <w:tab/>
      </w:r>
      <w:r>
        <w:tab/>
      </w:r>
      <w:r>
        <w:tab/>
      </w:r>
      <w:r>
        <w:tab/>
        <w:t>"timeout": "2s",</w:t>
      </w:r>
    </w:p>
    <w:p w14:paraId="79B695AF" w14:textId="77777777" w:rsidR="00102EFB" w:rsidRDefault="00102EFB" w:rsidP="00102EFB">
      <w:pPr>
        <w:pStyle w:val="Style1"/>
        <w:ind w:left="0"/>
      </w:pPr>
      <w:r>
        <w:tab/>
      </w:r>
      <w:r>
        <w:tab/>
      </w:r>
      <w:r>
        <w:tab/>
      </w:r>
      <w:r>
        <w:tab/>
        <w:t>"</w:t>
      </w:r>
      <w:proofErr w:type="spellStart"/>
      <w:r>
        <w:t>exec_command</w:t>
      </w:r>
      <w:proofErr w:type="spellEnd"/>
      <w:r>
        <w:t>": ".\\ApiGatewayServiceHealthcheck.bat",</w:t>
      </w:r>
    </w:p>
    <w:p w14:paraId="6C9944AC" w14:textId="77777777" w:rsidR="00102EFB" w:rsidRDefault="00102EFB" w:rsidP="00102EFB">
      <w:pPr>
        <w:pStyle w:val="Style1"/>
        <w:ind w:left="0"/>
      </w:pPr>
      <w:r>
        <w:tab/>
      </w:r>
      <w:r>
        <w:tab/>
      </w:r>
      <w:r>
        <w:tab/>
      </w:r>
      <w:r>
        <w:tab/>
        <w:t>"</w:t>
      </w:r>
      <w:proofErr w:type="spellStart"/>
      <w:r>
        <w:t>exec_expected_positive_output</w:t>
      </w:r>
      <w:proofErr w:type="spellEnd"/>
      <w:r>
        <w:t>": "1",</w:t>
      </w:r>
    </w:p>
    <w:p w14:paraId="4EEC5C1E" w14:textId="77777777" w:rsidR="00102EFB" w:rsidRDefault="00102EFB" w:rsidP="00102EFB">
      <w:pPr>
        <w:pStyle w:val="Style1"/>
        <w:ind w:left="0"/>
      </w:pPr>
      <w:r>
        <w:tab/>
      </w:r>
      <w:r>
        <w:tab/>
      </w:r>
      <w:r>
        <w:tab/>
      </w:r>
      <w:r>
        <w:tab/>
        <w:t>"</w:t>
      </w:r>
      <w:proofErr w:type="spellStart"/>
      <w:r>
        <w:t>exec_expected_negative_output</w:t>
      </w:r>
      <w:proofErr w:type="spellEnd"/>
      <w:r>
        <w:t>": "0"</w:t>
      </w:r>
    </w:p>
    <w:p w14:paraId="5C96B873" w14:textId="77777777" w:rsidR="00102EFB" w:rsidRDefault="00102EFB" w:rsidP="00102EFB">
      <w:pPr>
        <w:pStyle w:val="Style1"/>
        <w:ind w:left="0"/>
      </w:pPr>
      <w:r>
        <w:tab/>
      </w:r>
      <w:r>
        <w:tab/>
      </w:r>
      <w:r>
        <w:tab/>
        <w:t>}</w:t>
      </w:r>
    </w:p>
    <w:p w14:paraId="1D2EED8B" w14:textId="77777777" w:rsidR="00102EFB" w:rsidRDefault="00102EFB" w:rsidP="00102EFB">
      <w:pPr>
        <w:pStyle w:val="Style1"/>
        <w:ind w:left="0"/>
      </w:pPr>
      <w:r>
        <w:tab/>
      </w:r>
      <w:r>
        <w:tab/>
        <w:t>},</w:t>
      </w:r>
    </w:p>
    <w:p w14:paraId="2C5BB833" w14:textId="77777777" w:rsidR="00102EFB" w:rsidRDefault="00102EFB" w:rsidP="00102EFB">
      <w:pPr>
        <w:pStyle w:val="Style1"/>
        <w:ind w:left="0"/>
      </w:pPr>
      <w:r>
        <w:tab/>
      </w:r>
      <w:r>
        <w:tab/>
        <w:t>"</w:t>
      </w:r>
      <w:proofErr w:type="spellStart"/>
      <w:r>
        <w:t>CortexInteractionPortal</w:t>
      </w:r>
      <w:proofErr w:type="spellEnd"/>
      <w:r>
        <w:t>": {</w:t>
      </w:r>
    </w:p>
    <w:p w14:paraId="55B65A09" w14:textId="77777777" w:rsidR="00102EFB" w:rsidRDefault="00102EFB" w:rsidP="00102EFB">
      <w:pPr>
        <w:pStyle w:val="Style1"/>
        <w:ind w:left="0"/>
      </w:pPr>
      <w:r>
        <w:tab/>
      </w:r>
      <w:r>
        <w:tab/>
      </w:r>
      <w:r>
        <w:tab/>
        <w:t>"</w:t>
      </w:r>
      <w:proofErr w:type="spellStart"/>
      <w:r>
        <w:t>max_connections</w:t>
      </w:r>
      <w:proofErr w:type="spellEnd"/>
      <w:r>
        <w:t>": 0,</w:t>
      </w:r>
    </w:p>
    <w:p w14:paraId="4FA8FF7C" w14:textId="77777777" w:rsidR="00102EFB" w:rsidRDefault="00102EFB" w:rsidP="00102EFB">
      <w:pPr>
        <w:pStyle w:val="Style1"/>
        <w:ind w:left="0"/>
      </w:pPr>
      <w:r>
        <w:tab/>
      </w:r>
      <w:r>
        <w:tab/>
      </w:r>
      <w:r>
        <w:tab/>
        <w:t>"</w:t>
      </w:r>
      <w:proofErr w:type="spellStart"/>
      <w:r>
        <w:t>client_idle_timeout</w:t>
      </w:r>
      <w:proofErr w:type="spellEnd"/>
      <w:r>
        <w:t>": "5m",</w:t>
      </w:r>
    </w:p>
    <w:p w14:paraId="215E0753" w14:textId="77777777" w:rsidR="00102EFB" w:rsidRDefault="00102EFB" w:rsidP="00102EFB">
      <w:pPr>
        <w:pStyle w:val="Style1"/>
        <w:ind w:left="0"/>
      </w:pPr>
      <w:r>
        <w:tab/>
      </w:r>
      <w:r>
        <w:tab/>
      </w:r>
      <w:r>
        <w:tab/>
        <w:t>"</w:t>
      </w:r>
      <w:proofErr w:type="spellStart"/>
      <w:r>
        <w:t>backend_idle_timeout</w:t>
      </w:r>
      <w:proofErr w:type="spellEnd"/>
      <w:r>
        <w:t>": "5m",</w:t>
      </w:r>
    </w:p>
    <w:p w14:paraId="2F4BB55F" w14:textId="77777777" w:rsidR="00102EFB" w:rsidRDefault="00102EFB" w:rsidP="00102EFB">
      <w:pPr>
        <w:pStyle w:val="Style1"/>
        <w:ind w:left="0"/>
      </w:pPr>
      <w:r>
        <w:tab/>
      </w:r>
      <w:r>
        <w:tab/>
      </w:r>
      <w:r>
        <w:tab/>
        <w:t>"</w:t>
      </w:r>
      <w:proofErr w:type="spellStart"/>
      <w:r>
        <w:t>backend_connection_timeout</w:t>
      </w:r>
      <w:proofErr w:type="spellEnd"/>
      <w:r>
        <w:t>": "10s",</w:t>
      </w:r>
    </w:p>
    <w:p w14:paraId="0679DC86" w14:textId="77777777" w:rsidR="00102EFB" w:rsidRDefault="00102EFB" w:rsidP="00102EFB">
      <w:pPr>
        <w:pStyle w:val="Style1"/>
        <w:ind w:left="0"/>
      </w:pPr>
      <w:r>
        <w:tab/>
      </w:r>
      <w:r>
        <w:tab/>
      </w:r>
      <w:r>
        <w:tab/>
        <w:t>"protocol": "</w:t>
      </w:r>
      <w:proofErr w:type="spellStart"/>
      <w:r>
        <w:t>tcp</w:t>
      </w:r>
      <w:proofErr w:type="spellEnd"/>
      <w:r>
        <w:t>",</w:t>
      </w:r>
    </w:p>
    <w:p w14:paraId="0C0DC072" w14:textId="77777777" w:rsidR="00102EFB" w:rsidRDefault="00102EFB" w:rsidP="00102EFB">
      <w:pPr>
        <w:pStyle w:val="Style1"/>
        <w:ind w:left="0"/>
      </w:pPr>
      <w:r>
        <w:lastRenderedPageBreak/>
        <w:tab/>
      </w:r>
      <w:r>
        <w:tab/>
      </w:r>
      <w:r>
        <w:tab/>
        <w:t>"balance": "</w:t>
      </w:r>
      <w:proofErr w:type="spellStart"/>
      <w:r>
        <w:t>roundrobin</w:t>
      </w:r>
      <w:proofErr w:type="spellEnd"/>
      <w:r>
        <w:t>",</w:t>
      </w:r>
    </w:p>
    <w:p w14:paraId="069C9EFF" w14:textId="77777777" w:rsidR="00102EFB" w:rsidRDefault="00102EFB" w:rsidP="00102EFB">
      <w:pPr>
        <w:pStyle w:val="Style1"/>
        <w:ind w:left="0"/>
      </w:pPr>
      <w:r>
        <w:tab/>
      </w:r>
      <w:r>
        <w:tab/>
      </w:r>
      <w:r>
        <w:tab/>
        <w:t>"bind": "loadBalancer.domain.com:443",</w:t>
      </w:r>
    </w:p>
    <w:p w14:paraId="418C5E59" w14:textId="77777777" w:rsidR="00102EFB" w:rsidRDefault="00102EFB" w:rsidP="00102EFB">
      <w:pPr>
        <w:pStyle w:val="Style1"/>
        <w:ind w:left="0"/>
      </w:pPr>
      <w:r>
        <w:tab/>
      </w:r>
      <w:r>
        <w:tab/>
      </w:r>
      <w:r>
        <w:tab/>
        <w:t>"discovery": {</w:t>
      </w:r>
    </w:p>
    <w:p w14:paraId="410C61A3" w14:textId="77777777" w:rsidR="00102EFB" w:rsidRDefault="00102EFB" w:rsidP="00102EFB">
      <w:pPr>
        <w:pStyle w:val="Style1"/>
        <w:ind w:left="0"/>
      </w:pPr>
      <w:r>
        <w:tab/>
      </w:r>
      <w:r>
        <w:tab/>
      </w:r>
      <w:r>
        <w:tab/>
      </w:r>
      <w:r>
        <w:tab/>
        <w:t>"kind": "static",</w:t>
      </w:r>
    </w:p>
    <w:p w14:paraId="130A73DF" w14:textId="77777777" w:rsidR="00102EFB" w:rsidRDefault="00102EFB" w:rsidP="00102EFB">
      <w:pPr>
        <w:pStyle w:val="Style1"/>
        <w:ind w:left="0"/>
      </w:pPr>
      <w:r>
        <w:tab/>
      </w:r>
      <w:r>
        <w:tab/>
      </w:r>
      <w:r>
        <w:tab/>
      </w:r>
      <w:r>
        <w:tab/>
        <w:t>"</w:t>
      </w:r>
      <w:proofErr w:type="spellStart"/>
      <w:r>
        <w:t>static_list</w:t>
      </w:r>
      <w:proofErr w:type="spellEnd"/>
      <w:r>
        <w:t>": [</w:t>
      </w:r>
    </w:p>
    <w:p w14:paraId="130BFAB2" w14:textId="77777777" w:rsidR="00102EFB" w:rsidRPr="00836F5A" w:rsidRDefault="00102EFB" w:rsidP="00102EFB">
      <w:pPr>
        <w:pStyle w:val="Style1"/>
        <w:ind w:left="0"/>
        <w:rPr>
          <w:lang w:val="fr-FR"/>
        </w:rPr>
      </w:pPr>
      <w:r>
        <w:tab/>
      </w:r>
      <w:r>
        <w:tab/>
      </w:r>
      <w:r>
        <w:tab/>
      </w:r>
      <w:r>
        <w:tab/>
      </w:r>
      <w:r>
        <w:tab/>
      </w:r>
      <w:r w:rsidRPr="00836F5A">
        <w:rPr>
          <w:lang w:val="fr-FR"/>
        </w:rPr>
        <w:t>"node1.domain.com:443",</w:t>
      </w:r>
    </w:p>
    <w:p w14:paraId="4D9D397B" w14:textId="77777777" w:rsidR="00102EFB" w:rsidRPr="001968ED" w:rsidRDefault="00102EFB" w:rsidP="00102EFB">
      <w:pPr>
        <w:pStyle w:val="Style1"/>
        <w:ind w:left="0"/>
        <w:rPr>
          <w:lang w:val="fr-FR"/>
        </w:rPr>
      </w:pPr>
      <w:r w:rsidRPr="00836F5A">
        <w:rPr>
          <w:lang w:val="fr-FR"/>
        </w:rPr>
        <w:tab/>
      </w:r>
      <w:r w:rsidRPr="00836F5A">
        <w:rPr>
          <w:lang w:val="fr-FR"/>
        </w:rPr>
        <w:tab/>
      </w:r>
      <w:r w:rsidRPr="00836F5A">
        <w:rPr>
          <w:lang w:val="fr-FR"/>
        </w:rPr>
        <w:tab/>
      </w:r>
      <w:r w:rsidRPr="00836F5A">
        <w:rPr>
          <w:lang w:val="fr-FR"/>
        </w:rPr>
        <w:tab/>
      </w:r>
      <w:r w:rsidRPr="00836F5A">
        <w:rPr>
          <w:lang w:val="fr-FR"/>
        </w:rPr>
        <w:tab/>
      </w:r>
      <w:r w:rsidRPr="001968ED">
        <w:rPr>
          <w:lang w:val="fr-FR"/>
        </w:rPr>
        <w:t>"node2.domain.com:443",</w:t>
      </w:r>
    </w:p>
    <w:p w14:paraId="23B31414" w14:textId="77777777" w:rsidR="00102EFB" w:rsidRPr="00836F5A" w:rsidRDefault="00102EFB" w:rsidP="00102EFB">
      <w:pPr>
        <w:pStyle w:val="Style1"/>
        <w:ind w:left="0"/>
      </w:pPr>
      <w:r w:rsidRPr="001968ED">
        <w:rPr>
          <w:lang w:val="fr-FR"/>
        </w:rPr>
        <w:tab/>
      </w:r>
      <w:r w:rsidRPr="001968ED">
        <w:rPr>
          <w:lang w:val="fr-FR"/>
        </w:rPr>
        <w:tab/>
      </w:r>
      <w:r w:rsidRPr="001968ED">
        <w:rPr>
          <w:lang w:val="fr-FR"/>
        </w:rPr>
        <w:tab/>
      </w:r>
      <w:r w:rsidRPr="001968ED">
        <w:rPr>
          <w:lang w:val="fr-FR"/>
        </w:rPr>
        <w:tab/>
      </w:r>
      <w:r w:rsidRPr="001968ED">
        <w:rPr>
          <w:lang w:val="fr-FR"/>
        </w:rPr>
        <w:tab/>
      </w:r>
      <w:r w:rsidRPr="00836F5A">
        <w:t>"node3.domain.com:443"</w:t>
      </w:r>
    </w:p>
    <w:p w14:paraId="2816086D" w14:textId="77777777" w:rsidR="00102EFB" w:rsidRDefault="00102EFB" w:rsidP="00102EFB">
      <w:pPr>
        <w:pStyle w:val="Style1"/>
        <w:ind w:left="0"/>
      </w:pPr>
      <w:r w:rsidRPr="00836F5A">
        <w:tab/>
      </w:r>
      <w:r w:rsidRPr="00836F5A">
        <w:tab/>
      </w:r>
      <w:r w:rsidRPr="00836F5A">
        <w:tab/>
      </w:r>
      <w:r w:rsidRPr="00836F5A">
        <w:tab/>
      </w:r>
      <w:r>
        <w:t>]</w:t>
      </w:r>
    </w:p>
    <w:p w14:paraId="704E0A2C" w14:textId="77777777" w:rsidR="00102EFB" w:rsidRDefault="00102EFB" w:rsidP="00102EFB">
      <w:pPr>
        <w:pStyle w:val="Style1"/>
        <w:ind w:left="0"/>
      </w:pPr>
      <w:r>
        <w:tab/>
      </w:r>
      <w:r>
        <w:tab/>
      </w:r>
      <w:r>
        <w:tab/>
        <w:t>},</w:t>
      </w:r>
    </w:p>
    <w:p w14:paraId="7CE92C3F" w14:textId="77777777" w:rsidR="00102EFB" w:rsidRDefault="00102EFB" w:rsidP="00102EFB">
      <w:pPr>
        <w:pStyle w:val="Style1"/>
        <w:ind w:left="0"/>
      </w:pPr>
      <w:r>
        <w:tab/>
      </w:r>
      <w:r>
        <w:tab/>
      </w:r>
      <w:r>
        <w:tab/>
        <w:t>"</w:t>
      </w:r>
      <w:proofErr w:type="spellStart"/>
      <w:r>
        <w:t>healthcheck</w:t>
      </w:r>
      <w:proofErr w:type="spellEnd"/>
      <w:r>
        <w:t>": {</w:t>
      </w:r>
    </w:p>
    <w:p w14:paraId="18536D3E" w14:textId="77777777" w:rsidR="00102EFB" w:rsidRDefault="00102EFB" w:rsidP="00102EFB">
      <w:pPr>
        <w:pStyle w:val="Style1"/>
        <w:ind w:left="0"/>
      </w:pPr>
      <w:r>
        <w:tab/>
      </w:r>
      <w:r>
        <w:tab/>
      </w:r>
      <w:r>
        <w:tab/>
      </w:r>
      <w:r>
        <w:tab/>
        <w:t>"fails": 1,</w:t>
      </w:r>
    </w:p>
    <w:p w14:paraId="53929CD8" w14:textId="77777777" w:rsidR="00102EFB" w:rsidRDefault="00102EFB" w:rsidP="00102EFB">
      <w:pPr>
        <w:pStyle w:val="Style1"/>
        <w:ind w:left="0"/>
      </w:pPr>
      <w:r>
        <w:tab/>
      </w:r>
      <w:r>
        <w:tab/>
      </w:r>
      <w:r>
        <w:tab/>
      </w:r>
      <w:r>
        <w:tab/>
        <w:t>"passes": 1,</w:t>
      </w:r>
    </w:p>
    <w:p w14:paraId="3A97E296" w14:textId="77777777" w:rsidR="00102EFB" w:rsidRDefault="00102EFB" w:rsidP="00102EFB">
      <w:pPr>
        <w:pStyle w:val="Style1"/>
        <w:ind w:left="0"/>
      </w:pPr>
      <w:r>
        <w:tab/>
      </w:r>
      <w:r>
        <w:tab/>
      </w:r>
      <w:r>
        <w:tab/>
      </w:r>
      <w:r>
        <w:tab/>
        <w:t>"interval": "10s",</w:t>
      </w:r>
    </w:p>
    <w:p w14:paraId="6FDC5F58" w14:textId="77777777" w:rsidR="00102EFB" w:rsidRDefault="00102EFB" w:rsidP="00102EFB">
      <w:pPr>
        <w:pStyle w:val="Style1"/>
        <w:ind w:left="0"/>
      </w:pPr>
      <w:r>
        <w:tab/>
      </w:r>
      <w:r>
        <w:tab/>
      </w:r>
      <w:r>
        <w:tab/>
      </w:r>
      <w:r>
        <w:tab/>
        <w:t>"timeout": "9s",</w:t>
      </w:r>
    </w:p>
    <w:p w14:paraId="74429E6A" w14:textId="77777777" w:rsidR="00102EFB" w:rsidRDefault="00102EFB" w:rsidP="00102EFB">
      <w:pPr>
        <w:pStyle w:val="Style1"/>
        <w:ind w:left="0"/>
      </w:pPr>
      <w:r>
        <w:tab/>
      </w:r>
      <w:r>
        <w:tab/>
      </w:r>
      <w:r>
        <w:tab/>
      </w:r>
      <w:r>
        <w:tab/>
        <w:t>"kind": "ping",</w:t>
      </w:r>
    </w:p>
    <w:p w14:paraId="3AC434A1" w14:textId="77777777" w:rsidR="00102EFB" w:rsidRDefault="00102EFB" w:rsidP="00102EFB">
      <w:pPr>
        <w:pStyle w:val="Style1"/>
        <w:ind w:left="0"/>
      </w:pPr>
      <w:r>
        <w:tab/>
      </w:r>
      <w:r>
        <w:tab/>
      </w:r>
      <w:r>
        <w:tab/>
      </w:r>
      <w:r>
        <w:tab/>
        <w:t>"</w:t>
      </w:r>
      <w:proofErr w:type="spellStart"/>
      <w:r>
        <w:t>ping_timeout_duration</w:t>
      </w:r>
      <w:proofErr w:type="spellEnd"/>
      <w:r>
        <w:t>": "500ms"</w:t>
      </w:r>
    </w:p>
    <w:p w14:paraId="1423E287" w14:textId="77777777" w:rsidR="00102EFB" w:rsidRDefault="00102EFB" w:rsidP="00102EFB">
      <w:pPr>
        <w:pStyle w:val="Style1"/>
        <w:ind w:left="0"/>
      </w:pPr>
      <w:r>
        <w:tab/>
      </w:r>
      <w:r>
        <w:tab/>
      </w:r>
      <w:r>
        <w:tab/>
        <w:t>}</w:t>
      </w:r>
    </w:p>
    <w:p w14:paraId="3FB606F2" w14:textId="77777777" w:rsidR="00102EFB" w:rsidRDefault="00102EFB" w:rsidP="00102EFB">
      <w:pPr>
        <w:pStyle w:val="Style1"/>
        <w:ind w:left="0"/>
      </w:pPr>
      <w:r>
        <w:tab/>
      </w:r>
      <w:r>
        <w:tab/>
        <w:t>}</w:t>
      </w:r>
    </w:p>
    <w:p w14:paraId="45354AB4" w14:textId="77777777" w:rsidR="00102EFB" w:rsidRDefault="00102EFB" w:rsidP="00102EFB">
      <w:pPr>
        <w:pStyle w:val="Style1"/>
        <w:ind w:left="0"/>
      </w:pPr>
      <w:r>
        <w:tab/>
        <w:t>}</w:t>
      </w:r>
    </w:p>
    <w:p w14:paraId="287FBE99" w14:textId="77777777" w:rsidR="00102EFB" w:rsidRPr="00D06CEF" w:rsidRDefault="00102EFB" w:rsidP="00102EFB">
      <w:pPr>
        <w:pStyle w:val="Style1"/>
        <w:ind w:left="0"/>
      </w:pPr>
      <w:r>
        <w:t>}</w:t>
      </w:r>
    </w:p>
    <w:bookmarkEnd w:id="344"/>
    <w:p w14:paraId="47BFB9F1" w14:textId="77777777" w:rsidR="00102EFB" w:rsidRPr="00D06CEF" w:rsidRDefault="00102EFB" w:rsidP="00102EFB"/>
    <w:bookmarkEnd w:id="0"/>
    <w:p w14:paraId="5078A3D9" w14:textId="77777777" w:rsidR="0062718F" w:rsidRDefault="0062718F" w:rsidP="00102EFB"/>
    <w:sectPr w:rsidR="0062718F" w:rsidSect="005710BA">
      <w:pgSz w:w="11906" w:h="16838"/>
      <w:pgMar w:top="1440" w:right="1440" w:bottom="1440" w:left="1440" w:header="709"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105CE" w14:textId="77777777" w:rsidR="00C5560D" w:rsidRDefault="00C5560D" w:rsidP="00A77EE2">
      <w:pPr>
        <w:spacing w:after="0" w:line="240" w:lineRule="auto"/>
      </w:pPr>
      <w:r>
        <w:separator/>
      </w:r>
    </w:p>
  </w:endnote>
  <w:endnote w:type="continuationSeparator" w:id="0">
    <w:p w14:paraId="3FC50E62" w14:textId="77777777" w:rsidR="00C5560D" w:rsidRDefault="00C5560D" w:rsidP="00A77EE2">
      <w:pPr>
        <w:spacing w:after="0" w:line="240" w:lineRule="auto"/>
      </w:pPr>
      <w:r>
        <w:continuationSeparator/>
      </w:r>
    </w:p>
  </w:endnote>
  <w:endnote w:type="continuationNotice" w:id="1">
    <w:p w14:paraId="0993C2F3" w14:textId="77777777" w:rsidR="00C5560D" w:rsidRDefault="00C556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Yu Gothic UI Semilight">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614"/>
      <w:gridCol w:w="5228"/>
      <w:gridCol w:w="2614"/>
    </w:tblGrid>
    <w:tr w:rsidR="00E94320" w14:paraId="5179A057" w14:textId="77777777" w:rsidTr="00C614DD">
      <w:tc>
        <w:tcPr>
          <w:tcW w:w="2614" w:type="dxa"/>
          <w:tcBorders>
            <w:top w:val="nil"/>
            <w:left w:val="nil"/>
            <w:bottom w:val="nil"/>
            <w:right w:val="nil"/>
          </w:tcBorders>
        </w:tcPr>
        <w:p w14:paraId="00450335" w14:textId="77777777" w:rsidR="00E94320" w:rsidRPr="0025556F" w:rsidRDefault="00E94320" w:rsidP="00E94320">
          <w:pPr>
            <w:pStyle w:val="Footer"/>
            <w:rPr>
              <w:color w:val="282864" w:themeColor="text1"/>
              <w:szCs w:val="20"/>
            </w:rPr>
          </w:pPr>
          <w:r w:rsidRPr="0025556F">
            <w:rPr>
              <w:color w:val="282864" w:themeColor="text1"/>
              <w:szCs w:val="20"/>
            </w:rPr>
            <w:t>CORTEX LTD</w:t>
          </w:r>
        </w:p>
      </w:tc>
      <w:tc>
        <w:tcPr>
          <w:tcW w:w="5228" w:type="dxa"/>
          <w:tcBorders>
            <w:top w:val="nil"/>
            <w:left w:val="nil"/>
            <w:bottom w:val="nil"/>
            <w:right w:val="nil"/>
          </w:tcBorders>
        </w:tcPr>
        <w:p w14:paraId="7298C684" w14:textId="52C4135B" w:rsidR="00E94320" w:rsidRPr="0025556F" w:rsidRDefault="00102EFB" w:rsidP="00E94320">
          <w:pPr>
            <w:pStyle w:val="Footer"/>
            <w:jc w:val="center"/>
            <w:rPr>
              <w:color w:val="282864" w:themeColor="text1"/>
              <w:szCs w:val="20"/>
            </w:rPr>
          </w:pPr>
          <w:r>
            <w:rPr>
              <w:color w:val="282864" w:themeColor="text1"/>
              <w:szCs w:val="20"/>
            </w:rPr>
            <w:t>CORTEX Interaction Portal – Deployment Guide</w:t>
          </w:r>
        </w:p>
      </w:tc>
      <w:tc>
        <w:tcPr>
          <w:tcW w:w="2614" w:type="dxa"/>
          <w:tcBorders>
            <w:top w:val="nil"/>
            <w:left w:val="nil"/>
            <w:bottom w:val="nil"/>
            <w:right w:val="nil"/>
          </w:tcBorders>
        </w:tcPr>
        <w:p w14:paraId="6A04B3FB" w14:textId="77777777" w:rsidR="00E94320" w:rsidRPr="0025556F" w:rsidRDefault="00E94320" w:rsidP="00E94320">
          <w:pPr>
            <w:pStyle w:val="Footer"/>
            <w:jc w:val="right"/>
            <w:rPr>
              <w:color w:val="282864" w:themeColor="text1"/>
              <w:szCs w:val="20"/>
            </w:rPr>
          </w:pPr>
          <w:r w:rsidRPr="0025556F">
            <w:rPr>
              <w:color w:val="282864" w:themeColor="text1"/>
              <w:szCs w:val="20"/>
            </w:rPr>
            <w:t xml:space="preserve">Page </w:t>
          </w:r>
          <w:r w:rsidRPr="0025556F">
            <w:rPr>
              <w:color w:val="282864" w:themeColor="text1"/>
              <w:szCs w:val="20"/>
            </w:rPr>
            <w:fldChar w:fldCharType="begin"/>
          </w:r>
          <w:r w:rsidRPr="0025556F">
            <w:rPr>
              <w:color w:val="282864" w:themeColor="text1"/>
              <w:szCs w:val="20"/>
            </w:rPr>
            <w:instrText xml:space="preserve"> PAGE  \* Arabic  \* MERGEFORMAT </w:instrText>
          </w:r>
          <w:r w:rsidRPr="0025556F">
            <w:rPr>
              <w:color w:val="282864" w:themeColor="text1"/>
              <w:szCs w:val="20"/>
            </w:rPr>
            <w:fldChar w:fldCharType="separate"/>
          </w:r>
          <w:r>
            <w:rPr>
              <w:color w:val="282864" w:themeColor="text1"/>
              <w:szCs w:val="20"/>
            </w:rPr>
            <w:t>2</w:t>
          </w:r>
          <w:r w:rsidRPr="0025556F">
            <w:rPr>
              <w:color w:val="282864" w:themeColor="text1"/>
              <w:szCs w:val="20"/>
            </w:rPr>
            <w:fldChar w:fldCharType="end"/>
          </w:r>
          <w:r w:rsidRPr="0025556F">
            <w:rPr>
              <w:color w:val="282864" w:themeColor="text1"/>
              <w:szCs w:val="20"/>
            </w:rPr>
            <w:t>/</w:t>
          </w:r>
          <w:r w:rsidRPr="0025556F">
            <w:rPr>
              <w:color w:val="282864" w:themeColor="text1"/>
              <w:szCs w:val="20"/>
            </w:rPr>
            <w:fldChar w:fldCharType="begin"/>
          </w:r>
          <w:r w:rsidRPr="0025556F">
            <w:rPr>
              <w:color w:val="282864" w:themeColor="text1"/>
              <w:szCs w:val="20"/>
            </w:rPr>
            <w:instrText xml:space="preserve"> NUMPAGES  \* Arabic  \* MERGEFORMAT </w:instrText>
          </w:r>
          <w:r w:rsidRPr="0025556F">
            <w:rPr>
              <w:color w:val="282864" w:themeColor="text1"/>
              <w:szCs w:val="20"/>
            </w:rPr>
            <w:fldChar w:fldCharType="separate"/>
          </w:r>
          <w:r>
            <w:rPr>
              <w:color w:val="282864" w:themeColor="text1"/>
              <w:szCs w:val="20"/>
            </w:rPr>
            <w:t>4</w:t>
          </w:r>
          <w:r w:rsidRPr="0025556F">
            <w:rPr>
              <w:color w:val="282864" w:themeColor="text1"/>
              <w:szCs w:val="20"/>
            </w:rPr>
            <w:fldChar w:fldCharType="end"/>
          </w:r>
        </w:p>
      </w:tc>
    </w:tr>
  </w:tbl>
  <w:p w14:paraId="4209029F" w14:textId="77777777" w:rsidR="00E94320" w:rsidRPr="0025556F" w:rsidRDefault="00E94320" w:rsidP="00E94320">
    <w:pPr>
      <w:pStyle w:val="Footer"/>
      <w:tabs>
        <w:tab w:val="right" w:pos="10466"/>
      </w:tabs>
      <w:rPr>
        <w:color w:val="282864"/>
        <w:sz w:val="2"/>
        <w:szCs w:val="2"/>
      </w:rPr>
    </w:pPr>
  </w:p>
  <w:p w14:paraId="6EB65F82" w14:textId="77777777" w:rsidR="002C2AB1" w:rsidRPr="00E94320" w:rsidRDefault="002C2AB1" w:rsidP="00E94320">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282864"/>
        <w:szCs w:val="20"/>
      </w:rPr>
      <w:id w:val="1697346809"/>
      <w:docPartObj>
        <w:docPartGallery w:val="Page Numbers (Top of Page)"/>
        <w:docPartUnique/>
      </w:docPartObj>
    </w:sdtPr>
    <w:sdtContent>
      <w:p w14:paraId="7609E5DB" w14:textId="697FCBA0" w:rsidR="00102EFB" w:rsidRPr="00D056B0" w:rsidRDefault="00D056B0" w:rsidP="00D056B0">
        <w:pPr>
          <w:pStyle w:val="Footer"/>
          <w:jc w:val="right"/>
          <w:rPr>
            <w:color w:val="282864"/>
            <w:szCs w:val="20"/>
          </w:rPr>
        </w:pPr>
        <w:r w:rsidRPr="002C2AB1">
          <w:rPr>
            <w:color w:val="282864"/>
            <w:szCs w:val="20"/>
          </w:rPr>
          <w:t xml:space="preserve">Page </w:t>
        </w:r>
        <w:r w:rsidRPr="002C2AB1">
          <w:rPr>
            <w:color w:val="282864"/>
            <w:szCs w:val="20"/>
          </w:rPr>
          <w:fldChar w:fldCharType="begin"/>
        </w:r>
        <w:r w:rsidRPr="002C2AB1">
          <w:rPr>
            <w:color w:val="282864"/>
            <w:szCs w:val="20"/>
          </w:rPr>
          <w:instrText xml:space="preserve"> PAGE </w:instrText>
        </w:r>
        <w:r w:rsidRPr="002C2AB1">
          <w:rPr>
            <w:color w:val="282864"/>
            <w:szCs w:val="20"/>
          </w:rPr>
          <w:fldChar w:fldCharType="separate"/>
        </w:r>
        <w:r>
          <w:rPr>
            <w:color w:val="282864"/>
            <w:szCs w:val="20"/>
          </w:rPr>
          <w:t>5</w:t>
        </w:r>
        <w:r w:rsidRPr="002C2AB1">
          <w:rPr>
            <w:color w:val="282864"/>
            <w:szCs w:val="20"/>
          </w:rPr>
          <w:fldChar w:fldCharType="end"/>
        </w:r>
        <w:r w:rsidRPr="002C2AB1">
          <w:rPr>
            <w:color w:val="282864"/>
            <w:szCs w:val="20"/>
          </w:rPr>
          <w:t>/</w:t>
        </w:r>
        <w:r w:rsidRPr="002C2AB1">
          <w:rPr>
            <w:color w:val="282864"/>
            <w:szCs w:val="20"/>
          </w:rPr>
          <w:fldChar w:fldCharType="begin"/>
        </w:r>
        <w:r w:rsidRPr="002C2AB1">
          <w:rPr>
            <w:color w:val="282864"/>
            <w:szCs w:val="20"/>
          </w:rPr>
          <w:instrText xml:space="preserve"> NUMPAGES  </w:instrText>
        </w:r>
        <w:r w:rsidRPr="002C2AB1">
          <w:rPr>
            <w:color w:val="282864"/>
            <w:szCs w:val="20"/>
          </w:rPr>
          <w:fldChar w:fldCharType="separate"/>
        </w:r>
        <w:r>
          <w:rPr>
            <w:color w:val="282864"/>
            <w:szCs w:val="20"/>
          </w:rPr>
          <w:t>26</w:t>
        </w:r>
        <w:r w:rsidRPr="002C2AB1">
          <w:rPr>
            <w:color w:val="282864"/>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282864"/>
        <w:szCs w:val="20"/>
      </w:rPr>
      <w:id w:val="2000538880"/>
      <w:docPartObj>
        <w:docPartGallery w:val="Page Numbers (Top of Page)"/>
        <w:docPartUnique/>
      </w:docPartObj>
    </w:sdtPr>
    <w:sdtContent>
      <w:p w14:paraId="7912BDBA" w14:textId="77777777" w:rsidR="00924FF9" w:rsidRPr="002C2AB1" w:rsidRDefault="00924FF9" w:rsidP="00924FF9">
        <w:pPr>
          <w:pStyle w:val="Footer"/>
          <w:jc w:val="right"/>
          <w:rPr>
            <w:color w:val="282864"/>
            <w:szCs w:val="20"/>
          </w:rPr>
        </w:pPr>
      </w:p>
      <w:p w14:paraId="264B535D" w14:textId="3CFB0812" w:rsidR="00102EFB" w:rsidRPr="00924FF9" w:rsidRDefault="00924FF9" w:rsidP="00924FF9">
        <w:pPr>
          <w:pStyle w:val="Footer"/>
          <w:jc w:val="right"/>
          <w:rPr>
            <w:color w:val="282864"/>
            <w:szCs w:val="20"/>
          </w:rPr>
        </w:pPr>
        <w:r w:rsidRPr="002C2AB1">
          <w:rPr>
            <w:color w:val="282864"/>
            <w:szCs w:val="20"/>
          </w:rPr>
          <w:t xml:space="preserve">Page </w:t>
        </w:r>
        <w:r w:rsidRPr="002C2AB1">
          <w:rPr>
            <w:color w:val="282864"/>
            <w:szCs w:val="20"/>
          </w:rPr>
          <w:fldChar w:fldCharType="begin"/>
        </w:r>
        <w:r w:rsidRPr="002C2AB1">
          <w:rPr>
            <w:color w:val="282864"/>
            <w:szCs w:val="20"/>
          </w:rPr>
          <w:instrText xml:space="preserve"> PAGE </w:instrText>
        </w:r>
        <w:r w:rsidRPr="002C2AB1">
          <w:rPr>
            <w:color w:val="282864"/>
            <w:szCs w:val="20"/>
          </w:rPr>
          <w:fldChar w:fldCharType="separate"/>
        </w:r>
        <w:r>
          <w:rPr>
            <w:color w:val="282864"/>
            <w:szCs w:val="20"/>
          </w:rPr>
          <w:t>5</w:t>
        </w:r>
        <w:r w:rsidRPr="002C2AB1">
          <w:rPr>
            <w:color w:val="282864"/>
            <w:szCs w:val="20"/>
          </w:rPr>
          <w:fldChar w:fldCharType="end"/>
        </w:r>
        <w:r w:rsidRPr="002C2AB1">
          <w:rPr>
            <w:color w:val="282864"/>
            <w:szCs w:val="20"/>
          </w:rPr>
          <w:t>/</w:t>
        </w:r>
        <w:r w:rsidRPr="002C2AB1">
          <w:rPr>
            <w:color w:val="282864"/>
            <w:szCs w:val="20"/>
          </w:rPr>
          <w:fldChar w:fldCharType="begin"/>
        </w:r>
        <w:r w:rsidRPr="002C2AB1">
          <w:rPr>
            <w:color w:val="282864"/>
            <w:szCs w:val="20"/>
          </w:rPr>
          <w:instrText xml:space="preserve"> NUMPAGES  </w:instrText>
        </w:r>
        <w:r w:rsidRPr="002C2AB1">
          <w:rPr>
            <w:color w:val="282864"/>
            <w:szCs w:val="20"/>
          </w:rPr>
          <w:fldChar w:fldCharType="separate"/>
        </w:r>
        <w:r>
          <w:rPr>
            <w:color w:val="282864"/>
            <w:szCs w:val="20"/>
          </w:rPr>
          <w:t>26</w:t>
        </w:r>
        <w:r w:rsidRPr="002C2AB1">
          <w:rPr>
            <w:color w:val="282864"/>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282864"/>
        <w:szCs w:val="20"/>
      </w:rPr>
      <w:id w:val="707078857"/>
      <w:docPartObj>
        <w:docPartGallery w:val="Page Numbers (Top of Page)"/>
        <w:docPartUnique/>
      </w:docPartObj>
    </w:sdtPr>
    <w:sdtContent>
      <w:p w14:paraId="6055A0F9" w14:textId="77777777" w:rsidR="00924FF9" w:rsidRPr="002C2AB1" w:rsidRDefault="00924FF9" w:rsidP="00924FF9">
        <w:pPr>
          <w:pStyle w:val="Footer"/>
          <w:jc w:val="right"/>
          <w:rPr>
            <w:color w:val="282864"/>
            <w:szCs w:val="20"/>
          </w:rPr>
        </w:pPr>
      </w:p>
      <w:p w14:paraId="625411E8" w14:textId="6747C89A" w:rsidR="00102EFB" w:rsidRPr="00924FF9" w:rsidRDefault="00924FF9" w:rsidP="00924FF9">
        <w:pPr>
          <w:pStyle w:val="Footer"/>
          <w:jc w:val="right"/>
          <w:rPr>
            <w:color w:val="282864"/>
            <w:szCs w:val="20"/>
          </w:rPr>
        </w:pPr>
        <w:r w:rsidRPr="002C2AB1">
          <w:rPr>
            <w:color w:val="282864"/>
            <w:szCs w:val="20"/>
          </w:rPr>
          <w:t xml:space="preserve">Page </w:t>
        </w:r>
        <w:r w:rsidRPr="002C2AB1">
          <w:rPr>
            <w:color w:val="282864"/>
            <w:szCs w:val="20"/>
          </w:rPr>
          <w:fldChar w:fldCharType="begin"/>
        </w:r>
        <w:r w:rsidRPr="002C2AB1">
          <w:rPr>
            <w:color w:val="282864"/>
            <w:szCs w:val="20"/>
          </w:rPr>
          <w:instrText xml:space="preserve"> PAGE </w:instrText>
        </w:r>
        <w:r w:rsidRPr="002C2AB1">
          <w:rPr>
            <w:color w:val="282864"/>
            <w:szCs w:val="20"/>
          </w:rPr>
          <w:fldChar w:fldCharType="separate"/>
        </w:r>
        <w:r>
          <w:rPr>
            <w:color w:val="282864"/>
            <w:szCs w:val="20"/>
          </w:rPr>
          <w:t>5</w:t>
        </w:r>
        <w:r w:rsidRPr="002C2AB1">
          <w:rPr>
            <w:color w:val="282864"/>
            <w:szCs w:val="20"/>
          </w:rPr>
          <w:fldChar w:fldCharType="end"/>
        </w:r>
        <w:r w:rsidRPr="002C2AB1">
          <w:rPr>
            <w:color w:val="282864"/>
            <w:szCs w:val="20"/>
          </w:rPr>
          <w:t>/</w:t>
        </w:r>
        <w:r w:rsidRPr="002C2AB1">
          <w:rPr>
            <w:color w:val="282864"/>
            <w:szCs w:val="20"/>
          </w:rPr>
          <w:fldChar w:fldCharType="begin"/>
        </w:r>
        <w:r w:rsidRPr="002C2AB1">
          <w:rPr>
            <w:color w:val="282864"/>
            <w:szCs w:val="20"/>
          </w:rPr>
          <w:instrText xml:space="preserve"> NUMPAGES  </w:instrText>
        </w:r>
        <w:r w:rsidRPr="002C2AB1">
          <w:rPr>
            <w:color w:val="282864"/>
            <w:szCs w:val="20"/>
          </w:rPr>
          <w:fldChar w:fldCharType="separate"/>
        </w:r>
        <w:r>
          <w:rPr>
            <w:color w:val="282864"/>
            <w:szCs w:val="20"/>
          </w:rPr>
          <w:t>26</w:t>
        </w:r>
        <w:r w:rsidRPr="002C2AB1">
          <w:rPr>
            <w:color w:val="282864"/>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81013" w14:textId="77777777" w:rsidR="00C5560D" w:rsidRDefault="00C5560D" w:rsidP="00A77EE2">
      <w:pPr>
        <w:spacing w:after="0" w:line="240" w:lineRule="auto"/>
      </w:pPr>
      <w:r>
        <w:separator/>
      </w:r>
    </w:p>
  </w:footnote>
  <w:footnote w:type="continuationSeparator" w:id="0">
    <w:p w14:paraId="68623D06" w14:textId="77777777" w:rsidR="00C5560D" w:rsidRDefault="00C5560D" w:rsidP="00A77EE2">
      <w:pPr>
        <w:spacing w:after="0" w:line="240" w:lineRule="auto"/>
      </w:pPr>
      <w:r>
        <w:continuationSeparator/>
      </w:r>
    </w:p>
  </w:footnote>
  <w:footnote w:type="continuationNotice" w:id="1">
    <w:p w14:paraId="7AC53ED1" w14:textId="77777777" w:rsidR="00C5560D" w:rsidRDefault="00C556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B430C" w14:textId="77777777" w:rsidR="000B3798" w:rsidRDefault="000B3798">
    <w:pPr>
      <w:pStyle w:val="Header"/>
    </w:pPr>
    <w:r>
      <w:rPr>
        <w:noProof/>
        <w:color w:val="282864"/>
        <w:szCs w:val="20"/>
      </w:rPr>
      <w:drawing>
        <wp:inline distT="0" distB="0" distL="0" distR="0" wp14:anchorId="506F5D16" wp14:editId="5B52E457">
          <wp:extent cx="1504950" cy="391827"/>
          <wp:effectExtent l="0" t="0" r="0" b="8255"/>
          <wp:docPr id="1934685982" name="Picture 193468598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60401" cy="406264"/>
                  </a:xfrm>
                  <a:prstGeom prst="rect">
                    <a:avLst/>
                  </a:prstGeom>
                </pic:spPr>
              </pic:pic>
            </a:graphicData>
          </a:graphic>
        </wp:inline>
      </w:drawing>
    </w:r>
  </w:p>
  <w:p w14:paraId="70A80956" w14:textId="77777777" w:rsidR="00DC5E44" w:rsidRDefault="00FE7DD0">
    <w:pPr>
      <w:pStyle w:val="Header"/>
    </w:pPr>
    <w:r>
      <w:rPr>
        <w:noProof/>
        <w:color w:val="282864"/>
        <w:szCs w:val="20"/>
      </w:rPr>
      <w:drawing>
        <wp:anchor distT="0" distB="0" distL="114300" distR="114300" simplePos="0" relativeHeight="251658241" behindDoc="1" locked="0" layoutInCell="1" allowOverlap="1" wp14:anchorId="160EC529" wp14:editId="4FAE6A6B">
          <wp:simplePos x="0" y="0"/>
          <wp:positionH relativeFrom="page">
            <wp:posOffset>575945</wp:posOffset>
          </wp:positionH>
          <wp:positionV relativeFrom="page">
            <wp:posOffset>2520315</wp:posOffset>
          </wp:positionV>
          <wp:extent cx="6948000" cy="8366400"/>
          <wp:effectExtent l="0" t="0" r="5715" b="0"/>
          <wp:wrapNone/>
          <wp:docPr id="73436460" name="Picture 73436460" descr="A white circ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circle with a white background&#10;&#10;Description automatically generated"/>
                  <pic:cNvPicPr/>
                </pic:nvPicPr>
                <pic:blipFill>
                  <a:blip r:embed="rId2">
                    <a:alphaModFix amt="20000"/>
                    <a:extLst>
                      <a:ext uri="{28A0092B-C50C-407E-A947-70E740481C1C}">
                        <a14:useLocalDpi xmlns:a14="http://schemas.microsoft.com/office/drawing/2010/main" val="0"/>
                      </a:ext>
                    </a:extLst>
                  </a:blip>
                  <a:stretch>
                    <a:fillRect/>
                  </a:stretch>
                </pic:blipFill>
                <pic:spPr>
                  <a:xfrm>
                    <a:off x="0" y="0"/>
                    <a:ext cx="6948000" cy="83664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9EABF" w14:textId="77777777" w:rsidR="00204F60" w:rsidRDefault="00204F60">
    <w:pPr>
      <w:pStyle w:val="Header"/>
    </w:pPr>
    <w:r>
      <w:rPr>
        <w:noProof/>
        <w:color w:val="282864"/>
        <w:szCs w:val="20"/>
      </w:rPr>
      <w:drawing>
        <wp:anchor distT="0" distB="0" distL="114300" distR="114300" simplePos="0" relativeHeight="251658240" behindDoc="1" locked="0" layoutInCell="1" allowOverlap="1" wp14:anchorId="7135715F" wp14:editId="2A4B35EF">
          <wp:simplePos x="0" y="0"/>
          <wp:positionH relativeFrom="page">
            <wp:align>left</wp:align>
          </wp:positionH>
          <wp:positionV relativeFrom="page">
            <wp:align>bottom</wp:align>
          </wp:positionV>
          <wp:extent cx="5731200" cy="5860800"/>
          <wp:effectExtent l="0" t="0" r="3175" b="6985"/>
          <wp:wrapNone/>
          <wp:docPr id="1735994658" name="Picture 173599465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200" cy="5860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C202B" w14:textId="2620B20D" w:rsidR="00102EFB" w:rsidRDefault="00FC3850" w:rsidP="00FC3850">
    <w:pPr>
      <w:pStyle w:val="Header"/>
      <w:jc w:val="right"/>
    </w:pPr>
    <w:r w:rsidRPr="00FC3850">
      <w:rPr>
        <w:noProof/>
      </w:rPr>
      <w:drawing>
        <wp:inline distT="0" distB="0" distL="0" distR="0" wp14:anchorId="0029F01F" wp14:editId="44A5C08A">
          <wp:extent cx="1504950" cy="390525"/>
          <wp:effectExtent l="0" t="0" r="0" b="9525"/>
          <wp:docPr id="558906309"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39052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DBF6A" w14:textId="792CAF13" w:rsidR="00102EFB" w:rsidRDefault="00924FF9" w:rsidP="00771120">
    <w:pPr>
      <w:pStyle w:val="Header"/>
      <w:jc w:val="right"/>
    </w:pPr>
    <w:r w:rsidRPr="00FC3850">
      <w:rPr>
        <w:noProof/>
      </w:rPr>
      <w:drawing>
        <wp:inline distT="0" distB="0" distL="0" distR="0" wp14:anchorId="424570D3" wp14:editId="7D06317B">
          <wp:extent cx="1504950" cy="390525"/>
          <wp:effectExtent l="0" t="0" r="0" b="9525"/>
          <wp:docPr id="195088813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390525"/>
                  </a:xfrm>
                  <a:prstGeom prst="rect">
                    <a:avLst/>
                  </a:prstGeom>
                  <a:noFill/>
                  <a:ln>
                    <a:noFill/>
                  </a:ln>
                </pic:spPr>
              </pic:pic>
            </a:graphicData>
          </a:graphic>
        </wp:inline>
      </w:drawing>
    </w:r>
  </w:p>
  <w:p w14:paraId="53451A8D" w14:textId="77777777" w:rsidR="00102EFB" w:rsidRDefault="00102EFB" w:rsidP="00771120">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9C64" w14:textId="20990B30" w:rsidR="00102EFB" w:rsidRDefault="00924FF9" w:rsidP="007047AF">
    <w:pPr>
      <w:pStyle w:val="Header"/>
      <w:jc w:val="right"/>
    </w:pPr>
    <w:r w:rsidRPr="00FC3850">
      <w:rPr>
        <w:noProof/>
      </w:rPr>
      <w:drawing>
        <wp:inline distT="0" distB="0" distL="0" distR="0" wp14:anchorId="2A4EF4B3" wp14:editId="320E3CB6">
          <wp:extent cx="1504950" cy="390525"/>
          <wp:effectExtent l="0" t="0" r="0" b="9525"/>
          <wp:docPr id="1898952370"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390525"/>
                  </a:xfrm>
                  <a:prstGeom prst="rect">
                    <a:avLst/>
                  </a:prstGeom>
                  <a:noFill/>
                  <a:ln>
                    <a:noFill/>
                  </a:ln>
                </pic:spPr>
              </pic:pic>
            </a:graphicData>
          </a:graphic>
        </wp:inline>
      </w:drawing>
    </w:r>
  </w:p>
  <w:p w14:paraId="67185E0D" w14:textId="77777777" w:rsidR="00102EFB" w:rsidRDefault="00102EFB" w:rsidP="007047AF">
    <w:pPr>
      <w:pStyle w:val="Header"/>
      <w:jc w:val="right"/>
    </w:pPr>
    <w:r>
      <w:rPr>
        <w:noProof/>
        <w:color w:val="282864"/>
        <w:szCs w:val="20"/>
        <w:shd w:val="clear" w:color="auto" w:fill="E6E6E6"/>
      </w:rPr>
      <w:drawing>
        <wp:anchor distT="0" distB="0" distL="114300" distR="114300" simplePos="0" relativeHeight="251658242" behindDoc="1" locked="0" layoutInCell="1" allowOverlap="1" wp14:anchorId="53AEAA7E" wp14:editId="6ECF8FBE">
          <wp:simplePos x="0" y="0"/>
          <wp:positionH relativeFrom="page">
            <wp:align>left</wp:align>
          </wp:positionH>
          <wp:positionV relativeFrom="page">
            <wp:posOffset>4548562</wp:posOffset>
          </wp:positionV>
          <wp:extent cx="5731200" cy="5860800"/>
          <wp:effectExtent l="0" t="0" r="3175" b="6985"/>
          <wp:wrapNone/>
          <wp:docPr id="619004044" name="Picture 61900404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731200" cy="5860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DAC"/>
    <w:multiLevelType w:val="hybridMultilevel"/>
    <w:tmpl w:val="BBDC8B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F97120"/>
    <w:multiLevelType w:val="hybridMultilevel"/>
    <w:tmpl w:val="3CEA2E4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426D5B"/>
    <w:multiLevelType w:val="hybridMultilevel"/>
    <w:tmpl w:val="1EBC7D7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B0625A"/>
    <w:multiLevelType w:val="hybridMultilevel"/>
    <w:tmpl w:val="B1186C7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4" w15:restartNumberingAfterBreak="0">
    <w:nsid w:val="022F7EEB"/>
    <w:multiLevelType w:val="hybridMultilevel"/>
    <w:tmpl w:val="B3F68ED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1145BA"/>
    <w:multiLevelType w:val="hybridMultilevel"/>
    <w:tmpl w:val="4836D3B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3544DA3"/>
    <w:multiLevelType w:val="hybridMultilevel"/>
    <w:tmpl w:val="78E8C1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3A176D9"/>
    <w:multiLevelType w:val="hybridMultilevel"/>
    <w:tmpl w:val="DC4CD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3BF5F7D"/>
    <w:multiLevelType w:val="hybridMultilevel"/>
    <w:tmpl w:val="EE3C1ABE"/>
    <w:lvl w:ilvl="0" w:tplc="39FA819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3D52A6E"/>
    <w:multiLevelType w:val="hybridMultilevel"/>
    <w:tmpl w:val="EDDA7938"/>
    <w:lvl w:ilvl="0" w:tplc="EC4E02AA">
      <w:start w:val="1"/>
      <w:numFmt w:val="bullet"/>
      <w:lvlText w:val=""/>
      <w:lvlJc w:val="left"/>
      <w:pPr>
        <w:ind w:left="1440" w:hanging="360"/>
      </w:pPr>
      <w:rPr>
        <w:rFonts w:ascii="Symbol" w:hAnsi="Symbol"/>
      </w:rPr>
    </w:lvl>
    <w:lvl w:ilvl="1" w:tplc="6B3A0920">
      <w:start w:val="1"/>
      <w:numFmt w:val="bullet"/>
      <w:lvlText w:val=""/>
      <w:lvlJc w:val="left"/>
      <w:pPr>
        <w:ind w:left="1440" w:hanging="360"/>
      </w:pPr>
      <w:rPr>
        <w:rFonts w:ascii="Symbol" w:hAnsi="Symbol"/>
      </w:rPr>
    </w:lvl>
    <w:lvl w:ilvl="2" w:tplc="717E74B6">
      <w:start w:val="1"/>
      <w:numFmt w:val="bullet"/>
      <w:lvlText w:val=""/>
      <w:lvlJc w:val="left"/>
      <w:pPr>
        <w:ind w:left="1440" w:hanging="360"/>
      </w:pPr>
      <w:rPr>
        <w:rFonts w:ascii="Symbol" w:hAnsi="Symbol"/>
      </w:rPr>
    </w:lvl>
    <w:lvl w:ilvl="3" w:tplc="E0EC63EC">
      <w:start w:val="1"/>
      <w:numFmt w:val="bullet"/>
      <w:lvlText w:val=""/>
      <w:lvlJc w:val="left"/>
      <w:pPr>
        <w:ind w:left="1440" w:hanging="360"/>
      </w:pPr>
      <w:rPr>
        <w:rFonts w:ascii="Symbol" w:hAnsi="Symbol"/>
      </w:rPr>
    </w:lvl>
    <w:lvl w:ilvl="4" w:tplc="EC809860">
      <w:start w:val="1"/>
      <w:numFmt w:val="bullet"/>
      <w:lvlText w:val=""/>
      <w:lvlJc w:val="left"/>
      <w:pPr>
        <w:ind w:left="1440" w:hanging="360"/>
      </w:pPr>
      <w:rPr>
        <w:rFonts w:ascii="Symbol" w:hAnsi="Symbol"/>
      </w:rPr>
    </w:lvl>
    <w:lvl w:ilvl="5" w:tplc="0A98AF48">
      <w:start w:val="1"/>
      <w:numFmt w:val="bullet"/>
      <w:lvlText w:val=""/>
      <w:lvlJc w:val="left"/>
      <w:pPr>
        <w:ind w:left="1440" w:hanging="360"/>
      </w:pPr>
      <w:rPr>
        <w:rFonts w:ascii="Symbol" w:hAnsi="Symbol"/>
      </w:rPr>
    </w:lvl>
    <w:lvl w:ilvl="6" w:tplc="E2E87354">
      <w:start w:val="1"/>
      <w:numFmt w:val="bullet"/>
      <w:lvlText w:val=""/>
      <w:lvlJc w:val="left"/>
      <w:pPr>
        <w:ind w:left="1440" w:hanging="360"/>
      </w:pPr>
      <w:rPr>
        <w:rFonts w:ascii="Symbol" w:hAnsi="Symbol"/>
      </w:rPr>
    </w:lvl>
    <w:lvl w:ilvl="7" w:tplc="C9AC87E4">
      <w:start w:val="1"/>
      <w:numFmt w:val="bullet"/>
      <w:lvlText w:val=""/>
      <w:lvlJc w:val="left"/>
      <w:pPr>
        <w:ind w:left="1440" w:hanging="360"/>
      </w:pPr>
      <w:rPr>
        <w:rFonts w:ascii="Symbol" w:hAnsi="Symbol"/>
      </w:rPr>
    </w:lvl>
    <w:lvl w:ilvl="8" w:tplc="B344E486">
      <w:start w:val="1"/>
      <w:numFmt w:val="bullet"/>
      <w:lvlText w:val=""/>
      <w:lvlJc w:val="left"/>
      <w:pPr>
        <w:ind w:left="1440" w:hanging="360"/>
      </w:pPr>
      <w:rPr>
        <w:rFonts w:ascii="Symbol" w:hAnsi="Symbol"/>
      </w:rPr>
    </w:lvl>
  </w:abstractNum>
  <w:abstractNum w:abstractNumId="10" w15:restartNumberingAfterBreak="0">
    <w:nsid w:val="042370A4"/>
    <w:multiLevelType w:val="hybridMultilevel"/>
    <w:tmpl w:val="095EB1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71186A"/>
    <w:multiLevelType w:val="hybridMultilevel"/>
    <w:tmpl w:val="931E91A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70740EA"/>
    <w:multiLevelType w:val="hybridMultilevel"/>
    <w:tmpl w:val="3C38A89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81B194D"/>
    <w:multiLevelType w:val="hybridMultilevel"/>
    <w:tmpl w:val="8A6E05D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DC57402"/>
    <w:multiLevelType w:val="hybridMultilevel"/>
    <w:tmpl w:val="705CEC2E"/>
    <w:lvl w:ilvl="0" w:tplc="48BE1DE0">
      <w:start w:val="1"/>
      <w:numFmt w:val="bullet"/>
      <w:lvlText w:val=""/>
      <w:lvlJc w:val="left"/>
      <w:pPr>
        <w:ind w:left="720" w:hanging="360"/>
      </w:pPr>
      <w:rPr>
        <w:rFonts w:ascii="Symbol" w:hAnsi="Symbol"/>
      </w:rPr>
    </w:lvl>
    <w:lvl w:ilvl="1" w:tplc="99E6AA08">
      <w:start w:val="1"/>
      <w:numFmt w:val="bullet"/>
      <w:lvlText w:val=""/>
      <w:lvlJc w:val="left"/>
      <w:pPr>
        <w:ind w:left="720" w:hanging="360"/>
      </w:pPr>
      <w:rPr>
        <w:rFonts w:ascii="Symbol" w:hAnsi="Symbol"/>
      </w:rPr>
    </w:lvl>
    <w:lvl w:ilvl="2" w:tplc="785CF79E">
      <w:start w:val="1"/>
      <w:numFmt w:val="bullet"/>
      <w:lvlText w:val=""/>
      <w:lvlJc w:val="left"/>
      <w:pPr>
        <w:ind w:left="720" w:hanging="360"/>
      </w:pPr>
      <w:rPr>
        <w:rFonts w:ascii="Symbol" w:hAnsi="Symbol"/>
      </w:rPr>
    </w:lvl>
    <w:lvl w:ilvl="3" w:tplc="247CFA7C">
      <w:start w:val="1"/>
      <w:numFmt w:val="bullet"/>
      <w:lvlText w:val=""/>
      <w:lvlJc w:val="left"/>
      <w:pPr>
        <w:ind w:left="720" w:hanging="360"/>
      </w:pPr>
      <w:rPr>
        <w:rFonts w:ascii="Symbol" w:hAnsi="Symbol"/>
      </w:rPr>
    </w:lvl>
    <w:lvl w:ilvl="4" w:tplc="012C3326">
      <w:start w:val="1"/>
      <w:numFmt w:val="bullet"/>
      <w:lvlText w:val=""/>
      <w:lvlJc w:val="left"/>
      <w:pPr>
        <w:ind w:left="720" w:hanging="360"/>
      </w:pPr>
      <w:rPr>
        <w:rFonts w:ascii="Symbol" w:hAnsi="Symbol"/>
      </w:rPr>
    </w:lvl>
    <w:lvl w:ilvl="5" w:tplc="C64834D8">
      <w:start w:val="1"/>
      <w:numFmt w:val="bullet"/>
      <w:lvlText w:val=""/>
      <w:lvlJc w:val="left"/>
      <w:pPr>
        <w:ind w:left="720" w:hanging="360"/>
      </w:pPr>
      <w:rPr>
        <w:rFonts w:ascii="Symbol" w:hAnsi="Symbol"/>
      </w:rPr>
    </w:lvl>
    <w:lvl w:ilvl="6" w:tplc="AB72EA1C">
      <w:start w:val="1"/>
      <w:numFmt w:val="bullet"/>
      <w:lvlText w:val=""/>
      <w:lvlJc w:val="left"/>
      <w:pPr>
        <w:ind w:left="720" w:hanging="360"/>
      </w:pPr>
      <w:rPr>
        <w:rFonts w:ascii="Symbol" w:hAnsi="Symbol"/>
      </w:rPr>
    </w:lvl>
    <w:lvl w:ilvl="7" w:tplc="D86EAAE2">
      <w:start w:val="1"/>
      <w:numFmt w:val="bullet"/>
      <w:lvlText w:val=""/>
      <w:lvlJc w:val="left"/>
      <w:pPr>
        <w:ind w:left="720" w:hanging="360"/>
      </w:pPr>
      <w:rPr>
        <w:rFonts w:ascii="Symbol" w:hAnsi="Symbol"/>
      </w:rPr>
    </w:lvl>
    <w:lvl w:ilvl="8" w:tplc="3A703120">
      <w:start w:val="1"/>
      <w:numFmt w:val="bullet"/>
      <w:lvlText w:val=""/>
      <w:lvlJc w:val="left"/>
      <w:pPr>
        <w:ind w:left="720" w:hanging="360"/>
      </w:pPr>
      <w:rPr>
        <w:rFonts w:ascii="Symbol" w:hAnsi="Symbol"/>
      </w:rPr>
    </w:lvl>
  </w:abstractNum>
  <w:abstractNum w:abstractNumId="15" w15:restartNumberingAfterBreak="0">
    <w:nsid w:val="0FA67B8B"/>
    <w:multiLevelType w:val="hybridMultilevel"/>
    <w:tmpl w:val="7BB8BF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028797A"/>
    <w:multiLevelType w:val="hybridMultilevel"/>
    <w:tmpl w:val="279E63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0C03A65"/>
    <w:multiLevelType w:val="hybridMultilevel"/>
    <w:tmpl w:val="C54EC466"/>
    <w:lvl w:ilvl="0" w:tplc="747E84B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23A78DC"/>
    <w:multiLevelType w:val="hybridMultilevel"/>
    <w:tmpl w:val="301AAE84"/>
    <w:lvl w:ilvl="0" w:tplc="BA2C9FA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3F7193E"/>
    <w:multiLevelType w:val="hybridMultilevel"/>
    <w:tmpl w:val="E80C9B92"/>
    <w:lvl w:ilvl="0" w:tplc="33AA911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4D15C14"/>
    <w:multiLevelType w:val="hybridMultilevel"/>
    <w:tmpl w:val="819CE4D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61F5ADC"/>
    <w:multiLevelType w:val="hybridMultilevel"/>
    <w:tmpl w:val="E01076CA"/>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6543D5E"/>
    <w:multiLevelType w:val="hybridMultilevel"/>
    <w:tmpl w:val="FC260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7373C56"/>
    <w:multiLevelType w:val="hybridMultilevel"/>
    <w:tmpl w:val="BBA2DC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85C3BC0"/>
    <w:multiLevelType w:val="hybridMultilevel"/>
    <w:tmpl w:val="D8B2A07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8825A88"/>
    <w:multiLevelType w:val="hybridMultilevel"/>
    <w:tmpl w:val="79622982"/>
    <w:lvl w:ilvl="0" w:tplc="9D60EAD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A9C7956"/>
    <w:multiLevelType w:val="hybridMultilevel"/>
    <w:tmpl w:val="D6EE20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CBA4AA3"/>
    <w:multiLevelType w:val="hybridMultilevel"/>
    <w:tmpl w:val="274AB7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E671883"/>
    <w:multiLevelType w:val="multilevel"/>
    <w:tmpl w:val="FB8E42D6"/>
    <w:lvl w:ilvl="0">
      <w:start w:val="1"/>
      <w:numFmt w:val="none"/>
      <w:lvlText w:val=""/>
      <w:lvlJc w:val="left"/>
      <w:pPr>
        <w:ind w:left="432" w:hanging="432"/>
      </w:pPr>
      <w:rPr>
        <w:rFonts w:hint="default"/>
      </w:rPr>
    </w:lvl>
    <w:lvl w:ilvl="1">
      <w:start w:val="1"/>
      <w:numFmt w:val="none"/>
      <w:lvlText w:val=""/>
      <w:lvlJc w:val="left"/>
      <w:pPr>
        <w:ind w:left="0" w:firstLine="0"/>
      </w:pPr>
      <w:rPr>
        <w:rFonts w:hint="default"/>
      </w:rPr>
    </w:lvl>
    <w:lvl w:ilvl="2">
      <w:start w:val="1"/>
      <w:numFmt w:val="decimal"/>
      <w:lvlText w:val="%3"/>
      <w:lvlJc w:val="left"/>
      <w:pPr>
        <w:ind w:left="0" w:firstLine="0"/>
      </w:pPr>
      <w:rPr>
        <w:rFonts w:hint="default"/>
      </w:rPr>
    </w:lvl>
    <w:lvl w:ilvl="3">
      <w:start w:val="1"/>
      <w:numFmt w:val="decimal"/>
      <w:lvlText w:val="%3.%4"/>
      <w:lvlJc w:val="left"/>
      <w:pPr>
        <w:ind w:left="0" w:firstLine="0"/>
      </w:pPr>
      <w:rPr>
        <w:rFonts w:hint="default"/>
      </w:rPr>
    </w:lvl>
    <w:lvl w:ilvl="4">
      <w:start w:val="1"/>
      <w:numFmt w:val="decimal"/>
      <w:lvlText w:val="%1%3.%4.%5"/>
      <w:lvlJc w:val="left"/>
      <w:pPr>
        <w:ind w:left="1008" w:hanging="1008"/>
      </w:pPr>
      <w:rPr>
        <w:rFonts w:hint="default"/>
      </w:rPr>
    </w:lvl>
    <w:lvl w:ilvl="5">
      <w:start w:val="1"/>
      <w:numFmt w:val="decimal"/>
      <w:lvlText w:val="%1%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1F681B79"/>
    <w:multiLevelType w:val="hybridMultilevel"/>
    <w:tmpl w:val="39640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FA251B3"/>
    <w:multiLevelType w:val="hybridMultilevel"/>
    <w:tmpl w:val="13308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FC45341"/>
    <w:multiLevelType w:val="hybridMultilevel"/>
    <w:tmpl w:val="14AC6F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01877C7"/>
    <w:multiLevelType w:val="hybridMultilevel"/>
    <w:tmpl w:val="D5EEA2A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1016D8F"/>
    <w:multiLevelType w:val="hybridMultilevel"/>
    <w:tmpl w:val="9E40705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10A3909"/>
    <w:multiLevelType w:val="hybridMultilevel"/>
    <w:tmpl w:val="DAA45776"/>
    <w:lvl w:ilvl="0" w:tplc="E29CFF82">
      <w:start w:val="1"/>
      <w:numFmt w:val="bullet"/>
      <w:pStyle w:val="WeAreCORTEXEmphasis"/>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1F5693D"/>
    <w:multiLevelType w:val="hybridMultilevel"/>
    <w:tmpl w:val="6EDA2B2C"/>
    <w:lvl w:ilvl="0" w:tplc="08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4867081"/>
    <w:multiLevelType w:val="hybridMultilevel"/>
    <w:tmpl w:val="5EFED0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4D24565"/>
    <w:multiLevelType w:val="hybridMultilevel"/>
    <w:tmpl w:val="118A3A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25A43E93"/>
    <w:multiLevelType w:val="hybridMultilevel"/>
    <w:tmpl w:val="C2803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64E2EA1"/>
    <w:multiLevelType w:val="hybridMultilevel"/>
    <w:tmpl w:val="2C260AC4"/>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0" w15:restartNumberingAfterBreak="0">
    <w:nsid w:val="271220DB"/>
    <w:multiLevelType w:val="hybridMultilevel"/>
    <w:tmpl w:val="BD8E7B1A"/>
    <w:lvl w:ilvl="0" w:tplc="AB22C95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7941DBE"/>
    <w:multiLevelType w:val="hybridMultilevel"/>
    <w:tmpl w:val="72B644C8"/>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8A20D9D"/>
    <w:multiLevelType w:val="hybridMultilevel"/>
    <w:tmpl w:val="E4680B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94D32F4"/>
    <w:multiLevelType w:val="hybridMultilevel"/>
    <w:tmpl w:val="CE24D8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A681469"/>
    <w:multiLevelType w:val="hybridMultilevel"/>
    <w:tmpl w:val="CC960BA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AD15B9C"/>
    <w:multiLevelType w:val="hybridMultilevel"/>
    <w:tmpl w:val="71788734"/>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2BFE6300"/>
    <w:multiLevelType w:val="hybridMultilevel"/>
    <w:tmpl w:val="7986A5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2C172F4E"/>
    <w:multiLevelType w:val="hybridMultilevel"/>
    <w:tmpl w:val="D9D4118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C1D1FA4"/>
    <w:multiLevelType w:val="hybridMultilevel"/>
    <w:tmpl w:val="0A0A94C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2F435A31"/>
    <w:multiLevelType w:val="hybridMultilevel"/>
    <w:tmpl w:val="E7B486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F7256E6"/>
    <w:multiLevelType w:val="hybridMultilevel"/>
    <w:tmpl w:val="1014191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30EA3355"/>
    <w:multiLevelType w:val="hybridMultilevel"/>
    <w:tmpl w:val="1B62E6D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1CE7188"/>
    <w:multiLevelType w:val="hybridMultilevel"/>
    <w:tmpl w:val="FC70FA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2774060"/>
    <w:multiLevelType w:val="hybridMultilevel"/>
    <w:tmpl w:val="7FCE930A"/>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32FF12C5"/>
    <w:multiLevelType w:val="hybridMultilevel"/>
    <w:tmpl w:val="DC7C27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306223D"/>
    <w:multiLevelType w:val="hybridMultilevel"/>
    <w:tmpl w:val="E85A637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6" w15:restartNumberingAfterBreak="0">
    <w:nsid w:val="33405277"/>
    <w:multiLevelType w:val="hybridMultilevel"/>
    <w:tmpl w:val="C26A05A8"/>
    <w:lvl w:ilvl="0" w:tplc="62A83B36">
      <w:start w:val="1"/>
      <w:numFmt w:val="bullet"/>
      <w:lvlText w:val=""/>
      <w:lvlJc w:val="left"/>
      <w:pPr>
        <w:ind w:left="720" w:hanging="360"/>
      </w:pPr>
      <w:rPr>
        <w:rFonts w:ascii="Symbol" w:hAnsi="Symbol"/>
      </w:rPr>
    </w:lvl>
    <w:lvl w:ilvl="1" w:tplc="F9420872">
      <w:start w:val="1"/>
      <w:numFmt w:val="bullet"/>
      <w:lvlText w:val=""/>
      <w:lvlJc w:val="left"/>
      <w:pPr>
        <w:ind w:left="720" w:hanging="360"/>
      </w:pPr>
      <w:rPr>
        <w:rFonts w:ascii="Symbol" w:hAnsi="Symbol"/>
      </w:rPr>
    </w:lvl>
    <w:lvl w:ilvl="2" w:tplc="51D0F2A4">
      <w:start w:val="1"/>
      <w:numFmt w:val="bullet"/>
      <w:lvlText w:val=""/>
      <w:lvlJc w:val="left"/>
      <w:pPr>
        <w:ind w:left="720" w:hanging="360"/>
      </w:pPr>
      <w:rPr>
        <w:rFonts w:ascii="Symbol" w:hAnsi="Symbol"/>
      </w:rPr>
    </w:lvl>
    <w:lvl w:ilvl="3" w:tplc="1E981336">
      <w:start w:val="1"/>
      <w:numFmt w:val="bullet"/>
      <w:lvlText w:val=""/>
      <w:lvlJc w:val="left"/>
      <w:pPr>
        <w:ind w:left="720" w:hanging="360"/>
      </w:pPr>
      <w:rPr>
        <w:rFonts w:ascii="Symbol" w:hAnsi="Symbol"/>
      </w:rPr>
    </w:lvl>
    <w:lvl w:ilvl="4" w:tplc="847E42E0">
      <w:start w:val="1"/>
      <w:numFmt w:val="bullet"/>
      <w:lvlText w:val=""/>
      <w:lvlJc w:val="left"/>
      <w:pPr>
        <w:ind w:left="720" w:hanging="360"/>
      </w:pPr>
      <w:rPr>
        <w:rFonts w:ascii="Symbol" w:hAnsi="Symbol"/>
      </w:rPr>
    </w:lvl>
    <w:lvl w:ilvl="5" w:tplc="16D0944C">
      <w:start w:val="1"/>
      <w:numFmt w:val="bullet"/>
      <w:lvlText w:val=""/>
      <w:lvlJc w:val="left"/>
      <w:pPr>
        <w:ind w:left="720" w:hanging="360"/>
      </w:pPr>
      <w:rPr>
        <w:rFonts w:ascii="Symbol" w:hAnsi="Symbol"/>
      </w:rPr>
    </w:lvl>
    <w:lvl w:ilvl="6" w:tplc="AAF40316">
      <w:start w:val="1"/>
      <w:numFmt w:val="bullet"/>
      <w:lvlText w:val=""/>
      <w:lvlJc w:val="left"/>
      <w:pPr>
        <w:ind w:left="720" w:hanging="360"/>
      </w:pPr>
      <w:rPr>
        <w:rFonts w:ascii="Symbol" w:hAnsi="Symbol"/>
      </w:rPr>
    </w:lvl>
    <w:lvl w:ilvl="7" w:tplc="B1A23B0A">
      <w:start w:val="1"/>
      <w:numFmt w:val="bullet"/>
      <w:lvlText w:val=""/>
      <w:lvlJc w:val="left"/>
      <w:pPr>
        <w:ind w:left="720" w:hanging="360"/>
      </w:pPr>
      <w:rPr>
        <w:rFonts w:ascii="Symbol" w:hAnsi="Symbol"/>
      </w:rPr>
    </w:lvl>
    <w:lvl w:ilvl="8" w:tplc="65607D78">
      <w:start w:val="1"/>
      <w:numFmt w:val="bullet"/>
      <w:lvlText w:val=""/>
      <w:lvlJc w:val="left"/>
      <w:pPr>
        <w:ind w:left="720" w:hanging="360"/>
      </w:pPr>
      <w:rPr>
        <w:rFonts w:ascii="Symbol" w:hAnsi="Symbol"/>
      </w:rPr>
    </w:lvl>
  </w:abstractNum>
  <w:abstractNum w:abstractNumId="57" w15:restartNumberingAfterBreak="0">
    <w:nsid w:val="33701C31"/>
    <w:multiLevelType w:val="hybridMultilevel"/>
    <w:tmpl w:val="5CCEC8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3489309C"/>
    <w:multiLevelType w:val="hybridMultilevel"/>
    <w:tmpl w:val="D6EE20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5677F28"/>
    <w:multiLevelType w:val="hybridMultilevel"/>
    <w:tmpl w:val="C9C637E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57F7892"/>
    <w:multiLevelType w:val="hybridMultilevel"/>
    <w:tmpl w:val="A59AA3C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60E7F55"/>
    <w:multiLevelType w:val="multilevel"/>
    <w:tmpl w:val="4DDEC27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2" w15:restartNumberingAfterBreak="0">
    <w:nsid w:val="378473C2"/>
    <w:multiLevelType w:val="hybridMultilevel"/>
    <w:tmpl w:val="6DACEA8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98721B7"/>
    <w:multiLevelType w:val="hybridMultilevel"/>
    <w:tmpl w:val="55F8A2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3A7F4972"/>
    <w:multiLevelType w:val="hybridMultilevel"/>
    <w:tmpl w:val="DA441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B3468CB"/>
    <w:multiLevelType w:val="hybridMultilevel"/>
    <w:tmpl w:val="FE36E4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3D2C7974"/>
    <w:multiLevelType w:val="hybridMultilevel"/>
    <w:tmpl w:val="6A90B5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3DBA3842"/>
    <w:multiLevelType w:val="hybridMultilevel"/>
    <w:tmpl w:val="6024A38C"/>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3DD84A66"/>
    <w:multiLevelType w:val="hybridMultilevel"/>
    <w:tmpl w:val="CC882E9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3FB66F45"/>
    <w:multiLevelType w:val="hybridMultilevel"/>
    <w:tmpl w:val="9D10EB5E"/>
    <w:lvl w:ilvl="0" w:tplc="6C8A4AD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40571080"/>
    <w:multiLevelType w:val="hybridMultilevel"/>
    <w:tmpl w:val="7842128A"/>
    <w:lvl w:ilvl="0" w:tplc="2250DCC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410771E6"/>
    <w:multiLevelType w:val="hybridMultilevel"/>
    <w:tmpl w:val="88B4D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42673A8B"/>
    <w:multiLevelType w:val="hybridMultilevel"/>
    <w:tmpl w:val="FB2A0018"/>
    <w:lvl w:ilvl="0" w:tplc="7C0431D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28F1DD7"/>
    <w:multiLevelType w:val="hybridMultilevel"/>
    <w:tmpl w:val="14AC6F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2D35B8C"/>
    <w:multiLevelType w:val="hybridMultilevel"/>
    <w:tmpl w:val="8B2A5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34316E6"/>
    <w:multiLevelType w:val="hybridMultilevel"/>
    <w:tmpl w:val="41CA42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3D75A96"/>
    <w:multiLevelType w:val="hybridMultilevel"/>
    <w:tmpl w:val="07661E98"/>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442C1038"/>
    <w:multiLevelType w:val="hybridMultilevel"/>
    <w:tmpl w:val="F0B02F38"/>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46DA5AB4"/>
    <w:multiLevelType w:val="hybridMultilevel"/>
    <w:tmpl w:val="1664374C"/>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70F5A95"/>
    <w:multiLevelType w:val="hybridMultilevel"/>
    <w:tmpl w:val="D2E427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7235797"/>
    <w:multiLevelType w:val="hybridMultilevel"/>
    <w:tmpl w:val="2B0CEE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7AD0C17"/>
    <w:multiLevelType w:val="hybridMultilevel"/>
    <w:tmpl w:val="2CA89B3C"/>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49382B5B"/>
    <w:multiLevelType w:val="hybridMultilevel"/>
    <w:tmpl w:val="4B9AAC5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497309FA"/>
    <w:multiLevelType w:val="hybridMultilevel"/>
    <w:tmpl w:val="B9AA23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49EA5515"/>
    <w:multiLevelType w:val="hybridMultilevel"/>
    <w:tmpl w:val="237CD6DC"/>
    <w:lvl w:ilvl="0" w:tplc="09D0B0E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49F8744D"/>
    <w:multiLevelType w:val="hybridMultilevel"/>
    <w:tmpl w:val="F7A0559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4A3475DC"/>
    <w:multiLevelType w:val="hybridMultilevel"/>
    <w:tmpl w:val="DC4CD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A7647F2"/>
    <w:multiLevelType w:val="hybridMultilevel"/>
    <w:tmpl w:val="B416374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A974545"/>
    <w:multiLevelType w:val="multilevel"/>
    <w:tmpl w:val="A7B68454"/>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9" w15:restartNumberingAfterBreak="0">
    <w:nsid w:val="4EC178C4"/>
    <w:multiLevelType w:val="hybridMultilevel"/>
    <w:tmpl w:val="87EE415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4EE90446"/>
    <w:multiLevelType w:val="hybridMultilevel"/>
    <w:tmpl w:val="22EE8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4EF42827"/>
    <w:multiLevelType w:val="hybridMultilevel"/>
    <w:tmpl w:val="56A0D1E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2" w15:restartNumberingAfterBreak="0">
    <w:nsid w:val="4F070D52"/>
    <w:multiLevelType w:val="hybridMultilevel"/>
    <w:tmpl w:val="71E286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0A458C7"/>
    <w:multiLevelType w:val="hybridMultilevel"/>
    <w:tmpl w:val="40BCF09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5388625B"/>
    <w:multiLevelType w:val="hybridMultilevel"/>
    <w:tmpl w:val="EF66C2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54091A35"/>
    <w:multiLevelType w:val="hybridMultilevel"/>
    <w:tmpl w:val="0F267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54D23A4B"/>
    <w:multiLevelType w:val="hybridMultilevel"/>
    <w:tmpl w:val="4B9AAC5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557418B7"/>
    <w:multiLevelType w:val="hybridMultilevel"/>
    <w:tmpl w:val="C7C2DF34"/>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55CB06CA"/>
    <w:multiLevelType w:val="hybridMultilevel"/>
    <w:tmpl w:val="FF62D6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562F16FC"/>
    <w:multiLevelType w:val="hybridMultilevel"/>
    <w:tmpl w:val="E35240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574838B0"/>
    <w:multiLevelType w:val="hybridMultilevel"/>
    <w:tmpl w:val="DFF447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57830B85"/>
    <w:multiLevelType w:val="hybridMultilevel"/>
    <w:tmpl w:val="198A4D4E"/>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59C76ED1"/>
    <w:multiLevelType w:val="hybridMultilevel"/>
    <w:tmpl w:val="4796AAC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3" w15:restartNumberingAfterBreak="0">
    <w:nsid w:val="5AD2677B"/>
    <w:multiLevelType w:val="multilevel"/>
    <w:tmpl w:val="7FB0E9DA"/>
    <w:lvl w:ilvl="0">
      <w:start w:val="1"/>
      <w:numFmt w:val="none"/>
      <w:lvlText w:val=""/>
      <w:lvlJc w:val="left"/>
      <w:pPr>
        <w:ind w:left="432" w:hanging="432"/>
      </w:pPr>
      <w:rPr>
        <w:rFonts w:hint="default"/>
      </w:rPr>
    </w:lvl>
    <w:lvl w:ilvl="1">
      <w:start w:val="1"/>
      <w:numFmt w:val="none"/>
      <w:lvlText w:val=""/>
      <w:lvlJc w:val="left"/>
      <w:pPr>
        <w:ind w:left="0" w:firstLine="0"/>
      </w:pPr>
      <w:rPr>
        <w:rFonts w:hint="default"/>
      </w:rPr>
    </w:lvl>
    <w:lvl w:ilvl="2">
      <w:start w:val="1"/>
      <w:numFmt w:val="decimal"/>
      <w:lvlText w:val="%3"/>
      <w:lvlJc w:val="left"/>
      <w:pPr>
        <w:ind w:left="0" w:firstLine="0"/>
      </w:pPr>
      <w:rPr>
        <w:rFonts w:hint="default"/>
      </w:rPr>
    </w:lvl>
    <w:lvl w:ilvl="3">
      <w:start w:val="1"/>
      <w:numFmt w:val="decimal"/>
      <w:lvlText w:val="%3.%4"/>
      <w:lvlJc w:val="left"/>
      <w:pPr>
        <w:ind w:left="0" w:firstLine="0"/>
      </w:pPr>
      <w:rPr>
        <w:rFonts w:hint="default"/>
      </w:rPr>
    </w:lvl>
    <w:lvl w:ilvl="4">
      <w:start w:val="1"/>
      <w:numFmt w:val="decimal"/>
      <w:pStyle w:val="Heading51"/>
      <w:lvlText w:val="%1%3.%4.%5"/>
      <w:lvlJc w:val="left"/>
      <w:pPr>
        <w:ind w:left="1008" w:hanging="1008"/>
      </w:pPr>
      <w:rPr>
        <w:rFonts w:hint="default"/>
      </w:rPr>
    </w:lvl>
    <w:lvl w:ilvl="5">
      <w:start w:val="1"/>
      <w:numFmt w:val="decimal"/>
      <w:lvlText w:val="%1%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4" w15:restartNumberingAfterBreak="0">
    <w:nsid w:val="5B9B0F71"/>
    <w:multiLevelType w:val="hybridMultilevel"/>
    <w:tmpl w:val="0FB88C3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5CF9180C"/>
    <w:multiLevelType w:val="hybridMultilevel"/>
    <w:tmpl w:val="A2B231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5EB042C1"/>
    <w:multiLevelType w:val="hybridMultilevel"/>
    <w:tmpl w:val="709CB084"/>
    <w:lvl w:ilvl="0" w:tplc="5DFE6F20">
      <w:start w:val="1"/>
      <w:numFmt w:val="bullet"/>
      <w:lvlText w:val=""/>
      <w:lvlJc w:val="left"/>
      <w:pPr>
        <w:ind w:left="720" w:hanging="360"/>
      </w:pPr>
      <w:rPr>
        <w:rFonts w:ascii="Symbol" w:hAnsi="Symbol"/>
      </w:rPr>
    </w:lvl>
    <w:lvl w:ilvl="1" w:tplc="7CD8F9B0">
      <w:start w:val="1"/>
      <w:numFmt w:val="bullet"/>
      <w:lvlText w:val=""/>
      <w:lvlJc w:val="left"/>
      <w:pPr>
        <w:ind w:left="720" w:hanging="360"/>
      </w:pPr>
      <w:rPr>
        <w:rFonts w:ascii="Symbol" w:hAnsi="Symbol"/>
      </w:rPr>
    </w:lvl>
    <w:lvl w:ilvl="2" w:tplc="7DE4F800">
      <w:start w:val="1"/>
      <w:numFmt w:val="bullet"/>
      <w:lvlText w:val=""/>
      <w:lvlJc w:val="left"/>
      <w:pPr>
        <w:ind w:left="720" w:hanging="360"/>
      </w:pPr>
      <w:rPr>
        <w:rFonts w:ascii="Symbol" w:hAnsi="Symbol"/>
      </w:rPr>
    </w:lvl>
    <w:lvl w:ilvl="3" w:tplc="B544A25E">
      <w:start w:val="1"/>
      <w:numFmt w:val="bullet"/>
      <w:lvlText w:val=""/>
      <w:lvlJc w:val="left"/>
      <w:pPr>
        <w:ind w:left="720" w:hanging="360"/>
      </w:pPr>
      <w:rPr>
        <w:rFonts w:ascii="Symbol" w:hAnsi="Symbol"/>
      </w:rPr>
    </w:lvl>
    <w:lvl w:ilvl="4" w:tplc="83501EEC">
      <w:start w:val="1"/>
      <w:numFmt w:val="bullet"/>
      <w:lvlText w:val=""/>
      <w:lvlJc w:val="left"/>
      <w:pPr>
        <w:ind w:left="720" w:hanging="360"/>
      </w:pPr>
      <w:rPr>
        <w:rFonts w:ascii="Symbol" w:hAnsi="Symbol"/>
      </w:rPr>
    </w:lvl>
    <w:lvl w:ilvl="5" w:tplc="8EEEA1EA">
      <w:start w:val="1"/>
      <w:numFmt w:val="bullet"/>
      <w:lvlText w:val=""/>
      <w:lvlJc w:val="left"/>
      <w:pPr>
        <w:ind w:left="720" w:hanging="360"/>
      </w:pPr>
      <w:rPr>
        <w:rFonts w:ascii="Symbol" w:hAnsi="Symbol"/>
      </w:rPr>
    </w:lvl>
    <w:lvl w:ilvl="6" w:tplc="036C871E">
      <w:start w:val="1"/>
      <w:numFmt w:val="bullet"/>
      <w:lvlText w:val=""/>
      <w:lvlJc w:val="left"/>
      <w:pPr>
        <w:ind w:left="720" w:hanging="360"/>
      </w:pPr>
      <w:rPr>
        <w:rFonts w:ascii="Symbol" w:hAnsi="Symbol"/>
      </w:rPr>
    </w:lvl>
    <w:lvl w:ilvl="7" w:tplc="0EF639D0">
      <w:start w:val="1"/>
      <w:numFmt w:val="bullet"/>
      <w:lvlText w:val=""/>
      <w:lvlJc w:val="left"/>
      <w:pPr>
        <w:ind w:left="720" w:hanging="360"/>
      </w:pPr>
      <w:rPr>
        <w:rFonts w:ascii="Symbol" w:hAnsi="Symbol"/>
      </w:rPr>
    </w:lvl>
    <w:lvl w:ilvl="8" w:tplc="42CE326E">
      <w:start w:val="1"/>
      <w:numFmt w:val="bullet"/>
      <w:lvlText w:val=""/>
      <w:lvlJc w:val="left"/>
      <w:pPr>
        <w:ind w:left="720" w:hanging="360"/>
      </w:pPr>
      <w:rPr>
        <w:rFonts w:ascii="Symbol" w:hAnsi="Symbol"/>
      </w:rPr>
    </w:lvl>
  </w:abstractNum>
  <w:abstractNum w:abstractNumId="107" w15:restartNumberingAfterBreak="0">
    <w:nsid w:val="5EB769F1"/>
    <w:multiLevelType w:val="hybridMultilevel"/>
    <w:tmpl w:val="14AC6F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5ED14F56"/>
    <w:multiLevelType w:val="hybridMultilevel"/>
    <w:tmpl w:val="97286C8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5F187894"/>
    <w:multiLevelType w:val="hybridMultilevel"/>
    <w:tmpl w:val="5AD88F0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5F532FAF"/>
    <w:multiLevelType w:val="hybridMultilevel"/>
    <w:tmpl w:val="095EB1D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610D7AB3"/>
    <w:multiLevelType w:val="hybridMultilevel"/>
    <w:tmpl w:val="A74C93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640B427E"/>
    <w:multiLevelType w:val="hybridMultilevel"/>
    <w:tmpl w:val="53EAC12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647F37FD"/>
    <w:multiLevelType w:val="hybridMultilevel"/>
    <w:tmpl w:val="6DACEA8E"/>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657F1144"/>
    <w:multiLevelType w:val="hybridMultilevel"/>
    <w:tmpl w:val="031480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65F2421C"/>
    <w:multiLevelType w:val="hybridMultilevel"/>
    <w:tmpl w:val="DC4CDF8C"/>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15:restartNumberingAfterBreak="0">
    <w:nsid w:val="669F3642"/>
    <w:multiLevelType w:val="hybridMultilevel"/>
    <w:tmpl w:val="BE9AB69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67F62797"/>
    <w:multiLevelType w:val="hybridMultilevel"/>
    <w:tmpl w:val="3B46462A"/>
    <w:lvl w:ilvl="0" w:tplc="A9A6CC1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68303C08"/>
    <w:multiLevelType w:val="multilevel"/>
    <w:tmpl w:val="FB8E42D6"/>
    <w:lvl w:ilvl="0">
      <w:start w:val="1"/>
      <w:numFmt w:val="none"/>
      <w:lvlText w:val=""/>
      <w:lvlJc w:val="left"/>
      <w:pPr>
        <w:ind w:left="432" w:hanging="432"/>
      </w:pPr>
      <w:rPr>
        <w:rFonts w:hint="default"/>
      </w:rPr>
    </w:lvl>
    <w:lvl w:ilvl="1">
      <w:start w:val="1"/>
      <w:numFmt w:val="none"/>
      <w:lvlText w:val=""/>
      <w:lvlJc w:val="left"/>
      <w:pPr>
        <w:ind w:left="0" w:firstLine="0"/>
      </w:pPr>
      <w:rPr>
        <w:rFonts w:hint="default"/>
      </w:rPr>
    </w:lvl>
    <w:lvl w:ilvl="2">
      <w:start w:val="1"/>
      <w:numFmt w:val="decimal"/>
      <w:lvlText w:val="%3"/>
      <w:lvlJc w:val="left"/>
      <w:pPr>
        <w:ind w:left="0" w:firstLine="0"/>
      </w:pPr>
      <w:rPr>
        <w:rFonts w:hint="default"/>
      </w:rPr>
    </w:lvl>
    <w:lvl w:ilvl="3">
      <w:start w:val="1"/>
      <w:numFmt w:val="decimal"/>
      <w:lvlText w:val="%3.%4"/>
      <w:lvlJc w:val="left"/>
      <w:pPr>
        <w:ind w:left="0" w:firstLine="0"/>
      </w:pPr>
      <w:rPr>
        <w:rFonts w:hint="default"/>
      </w:rPr>
    </w:lvl>
    <w:lvl w:ilvl="4">
      <w:start w:val="1"/>
      <w:numFmt w:val="decimal"/>
      <w:lvlText w:val="%1%3.%4.%5"/>
      <w:lvlJc w:val="left"/>
      <w:pPr>
        <w:ind w:left="1008" w:hanging="1008"/>
      </w:pPr>
      <w:rPr>
        <w:rFonts w:hint="default"/>
      </w:rPr>
    </w:lvl>
    <w:lvl w:ilvl="5">
      <w:start w:val="1"/>
      <w:numFmt w:val="decimal"/>
      <w:lvlText w:val="%1%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9" w15:restartNumberingAfterBreak="0">
    <w:nsid w:val="68B077E3"/>
    <w:multiLevelType w:val="hybridMultilevel"/>
    <w:tmpl w:val="FE84B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6A6A39DD"/>
    <w:multiLevelType w:val="hybridMultilevel"/>
    <w:tmpl w:val="215C11FC"/>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CC515EB"/>
    <w:multiLevelType w:val="hybridMultilevel"/>
    <w:tmpl w:val="05247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6D551FD7"/>
    <w:multiLevelType w:val="hybridMultilevel"/>
    <w:tmpl w:val="8920F0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3" w15:restartNumberingAfterBreak="0">
    <w:nsid w:val="6DF35189"/>
    <w:multiLevelType w:val="hybridMultilevel"/>
    <w:tmpl w:val="49884FC8"/>
    <w:lvl w:ilvl="0" w:tplc="6D223E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6E42254F"/>
    <w:multiLevelType w:val="hybridMultilevel"/>
    <w:tmpl w:val="E04A1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71297023"/>
    <w:multiLevelType w:val="hybridMultilevel"/>
    <w:tmpl w:val="04FEBF5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713830B8"/>
    <w:multiLevelType w:val="multilevel"/>
    <w:tmpl w:val="89A4D122"/>
    <w:lvl w:ilvl="0">
      <w:start w:val="1"/>
      <w:numFmt w:val="decimal"/>
      <w:lvlText w:val="%1"/>
      <w:lvlJc w:val="left"/>
      <w:pPr>
        <w:ind w:left="851" w:hanging="491"/>
      </w:pPr>
      <w:rPr>
        <w:rFonts w:hint="default"/>
      </w:rPr>
    </w:lvl>
    <w:lvl w:ilvl="1">
      <w:start w:val="3"/>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7" w15:restartNumberingAfterBreak="0">
    <w:nsid w:val="733A35BA"/>
    <w:multiLevelType w:val="hybridMultilevel"/>
    <w:tmpl w:val="A74C93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737363D6"/>
    <w:multiLevelType w:val="hybridMultilevel"/>
    <w:tmpl w:val="D5EEA2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742E6740"/>
    <w:multiLevelType w:val="hybridMultilevel"/>
    <w:tmpl w:val="71E286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759E73C5"/>
    <w:multiLevelType w:val="hybridMultilevel"/>
    <w:tmpl w:val="F13053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76E860F8"/>
    <w:multiLevelType w:val="multilevel"/>
    <w:tmpl w:val="49D4AF66"/>
    <w:lvl w:ilvl="0">
      <w:start w:val="1"/>
      <w:numFmt w:val="none"/>
      <w:lvlText w:val=""/>
      <w:lvlJc w:val="left"/>
      <w:pPr>
        <w:ind w:left="432" w:hanging="432"/>
      </w:pPr>
      <w:rPr>
        <w:rFonts w:hint="default"/>
      </w:rPr>
    </w:lvl>
    <w:lvl w:ilvl="1">
      <w:start w:val="1"/>
      <w:numFmt w:val="none"/>
      <w:lvlText w:val=""/>
      <w:lvlJc w:val="left"/>
      <w:pPr>
        <w:ind w:left="0" w:firstLine="0"/>
      </w:pPr>
      <w:rPr>
        <w:rFonts w:hint="default"/>
      </w:rPr>
    </w:lvl>
    <w:lvl w:ilvl="2">
      <w:start w:val="1"/>
      <w:numFmt w:val="decimal"/>
      <w:lvlText w:val="%3"/>
      <w:lvlJc w:val="left"/>
      <w:pPr>
        <w:ind w:left="0" w:firstLine="0"/>
      </w:pPr>
      <w:rPr>
        <w:rFonts w:hint="default"/>
      </w:rPr>
    </w:lvl>
    <w:lvl w:ilvl="3">
      <w:start w:val="1"/>
      <w:numFmt w:val="decimal"/>
      <w:lvlText w:val="%3.%4"/>
      <w:lvlJc w:val="left"/>
      <w:pPr>
        <w:ind w:left="0" w:firstLine="0"/>
      </w:pPr>
      <w:rPr>
        <w:rFonts w:hint="default"/>
        <w:sz w:val="24"/>
        <w:szCs w:val="28"/>
      </w:rPr>
    </w:lvl>
    <w:lvl w:ilvl="4">
      <w:start w:val="1"/>
      <w:numFmt w:val="decimal"/>
      <w:lvlText w:val="%1%3.%4.%5"/>
      <w:lvlJc w:val="left"/>
      <w:pPr>
        <w:ind w:left="1008" w:hanging="1008"/>
      </w:pPr>
      <w:rPr>
        <w:rFonts w:hint="default"/>
      </w:rPr>
    </w:lvl>
    <w:lvl w:ilvl="5">
      <w:start w:val="1"/>
      <w:numFmt w:val="decimal"/>
      <w:lvlText w:val="%1%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2" w15:restartNumberingAfterBreak="0">
    <w:nsid w:val="77886ACF"/>
    <w:multiLevelType w:val="hybridMultilevel"/>
    <w:tmpl w:val="C05AD4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9E9317C"/>
    <w:multiLevelType w:val="hybridMultilevel"/>
    <w:tmpl w:val="522CBB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7B400D17"/>
    <w:multiLevelType w:val="hybridMultilevel"/>
    <w:tmpl w:val="D5442D82"/>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5" w15:restartNumberingAfterBreak="0">
    <w:nsid w:val="7BA81EC7"/>
    <w:multiLevelType w:val="hybridMultilevel"/>
    <w:tmpl w:val="E3CEE5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7C715C3C"/>
    <w:multiLevelType w:val="hybridMultilevel"/>
    <w:tmpl w:val="9CF4D1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7D306548"/>
    <w:multiLevelType w:val="hybridMultilevel"/>
    <w:tmpl w:val="93721EE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7E5E3972"/>
    <w:multiLevelType w:val="hybridMultilevel"/>
    <w:tmpl w:val="208AB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7F4E263E"/>
    <w:multiLevelType w:val="hybridMultilevel"/>
    <w:tmpl w:val="DC4CD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69441479">
    <w:abstractNumId w:val="138"/>
  </w:num>
  <w:num w:numId="2" w16cid:durableId="1224488658">
    <w:abstractNumId w:val="88"/>
  </w:num>
  <w:num w:numId="3" w16cid:durableId="367610968">
    <w:abstractNumId w:val="61"/>
  </w:num>
  <w:num w:numId="4" w16cid:durableId="1672872309">
    <w:abstractNumId w:val="133"/>
  </w:num>
  <w:num w:numId="5" w16cid:durableId="312216491">
    <w:abstractNumId w:val="103"/>
  </w:num>
  <w:num w:numId="6" w16cid:durableId="1648365566">
    <w:abstractNumId w:val="29"/>
  </w:num>
  <w:num w:numId="7" w16cid:durableId="616765277">
    <w:abstractNumId w:val="32"/>
  </w:num>
  <w:num w:numId="8" w16cid:durableId="308635608">
    <w:abstractNumId w:val="128"/>
  </w:num>
  <w:num w:numId="9" w16cid:durableId="578248999">
    <w:abstractNumId w:val="59"/>
  </w:num>
  <w:num w:numId="10" w16cid:durableId="1693875659">
    <w:abstractNumId w:val="5"/>
  </w:num>
  <w:num w:numId="11" w16cid:durableId="614680718">
    <w:abstractNumId w:val="22"/>
  </w:num>
  <w:num w:numId="12" w16cid:durableId="955258897">
    <w:abstractNumId w:val="95"/>
  </w:num>
  <w:num w:numId="13" w16cid:durableId="63797138">
    <w:abstractNumId w:val="127"/>
  </w:num>
  <w:num w:numId="14" w16cid:durableId="3755019">
    <w:abstractNumId w:val="6"/>
  </w:num>
  <w:num w:numId="15" w16cid:durableId="13117400">
    <w:abstractNumId w:val="111"/>
  </w:num>
  <w:num w:numId="16" w16cid:durableId="1245187564">
    <w:abstractNumId w:val="102"/>
  </w:num>
  <w:num w:numId="17" w16cid:durableId="1123962075">
    <w:abstractNumId w:val="91"/>
  </w:num>
  <w:num w:numId="18" w16cid:durableId="1077478397">
    <w:abstractNumId w:val="71"/>
  </w:num>
  <w:num w:numId="19" w16cid:durableId="876116031">
    <w:abstractNumId w:val="30"/>
  </w:num>
  <w:num w:numId="20" w16cid:durableId="1483736930">
    <w:abstractNumId w:val="64"/>
  </w:num>
  <w:num w:numId="21" w16cid:durableId="1531718874">
    <w:abstractNumId w:val="124"/>
  </w:num>
  <w:num w:numId="22" w16cid:durableId="1607731165">
    <w:abstractNumId w:val="65"/>
  </w:num>
  <w:num w:numId="23" w16cid:durableId="1384409685">
    <w:abstractNumId w:val="34"/>
  </w:num>
  <w:num w:numId="24" w16cid:durableId="400953851">
    <w:abstractNumId w:val="19"/>
  </w:num>
  <w:num w:numId="25" w16cid:durableId="2124179503">
    <w:abstractNumId w:val="123"/>
  </w:num>
  <w:num w:numId="26" w16cid:durableId="627975122">
    <w:abstractNumId w:val="122"/>
  </w:num>
  <w:num w:numId="27" w16cid:durableId="54495349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6953244">
    <w:abstractNumId w:val="126"/>
    <w:lvlOverride w:ilvl="0">
      <w:lvl w:ilvl="0">
        <w:start w:val="1"/>
        <w:numFmt w:val="decimal"/>
        <w:lvlText w:val="%1"/>
        <w:lvlJc w:val="left"/>
        <w:pPr>
          <w:ind w:left="851" w:hanging="491"/>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9" w16cid:durableId="838733075">
    <w:abstractNumId w:val="126"/>
  </w:num>
  <w:num w:numId="30" w16cid:durableId="959799532">
    <w:abstractNumId w:val="66"/>
  </w:num>
  <w:num w:numId="31" w16cid:durableId="383333748">
    <w:abstractNumId w:val="83"/>
  </w:num>
  <w:num w:numId="32" w16cid:durableId="1406218275">
    <w:abstractNumId w:val="135"/>
  </w:num>
  <w:num w:numId="33" w16cid:durableId="1631126602">
    <w:abstractNumId w:val="126"/>
    <w:lvlOverride w:ilvl="0">
      <w:startOverride w:val="1"/>
      <w:lvl w:ilvl="0">
        <w:start w:val="1"/>
        <w:numFmt w:val="decimal"/>
        <w:lvlText w:val="%1"/>
        <w:lvlJc w:val="left"/>
        <w:pPr>
          <w:ind w:left="851" w:hanging="491"/>
        </w:pPr>
        <w:rPr>
          <w:rFonts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right"/>
        <w:pPr>
          <w:ind w:left="2160" w:hanging="18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34" w16cid:durableId="1561749603">
    <w:abstractNumId w:val="50"/>
  </w:num>
  <w:num w:numId="35" w16cid:durableId="1719283007">
    <w:abstractNumId w:val="44"/>
  </w:num>
  <w:num w:numId="36" w16cid:durableId="292760641">
    <w:abstractNumId w:val="99"/>
  </w:num>
  <w:num w:numId="37" w16cid:durableId="46728653">
    <w:abstractNumId w:val="16"/>
  </w:num>
  <w:num w:numId="38" w16cid:durableId="1608267567">
    <w:abstractNumId w:val="12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78046198">
    <w:abstractNumId w:val="54"/>
  </w:num>
  <w:num w:numId="40" w16cid:durableId="992412021">
    <w:abstractNumId w:val="40"/>
  </w:num>
  <w:num w:numId="41" w16cid:durableId="559705852">
    <w:abstractNumId w:val="53"/>
  </w:num>
  <w:num w:numId="42" w16cid:durableId="379548987">
    <w:abstractNumId w:val="20"/>
  </w:num>
  <w:num w:numId="43" w16cid:durableId="529344989">
    <w:abstractNumId w:val="118"/>
  </w:num>
  <w:num w:numId="44" w16cid:durableId="746462521">
    <w:abstractNumId w:val="31"/>
  </w:num>
  <w:num w:numId="45" w16cid:durableId="1487937325">
    <w:abstractNumId w:val="12"/>
  </w:num>
  <w:num w:numId="46" w16cid:durableId="905070205">
    <w:abstractNumId w:val="84"/>
  </w:num>
  <w:num w:numId="47" w16cid:durableId="2110805660">
    <w:abstractNumId w:val="113"/>
  </w:num>
  <w:num w:numId="48" w16cid:durableId="1721398750">
    <w:abstractNumId w:val="93"/>
  </w:num>
  <w:num w:numId="49" w16cid:durableId="178857690">
    <w:abstractNumId w:val="115"/>
  </w:num>
  <w:num w:numId="50" w16cid:durableId="798694169">
    <w:abstractNumId w:val="4"/>
  </w:num>
  <w:num w:numId="51" w16cid:durableId="904953036">
    <w:abstractNumId w:val="70"/>
  </w:num>
  <w:num w:numId="52" w16cid:durableId="1284115476">
    <w:abstractNumId w:val="126"/>
    <w:lvlOverride w:ilvl="0">
      <w:startOverride w:val="1"/>
      <w:lvl w:ilvl="0">
        <w:start w:val="1"/>
        <w:numFmt w:val="decimal"/>
        <w:lvlText w:val="%1"/>
        <w:lvlJc w:val="left"/>
        <w:pPr>
          <w:ind w:left="851" w:hanging="491"/>
        </w:pPr>
        <w:rPr>
          <w:rFonts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right"/>
        <w:pPr>
          <w:ind w:left="2160" w:hanging="18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53" w16cid:durableId="1446121308">
    <w:abstractNumId w:val="131"/>
  </w:num>
  <w:num w:numId="54" w16cid:durableId="1817645881">
    <w:abstractNumId w:val="28"/>
  </w:num>
  <w:num w:numId="55" w16cid:durableId="581376065">
    <w:abstractNumId w:val="48"/>
  </w:num>
  <w:num w:numId="56" w16cid:durableId="1003703099">
    <w:abstractNumId w:val="80"/>
  </w:num>
  <w:num w:numId="57" w16cid:durableId="1658462522">
    <w:abstractNumId w:val="25"/>
  </w:num>
  <w:num w:numId="58" w16cid:durableId="1909219221">
    <w:abstractNumId w:val="17"/>
  </w:num>
  <w:num w:numId="59" w16cid:durableId="662589505">
    <w:abstractNumId w:val="36"/>
  </w:num>
  <w:num w:numId="60" w16cid:durableId="515731612">
    <w:abstractNumId w:val="101"/>
  </w:num>
  <w:num w:numId="61" w16cid:durableId="1447504213">
    <w:abstractNumId w:val="69"/>
  </w:num>
  <w:num w:numId="62" w16cid:durableId="1742021667">
    <w:abstractNumId w:val="18"/>
  </w:num>
  <w:num w:numId="63" w16cid:durableId="2066682632">
    <w:abstractNumId w:val="77"/>
  </w:num>
  <w:num w:numId="64" w16cid:durableId="1151481317">
    <w:abstractNumId w:val="47"/>
  </w:num>
  <w:num w:numId="65" w16cid:durableId="1244413112">
    <w:abstractNumId w:val="78"/>
  </w:num>
  <w:num w:numId="66" w16cid:durableId="448478745">
    <w:abstractNumId w:val="13"/>
  </w:num>
  <w:num w:numId="67" w16cid:durableId="402678510">
    <w:abstractNumId w:val="104"/>
  </w:num>
  <w:num w:numId="68" w16cid:durableId="74939744">
    <w:abstractNumId w:val="67"/>
  </w:num>
  <w:num w:numId="69" w16cid:durableId="588465984">
    <w:abstractNumId w:val="120"/>
  </w:num>
  <w:num w:numId="70" w16cid:durableId="736050760">
    <w:abstractNumId w:val="117"/>
  </w:num>
  <w:num w:numId="71" w16cid:durableId="318506799">
    <w:abstractNumId w:val="137"/>
  </w:num>
  <w:num w:numId="72" w16cid:durableId="1500805310">
    <w:abstractNumId w:val="35"/>
  </w:num>
  <w:num w:numId="73" w16cid:durableId="1432972824">
    <w:abstractNumId w:val="72"/>
  </w:num>
  <w:num w:numId="74" w16cid:durableId="1879078890">
    <w:abstractNumId w:val="11"/>
  </w:num>
  <w:num w:numId="75" w16cid:durableId="579170817">
    <w:abstractNumId w:val="8"/>
  </w:num>
  <w:num w:numId="76" w16cid:durableId="1921331480">
    <w:abstractNumId w:val="119"/>
  </w:num>
  <w:num w:numId="77" w16cid:durableId="443185753">
    <w:abstractNumId w:val="74"/>
  </w:num>
  <w:num w:numId="78" w16cid:durableId="2075270469">
    <w:abstractNumId w:val="121"/>
  </w:num>
  <w:num w:numId="79" w16cid:durableId="132758957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794204911">
    <w:abstractNumId w:val="90"/>
  </w:num>
  <w:num w:numId="81" w16cid:durableId="2038658572">
    <w:abstractNumId w:val="15"/>
  </w:num>
  <w:num w:numId="82" w16cid:durableId="1791436310">
    <w:abstractNumId w:val="87"/>
  </w:num>
  <w:num w:numId="83" w16cid:durableId="1712991609">
    <w:abstractNumId w:val="136"/>
  </w:num>
  <w:num w:numId="84" w16cid:durableId="654987850">
    <w:abstractNumId w:val="0"/>
  </w:num>
  <w:num w:numId="85" w16cid:durableId="868834166">
    <w:abstractNumId w:val="114"/>
  </w:num>
  <w:num w:numId="86" w16cid:durableId="402534293">
    <w:abstractNumId w:val="27"/>
  </w:num>
  <w:num w:numId="87" w16cid:durableId="911893230">
    <w:abstractNumId w:val="46"/>
  </w:num>
  <w:num w:numId="88" w16cid:durableId="218517846">
    <w:abstractNumId w:val="62"/>
  </w:num>
  <w:num w:numId="89" w16cid:durableId="136457170">
    <w:abstractNumId w:val="139"/>
  </w:num>
  <w:num w:numId="90" w16cid:durableId="1070270335">
    <w:abstractNumId w:val="7"/>
  </w:num>
  <w:num w:numId="91" w16cid:durableId="902764300">
    <w:abstractNumId w:val="107"/>
  </w:num>
  <w:num w:numId="92" w16cid:durableId="1613247183">
    <w:abstractNumId w:val="52"/>
  </w:num>
  <w:num w:numId="93" w16cid:durableId="2103992570">
    <w:abstractNumId w:val="73"/>
  </w:num>
  <w:num w:numId="94" w16cid:durableId="584923388">
    <w:abstractNumId w:val="39"/>
  </w:num>
  <w:num w:numId="95" w16cid:durableId="1228538196">
    <w:abstractNumId w:val="86"/>
  </w:num>
  <w:num w:numId="96" w16cid:durableId="837887914">
    <w:abstractNumId w:val="56"/>
  </w:num>
  <w:num w:numId="97" w16cid:durableId="1692609171">
    <w:abstractNumId w:val="9"/>
  </w:num>
  <w:num w:numId="98" w16cid:durableId="2039624229">
    <w:abstractNumId w:val="106"/>
  </w:num>
  <w:num w:numId="99" w16cid:durableId="59057119">
    <w:abstractNumId w:val="14"/>
  </w:num>
  <w:num w:numId="100" w16cid:durableId="1525292642">
    <w:abstractNumId w:val="37"/>
  </w:num>
  <w:num w:numId="101" w16cid:durableId="1081759144">
    <w:abstractNumId w:val="49"/>
  </w:num>
  <w:num w:numId="102" w16cid:durableId="1113862251">
    <w:abstractNumId w:val="38"/>
  </w:num>
  <w:num w:numId="103" w16cid:durableId="2052419075">
    <w:abstractNumId w:val="85"/>
  </w:num>
  <w:num w:numId="104" w16cid:durableId="261305913">
    <w:abstractNumId w:val="110"/>
  </w:num>
  <w:num w:numId="105" w16cid:durableId="1247614452">
    <w:abstractNumId w:val="129"/>
  </w:num>
  <w:num w:numId="106" w16cid:durableId="1964581333">
    <w:abstractNumId w:val="57"/>
  </w:num>
  <w:num w:numId="107" w16cid:durableId="146482879">
    <w:abstractNumId w:val="42"/>
  </w:num>
  <w:num w:numId="108" w16cid:durableId="1025520474">
    <w:abstractNumId w:val="92"/>
  </w:num>
  <w:num w:numId="109" w16cid:durableId="1870022338">
    <w:abstractNumId w:val="81"/>
  </w:num>
  <w:num w:numId="110" w16cid:durableId="427894067">
    <w:abstractNumId w:val="68"/>
  </w:num>
  <w:num w:numId="111" w16cid:durableId="744642425">
    <w:abstractNumId w:val="125"/>
  </w:num>
  <w:num w:numId="112" w16cid:durableId="475028322">
    <w:abstractNumId w:val="2"/>
  </w:num>
  <w:num w:numId="113" w16cid:durableId="538517838">
    <w:abstractNumId w:val="98"/>
  </w:num>
  <w:num w:numId="114" w16cid:durableId="389035545">
    <w:abstractNumId w:val="24"/>
  </w:num>
  <w:num w:numId="115" w16cid:durableId="1503547535">
    <w:abstractNumId w:val="76"/>
  </w:num>
  <w:num w:numId="116" w16cid:durableId="2087729910">
    <w:abstractNumId w:val="45"/>
  </w:num>
  <w:num w:numId="117" w16cid:durableId="1401639264">
    <w:abstractNumId w:val="43"/>
  </w:num>
  <w:num w:numId="118" w16cid:durableId="1379013421">
    <w:abstractNumId w:val="116"/>
  </w:num>
  <w:num w:numId="119" w16cid:durableId="2102408530">
    <w:abstractNumId w:val="89"/>
  </w:num>
  <w:num w:numId="120" w16cid:durableId="145320126">
    <w:abstractNumId w:val="109"/>
  </w:num>
  <w:num w:numId="121" w16cid:durableId="1378359119">
    <w:abstractNumId w:val="112"/>
  </w:num>
  <w:num w:numId="122" w16cid:durableId="2129933546">
    <w:abstractNumId w:val="51"/>
  </w:num>
  <w:num w:numId="123" w16cid:durableId="861087783">
    <w:abstractNumId w:val="105"/>
  </w:num>
  <w:num w:numId="124" w16cid:durableId="951014929">
    <w:abstractNumId w:val="75"/>
  </w:num>
  <w:num w:numId="125" w16cid:durableId="1032733120">
    <w:abstractNumId w:val="79"/>
  </w:num>
  <w:num w:numId="126" w16cid:durableId="749425400">
    <w:abstractNumId w:val="108"/>
  </w:num>
  <w:num w:numId="127" w16cid:durableId="1955942418">
    <w:abstractNumId w:val="26"/>
  </w:num>
  <w:num w:numId="128" w16cid:durableId="960187554">
    <w:abstractNumId w:val="63"/>
  </w:num>
  <w:num w:numId="129" w16cid:durableId="1242175956">
    <w:abstractNumId w:val="88"/>
  </w:num>
  <w:num w:numId="130" w16cid:durableId="1634825230">
    <w:abstractNumId w:val="1"/>
  </w:num>
  <w:num w:numId="131" w16cid:durableId="1709644557">
    <w:abstractNumId w:val="23"/>
  </w:num>
  <w:num w:numId="132" w16cid:durableId="1340696204">
    <w:abstractNumId w:val="97"/>
  </w:num>
  <w:num w:numId="133" w16cid:durableId="1659922610">
    <w:abstractNumId w:val="60"/>
  </w:num>
  <w:num w:numId="134" w16cid:durableId="1448505490">
    <w:abstractNumId w:val="82"/>
  </w:num>
  <w:num w:numId="135" w16cid:durableId="574702044">
    <w:abstractNumId w:val="100"/>
  </w:num>
  <w:num w:numId="136" w16cid:durableId="1329751342">
    <w:abstractNumId w:val="94"/>
  </w:num>
  <w:num w:numId="137" w16cid:durableId="924848698">
    <w:abstractNumId w:val="132"/>
  </w:num>
  <w:num w:numId="138" w16cid:durableId="373698686">
    <w:abstractNumId w:val="96"/>
  </w:num>
  <w:num w:numId="139" w16cid:durableId="57559495">
    <w:abstractNumId w:val="41"/>
  </w:num>
  <w:num w:numId="140" w16cid:durableId="216161760">
    <w:abstractNumId w:val="21"/>
  </w:num>
  <w:num w:numId="141" w16cid:durableId="721056041">
    <w:abstractNumId w:val="134"/>
  </w:num>
  <w:num w:numId="142" w16cid:durableId="1341733515">
    <w:abstractNumId w:val="33"/>
  </w:num>
  <w:num w:numId="143" w16cid:durableId="83495877">
    <w:abstractNumId w:val="58"/>
  </w:num>
  <w:num w:numId="144" w16cid:durableId="681707226">
    <w:abstractNumId w:val="130"/>
  </w:num>
  <w:num w:numId="145" w16cid:durableId="1426534654">
    <w:abstractNumId w:val="55"/>
  </w:num>
  <w:num w:numId="146" w16cid:durableId="1102646725">
    <w:abstractNumId w:val="3"/>
  </w:num>
  <w:num w:numId="147" w16cid:durableId="393820505">
    <w:abstractNumId w:val="10"/>
  </w:num>
  <w:numIdMacAtCleanup w:val="1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an Rudawski">
    <w15:presenceInfo w15:providerId="AD" w15:userId="S::sebastian.rudawski@wearecortex.com::8e81f103-5f93-4d0b-88f5-6f73570e6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linkStyles/>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UwNza0MDMysjQ1MTdT0lEKTi0uzszPAykwrAUADA7JdSwAAAA="/>
  </w:docVars>
  <w:rsids>
    <w:rsidRoot w:val="00700EF6"/>
    <w:rsid w:val="00001BD0"/>
    <w:rsid w:val="00004A2F"/>
    <w:rsid w:val="00014A14"/>
    <w:rsid w:val="00014C66"/>
    <w:rsid w:val="00016FC0"/>
    <w:rsid w:val="00020D6C"/>
    <w:rsid w:val="000221B0"/>
    <w:rsid w:val="000237C9"/>
    <w:rsid w:val="00024C52"/>
    <w:rsid w:val="0003005F"/>
    <w:rsid w:val="000300DC"/>
    <w:rsid w:val="00030E55"/>
    <w:rsid w:val="00032B8B"/>
    <w:rsid w:val="00035B61"/>
    <w:rsid w:val="000422B7"/>
    <w:rsid w:val="00044A91"/>
    <w:rsid w:val="0005490B"/>
    <w:rsid w:val="00060CAB"/>
    <w:rsid w:val="00064D77"/>
    <w:rsid w:val="000656F0"/>
    <w:rsid w:val="00093625"/>
    <w:rsid w:val="000A1656"/>
    <w:rsid w:val="000A16AA"/>
    <w:rsid w:val="000A5DE5"/>
    <w:rsid w:val="000A7807"/>
    <w:rsid w:val="000B343E"/>
    <w:rsid w:val="000B3798"/>
    <w:rsid w:val="000C607F"/>
    <w:rsid w:val="000D0F03"/>
    <w:rsid w:val="000D1DBA"/>
    <w:rsid w:val="000E2BA8"/>
    <w:rsid w:val="000E3EBD"/>
    <w:rsid w:val="000F54D9"/>
    <w:rsid w:val="00100869"/>
    <w:rsid w:val="00102EFB"/>
    <w:rsid w:val="00145000"/>
    <w:rsid w:val="001676D8"/>
    <w:rsid w:val="0017035D"/>
    <w:rsid w:val="00172EB5"/>
    <w:rsid w:val="001775D0"/>
    <w:rsid w:val="00180BD1"/>
    <w:rsid w:val="00184FF6"/>
    <w:rsid w:val="0018687F"/>
    <w:rsid w:val="00193E1F"/>
    <w:rsid w:val="00194C79"/>
    <w:rsid w:val="001968ED"/>
    <w:rsid w:val="001970A0"/>
    <w:rsid w:val="001A34DE"/>
    <w:rsid w:val="001B3286"/>
    <w:rsid w:val="001C66A2"/>
    <w:rsid w:val="00200210"/>
    <w:rsid w:val="00204F60"/>
    <w:rsid w:val="00211B68"/>
    <w:rsid w:val="002124AD"/>
    <w:rsid w:val="00220B97"/>
    <w:rsid w:val="00224ABA"/>
    <w:rsid w:val="00230061"/>
    <w:rsid w:val="00232F22"/>
    <w:rsid w:val="00235E67"/>
    <w:rsid w:val="00237969"/>
    <w:rsid w:val="00237DA8"/>
    <w:rsid w:val="00256DC8"/>
    <w:rsid w:val="00257120"/>
    <w:rsid w:val="00263657"/>
    <w:rsid w:val="002636E5"/>
    <w:rsid w:val="00286B44"/>
    <w:rsid w:val="00291D24"/>
    <w:rsid w:val="00293110"/>
    <w:rsid w:val="0029409F"/>
    <w:rsid w:val="002A0DCA"/>
    <w:rsid w:val="002A0EBA"/>
    <w:rsid w:val="002C2AB1"/>
    <w:rsid w:val="002D061A"/>
    <w:rsid w:val="002D1CD8"/>
    <w:rsid w:val="002E2B10"/>
    <w:rsid w:val="002E2DFF"/>
    <w:rsid w:val="00300D87"/>
    <w:rsid w:val="003025A8"/>
    <w:rsid w:val="0030282A"/>
    <w:rsid w:val="00332CBB"/>
    <w:rsid w:val="003554A4"/>
    <w:rsid w:val="00355E61"/>
    <w:rsid w:val="003562F5"/>
    <w:rsid w:val="00356853"/>
    <w:rsid w:val="003637DA"/>
    <w:rsid w:val="00364BA3"/>
    <w:rsid w:val="0036738C"/>
    <w:rsid w:val="003769D0"/>
    <w:rsid w:val="00383A6B"/>
    <w:rsid w:val="003858C3"/>
    <w:rsid w:val="00395C93"/>
    <w:rsid w:val="003A601F"/>
    <w:rsid w:val="003B1625"/>
    <w:rsid w:val="003B1AF5"/>
    <w:rsid w:val="003C300E"/>
    <w:rsid w:val="003D0651"/>
    <w:rsid w:val="003D5CA2"/>
    <w:rsid w:val="003D665D"/>
    <w:rsid w:val="003D7E47"/>
    <w:rsid w:val="003E216D"/>
    <w:rsid w:val="004050E2"/>
    <w:rsid w:val="00405E23"/>
    <w:rsid w:val="00406317"/>
    <w:rsid w:val="00416DE2"/>
    <w:rsid w:val="0042557E"/>
    <w:rsid w:val="00430799"/>
    <w:rsid w:val="004406BF"/>
    <w:rsid w:val="00440B22"/>
    <w:rsid w:val="00443EC0"/>
    <w:rsid w:val="00447F86"/>
    <w:rsid w:val="00454DE4"/>
    <w:rsid w:val="00454F23"/>
    <w:rsid w:val="004610D2"/>
    <w:rsid w:val="0046217B"/>
    <w:rsid w:val="0046465C"/>
    <w:rsid w:val="00474C98"/>
    <w:rsid w:val="004765CA"/>
    <w:rsid w:val="004840B5"/>
    <w:rsid w:val="00486D2C"/>
    <w:rsid w:val="004A1E72"/>
    <w:rsid w:val="004A4A6D"/>
    <w:rsid w:val="004C5E52"/>
    <w:rsid w:val="004D0D95"/>
    <w:rsid w:val="004F43D1"/>
    <w:rsid w:val="00505AD9"/>
    <w:rsid w:val="00505B11"/>
    <w:rsid w:val="00521943"/>
    <w:rsid w:val="005266CF"/>
    <w:rsid w:val="00537A82"/>
    <w:rsid w:val="00547FE2"/>
    <w:rsid w:val="00552891"/>
    <w:rsid w:val="00555479"/>
    <w:rsid w:val="00556A31"/>
    <w:rsid w:val="00556C0F"/>
    <w:rsid w:val="00561A3C"/>
    <w:rsid w:val="00563FD3"/>
    <w:rsid w:val="00564F2A"/>
    <w:rsid w:val="005737F2"/>
    <w:rsid w:val="00585E1C"/>
    <w:rsid w:val="00590045"/>
    <w:rsid w:val="005B0FEF"/>
    <w:rsid w:val="005B20FB"/>
    <w:rsid w:val="005B2368"/>
    <w:rsid w:val="005B24A9"/>
    <w:rsid w:val="005B40D2"/>
    <w:rsid w:val="005B53E2"/>
    <w:rsid w:val="005C1822"/>
    <w:rsid w:val="005C35FA"/>
    <w:rsid w:val="005D5206"/>
    <w:rsid w:val="006146F4"/>
    <w:rsid w:val="006200B6"/>
    <w:rsid w:val="0062718F"/>
    <w:rsid w:val="00635BA4"/>
    <w:rsid w:val="0064031B"/>
    <w:rsid w:val="00656E75"/>
    <w:rsid w:val="00665CB5"/>
    <w:rsid w:val="006829C2"/>
    <w:rsid w:val="00684433"/>
    <w:rsid w:val="00693BF4"/>
    <w:rsid w:val="006A229F"/>
    <w:rsid w:val="006A2BEB"/>
    <w:rsid w:val="006A470C"/>
    <w:rsid w:val="006B4510"/>
    <w:rsid w:val="006B60FE"/>
    <w:rsid w:val="006C1586"/>
    <w:rsid w:val="006C3D70"/>
    <w:rsid w:val="006D2D60"/>
    <w:rsid w:val="006D3A03"/>
    <w:rsid w:val="006D64EE"/>
    <w:rsid w:val="006E491B"/>
    <w:rsid w:val="006E60FF"/>
    <w:rsid w:val="006E76B7"/>
    <w:rsid w:val="00700EF6"/>
    <w:rsid w:val="00700F10"/>
    <w:rsid w:val="00702C19"/>
    <w:rsid w:val="00705CE3"/>
    <w:rsid w:val="007141A3"/>
    <w:rsid w:val="00716388"/>
    <w:rsid w:val="0072072D"/>
    <w:rsid w:val="00740E83"/>
    <w:rsid w:val="0074746F"/>
    <w:rsid w:val="00753BE2"/>
    <w:rsid w:val="00754E28"/>
    <w:rsid w:val="00755B30"/>
    <w:rsid w:val="00764924"/>
    <w:rsid w:val="00770E96"/>
    <w:rsid w:val="007778F8"/>
    <w:rsid w:val="007854BB"/>
    <w:rsid w:val="0079539F"/>
    <w:rsid w:val="007A4CEF"/>
    <w:rsid w:val="007C6F2E"/>
    <w:rsid w:val="007C7722"/>
    <w:rsid w:val="007D0EFC"/>
    <w:rsid w:val="007D4DCB"/>
    <w:rsid w:val="007E0C6B"/>
    <w:rsid w:val="007E22DA"/>
    <w:rsid w:val="007F0201"/>
    <w:rsid w:val="0081519D"/>
    <w:rsid w:val="008353FC"/>
    <w:rsid w:val="00836F5A"/>
    <w:rsid w:val="008370C8"/>
    <w:rsid w:val="008424F1"/>
    <w:rsid w:val="008464F2"/>
    <w:rsid w:val="00852F6C"/>
    <w:rsid w:val="008548BF"/>
    <w:rsid w:val="00855B0A"/>
    <w:rsid w:val="0085702A"/>
    <w:rsid w:val="008926D1"/>
    <w:rsid w:val="00894F44"/>
    <w:rsid w:val="008A0530"/>
    <w:rsid w:val="008A14CB"/>
    <w:rsid w:val="008B3AFA"/>
    <w:rsid w:val="008B6CA2"/>
    <w:rsid w:val="008B796F"/>
    <w:rsid w:val="008C7F80"/>
    <w:rsid w:val="008D141B"/>
    <w:rsid w:val="008F17B8"/>
    <w:rsid w:val="008F381F"/>
    <w:rsid w:val="008F666D"/>
    <w:rsid w:val="009031FE"/>
    <w:rsid w:val="00907523"/>
    <w:rsid w:val="009102DB"/>
    <w:rsid w:val="00916DD0"/>
    <w:rsid w:val="00924C61"/>
    <w:rsid w:val="00924FF9"/>
    <w:rsid w:val="00933B37"/>
    <w:rsid w:val="00937894"/>
    <w:rsid w:val="00941D4D"/>
    <w:rsid w:val="00944522"/>
    <w:rsid w:val="00951EC1"/>
    <w:rsid w:val="00961180"/>
    <w:rsid w:val="0096607E"/>
    <w:rsid w:val="0096688F"/>
    <w:rsid w:val="00973F0F"/>
    <w:rsid w:val="0099754D"/>
    <w:rsid w:val="009A097A"/>
    <w:rsid w:val="009A1CB0"/>
    <w:rsid w:val="009B0C08"/>
    <w:rsid w:val="009B2E0E"/>
    <w:rsid w:val="009D0E92"/>
    <w:rsid w:val="009D12FD"/>
    <w:rsid w:val="009D3C0D"/>
    <w:rsid w:val="009D3D33"/>
    <w:rsid w:val="009D661B"/>
    <w:rsid w:val="009E09E7"/>
    <w:rsid w:val="00A032B0"/>
    <w:rsid w:val="00A03946"/>
    <w:rsid w:val="00A06EA4"/>
    <w:rsid w:val="00A151FA"/>
    <w:rsid w:val="00A17FEE"/>
    <w:rsid w:val="00A22789"/>
    <w:rsid w:val="00A26F1A"/>
    <w:rsid w:val="00A313B2"/>
    <w:rsid w:val="00A31D54"/>
    <w:rsid w:val="00A36F70"/>
    <w:rsid w:val="00A51887"/>
    <w:rsid w:val="00A718AE"/>
    <w:rsid w:val="00A77EE2"/>
    <w:rsid w:val="00A805E5"/>
    <w:rsid w:val="00A85140"/>
    <w:rsid w:val="00A91BEB"/>
    <w:rsid w:val="00A94E82"/>
    <w:rsid w:val="00A97A34"/>
    <w:rsid w:val="00AA2967"/>
    <w:rsid w:val="00AA2BD0"/>
    <w:rsid w:val="00AB1405"/>
    <w:rsid w:val="00AB1616"/>
    <w:rsid w:val="00AC547F"/>
    <w:rsid w:val="00AD160A"/>
    <w:rsid w:val="00AE19E5"/>
    <w:rsid w:val="00AE21A0"/>
    <w:rsid w:val="00AE2517"/>
    <w:rsid w:val="00AE2C02"/>
    <w:rsid w:val="00AF1F54"/>
    <w:rsid w:val="00AF5F60"/>
    <w:rsid w:val="00B24FA2"/>
    <w:rsid w:val="00B26157"/>
    <w:rsid w:val="00B36344"/>
    <w:rsid w:val="00B41F03"/>
    <w:rsid w:val="00B50519"/>
    <w:rsid w:val="00B540C7"/>
    <w:rsid w:val="00B55FC3"/>
    <w:rsid w:val="00B56370"/>
    <w:rsid w:val="00B5665A"/>
    <w:rsid w:val="00B6123E"/>
    <w:rsid w:val="00B64258"/>
    <w:rsid w:val="00B65574"/>
    <w:rsid w:val="00B73CAA"/>
    <w:rsid w:val="00B743F5"/>
    <w:rsid w:val="00B80CCC"/>
    <w:rsid w:val="00B825D2"/>
    <w:rsid w:val="00B87A95"/>
    <w:rsid w:val="00B92C54"/>
    <w:rsid w:val="00B9433D"/>
    <w:rsid w:val="00BA1453"/>
    <w:rsid w:val="00BA7863"/>
    <w:rsid w:val="00BB4648"/>
    <w:rsid w:val="00BC0E65"/>
    <w:rsid w:val="00BD0CC5"/>
    <w:rsid w:val="00BD170D"/>
    <w:rsid w:val="00BD53A1"/>
    <w:rsid w:val="00BE1E34"/>
    <w:rsid w:val="00C01831"/>
    <w:rsid w:val="00C119AF"/>
    <w:rsid w:val="00C158E3"/>
    <w:rsid w:val="00C22A64"/>
    <w:rsid w:val="00C35DBA"/>
    <w:rsid w:val="00C45B71"/>
    <w:rsid w:val="00C47330"/>
    <w:rsid w:val="00C507C2"/>
    <w:rsid w:val="00C54229"/>
    <w:rsid w:val="00C5560D"/>
    <w:rsid w:val="00C62F82"/>
    <w:rsid w:val="00C72B71"/>
    <w:rsid w:val="00C77365"/>
    <w:rsid w:val="00C86CD8"/>
    <w:rsid w:val="00CB2C9D"/>
    <w:rsid w:val="00CB3C6B"/>
    <w:rsid w:val="00CB4EFC"/>
    <w:rsid w:val="00CB6B4E"/>
    <w:rsid w:val="00CC0EB2"/>
    <w:rsid w:val="00CC7416"/>
    <w:rsid w:val="00CD7C9A"/>
    <w:rsid w:val="00CE457D"/>
    <w:rsid w:val="00CE682F"/>
    <w:rsid w:val="00D0214E"/>
    <w:rsid w:val="00D022AE"/>
    <w:rsid w:val="00D056B0"/>
    <w:rsid w:val="00D143BC"/>
    <w:rsid w:val="00D23693"/>
    <w:rsid w:val="00D30C72"/>
    <w:rsid w:val="00D326EE"/>
    <w:rsid w:val="00D3387D"/>
    <w:rsid w:val="00D405F0"/>
    <w:rsid w:val="00D5469B"/>
    <w:rsid w:val="00D55CF8"/>
    <w:rsid w:val="00D57FF2"/>
    <w:rsid w:val="00D6005B"/>
    <w:rsid w:val="00D65822"/>
    <w:rsid w:val="00D80FF0"/>
    <w:rsid w:val="00D901A7"/>
    <w:rsid w:val="00D903F3"/>
    <w:rsid w:val="00D9234C"/>
    <w:rsid w:val="00DC5E44"/>
    <w:rsid w:val="00DD36D2"/>
    <w:rsid w:val="00DE567A"/>
    <w:rsid w:val="00E02808"/>
    <w:rsid w:val="00E03542"/>
    <w:rsid w:val="00E0588A"/>
    <w:rsid w:val="00E1075F"/>
    <w:rsid w:val="00E3381C"/>
    <w:rsid w:val="00E368BC"/>
    <w:rsid w:val="00E41259"/>
    <w:rsid w:val="00E47D23"/>
    <w:rsid w:val="00E52D26"/>
    <w:rsid w:val="00E62C8C"/>
    <w:rsid w:val="00E70914"/>
    <w:rsid w:val="00E73FA5"/>
    <w:rsid w:val="00E81E74"/>
    <w:rsid w:val="00E94320"/>
    <w:rsid w:val="00EA2446"/>
    <w:rsid w:val="00EC2297"/>
    <w:rsid w:val="00EC3FBC"/>
    <w:rsid w:val="00ED0A7B"/>
    <w:rsid w:val="00ED1B16"/>
    <w:rsid w:val="00ED24E8"/>
    <w:rsid w:val="00ED7122"/>
    <w:rsid w:val="00EE4786"/>
    <w:rsid w:val="00EE76FC"/>
    <w:rsid w:val="00EF15C1"/>
    <w:rsid w:val="00EF668F"/>
    <w:rsid w:val="00F051C9"/>
    <w:rsid w:val="00F10B80"/>
    <w:rsid w:val="00F10BBD"/>
    <w:rsid w:val="00F11EB1"/>
    <w:rsid w:val="00F32DF4"/>
    <w:rsid w:val="00F32EFC"/>
    <w:rsid w:val="00F364E9"/>
    <w:rsid w:val="00F41DA7"/>
    <w:rsid w:val="00F4326D"/>
    <w:rsid w:val="00F47F4D"/>
    <w:rsid w:val="00F50C41"/>
    <w:rsid w:val="00F54FCF"/>
    <w:rsid w:val="00F67C00"/>
    <w:rsid w:val="00F7397E"/>
    <w:rsid w:val="00F829FC"/>
    <w:rsid w:val="00F85880"/>
    <w:rsid w:val="00F86CB2"/>
    <w:rsid w:val="00F931C7"/>
    <w:rsid w:val="00F960AD"/>
    <w:rsid w:val="00F97145"/>
    <w:rsid w:val="00FA4596"/>
    <w:rsid w:val="00FB6695"/>
    <w:rsid w:val="00FC3850"/>
    <w:rsid w:val="00FC759C"/>
    <w:rsid w:val="00FD2B8F"/>
    <w:rsid w:val="00FD31C9"/>
    <w:rsid w:val="00FE7DD0"/>
    <w:rsid w:val="00FF71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24F5D"/>
  <w15:chartTrackingRefBased/>
  <w15:docId w15:val="{DA07624A-98FE-41BE-81B7-762FDDFEA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D3387D"/>
    <w:rPr>
      <w:rFonts w:ascii="Poppins" w:hAnsi="Poppins"/>
      <w:sz w:val="20"/>
    </w:rPr>
  </w:style>
  <w:style w:type="paragraph" w:styleId="Heading1">
    <w:name w:val="heading 1"/>
    <w:aliases w:val="Heading"/>
    <w:basedOn w:val="Normal"/>
    <w:next w:val="Normal"/>
    <w:link w:val="Heading1Char"/>
    <w:autoRedefine/>
    <w:uiPriority w:val="2"/>
    <w:qFormat/>
    <w:rsid w:val="00D3387D"/>
    <w:pPr>
      <w:keepNext/>
      <w:keepLines/>
      <w:pageBreakBefore/>
      <w:numPr>
        <w:numId w:val="2"/>
      </w:numPr>
      <w:spacing w:before="240" w:after="0"/>
      <w:outlineLvl w:val="0"/>
    </w:pPr>
    <w:rPr>
      <w:rFonts w:eastAsiaTheme="majorEastAsia" w:cstheme="majorBidi"/>
      <w:b/>
      <w:color w:val="282864"/>
      <w:sz w:val="48"/>
      <w:szCs w:val="32"/>
    </w:rPr>
  </w:style>
  <w:style w:type="paragraph" w:styleId="Heading2">
    <w:name w:val="heading 2"/>
    <w:aliases w:val="Sub-heading 1"/>
    <w:basedOn w:val="Heading1"/>
    <w:next w:val="Normal"/>
    <w:link w:val="Heading2Char"/>
    <w:uiPriority w:val="3"/>
    <w:qFormat/>
    <w:rsid w:val="00D3387D"/>
    <w:pPr>
      <w:pageBreakBefore w:val="0"/>
      <w:numPr>
        <w:ilvl w:val="1"/>
      </w:numPr>
      <w:outlineLvl w:val="1"/>
    </w:pPr>
    <w:rPr>
      <w:sz w:val="40"/>
      <w:szCs w:val="40"/>
    </w:rPr>
  </w:style>
  <w:style w:type="paragraph" w:styleId="Heading3">
    <w:name w:val="heading 3"/>
    <w:aliases w:val="Sub-heading 2"/>
    <w:basedOn w:val="Normal"/>
    <w:next w:val="Normal"/>
    <w:link w:val="Heading3Char"/>
    <w:uiPriority w:val="4"/>
    <w:qFormat/>
    <w:rsid w:val="00D3387D"/>
    <w:pPr>
      <w:keepNext/>
      <w:keepLines/>
      <w:spacing w:before="40" w:after="0"/>
      <w:outlineLvl w:val="2"/>
    </w:pPr>
    <w:rPr>
      <w:rFonts w:ascii="Poppins SemiBold" w:eastAsiaTheme="majorEastAsia" w:hAnsi="Poppins SemiBold" w:cstheme="majorBidi"/>
      <w:color w:val="282864"/>
      <w:sz w:val="36"/>
      <w:szCs w:val="24"/>
    </w:rPr>
  </w:style>
  <w:style w:type="paragraph" w:styleId="Heading4">
    <w:name w:val="heading 4"/>
    <w:aliases w:val="Sub-heading 3"/>
    <w:basedOn w:val="Normal"/>
    <w:next w:val="Normal"/>
    <w:link w:val="Heading4Char"/>
    <w:uiPriority w:val="5"/>
    <w:qFormat/>
    <w:rsid w:val="00D3387D"/>
    <w:pPr>
      <w:keepNext/>
      <w:keepLines/>
      <w:spacing w:before="40" w:after="0"/>
      <w:outlineLvl w:val="3"/>
    </w:pPr>
    <w:rPr>
      <w:rFonts w:eastAsiaTheme="majorEastAsia" w:cstheme="majorBidi"/>
      <w:iCs/>
      <w:color w:val="282864"/>
      <w:sz w:val="32"/>
    </w:rPr>
  </w:style>
  <w:style w:type="paragraph" w:styleId="Heading5">
    <w:name w:val="heading 5"/>
    <w:basedOn w:val="Normal"/>
    <w:next w:val="Normal"/>
    <w:link w:val="Heading5Char"/>
    <w:uiPriority w:val="9"/>
    <w:rsid w:val="00D3387D"/>
    <w:pPr>
      <w:keepNext/>
      <w:keepLines/>
      <w:spacing w:before="40" w:after="0"/>
      <w:outlineLvl w:val="4"/>
    </w:pPr>
    <w:rPr>
      <w:rFonts w:asciiTheme="majorHAnsi" w:eastAsiaTheme="majorEastAsia" w:hAnsiTheme="majorHAnsi" w:cstheme="majorBidi"/>
      <w:color w:val="1E1E4A" w:themeColor="accent1" w:themeShade="BF"/>
    </w:rPr>
  </w:style>
  <w:style w:type="paragraph" w:styleId="Heading6">
    <w:name w:val="heading 6"/>
    <w:basedOn w:val="Normal"/>
    <w:next w:val="Normal"/>
    <w:link w:val="Heading6Char"/>
    <w:uiPriority w:val="9"/>
    <w:qFormat/>
    <w:rsid w:val="00D3387D"/>
    <w:pPr>
      <w:keepNext/>
      <w:keepLines/>
      <w:spacing w:before="40" w:after="0"/>
      <w:outlineLvl w:val="5"/>
    </w:pPr>
    <w:rPr>
      <w:rFonts w:asciiTheme="majorHAnsi" w:eastAsiaTheme="majorEastAsia" w:hAnsiTheme="majorHAnsi" w:cstheme="majorBidi"/>
      <w:color w:val="141431" w:themeColor="accent1" w:themeShade="7F"/>
    </w:rPr>
  </w:style>
  <w:style w:type="paragraph" w:styleId="Heading7">
    <w:name w:val="heading 7"/>
    <w:basedOn w:val="Normal"/>
    <w:next w:val="Normal"/>
    <w:link w:val="Heading7Char"/>
    <w:uiPriority w:val="9"/>
    <w:qFormat/>
    <w:rsid w:val="00D3387D"/>
    <w:pPr>
      <w:keepNext/>
      <w:keepLines/>
      <w:spacing w:before="40" w:after="0"/>
      <w:outlineLvl w:val="6"/>
    </w:pPr>
    <w:rPr>
      <w:rFonts w:asciiTheme="majorHAnsi" w:eastAsiaTheme="majorEastAsia" w:hAnsiTheme="majorHAnsi" w:cstheme="majorBidi"/>
      <w:i/>
      <w:iCs/>
      <w:color w:val="141431" w:themeColor="accent1" w:themeShade="7F"/>
    </w:rPr>
  </w:style>
  <w:style w:type="paragraph" w:styleId="Heading8">
    <w:name w:val="heading 8"/>
    <w:basedOn w:val="Normal"/>
    <w:next w:val="Normal"/>
    <w:link w:val="Heading8Char"/>
    <w:uiPriority w:val="9"/>
    <w:semiHidden/>
    <w:qFormat/>
    <w:rsid w:val="00D3387D"/>
    <w:pPr>
      <w:keepNext/>
      <w:keepLines/>
      <w:spacing w:before="40" w:after="0"/>
      <w:outlineLvl w:val="7"/>
    </w:pPr>
    <w:rPr>
      <w:rFonts w:asciiTheme="majorHAnsi" w:eastAsiaTheme="majorEastAsia" w:hAnsiTheme="majorHAnsi" w:cstheme="majorBidi"/>
      <w:color w:val="38388C" w:themeColor="text1" w:themeTint="D8"/>
      <w:sz w:val="21"/>
      <w:szCs w:val="21"/>
    </w:rPr>
  </w:style>
  <w:style w:type="paragraph" w:styleId="Heading9">
    <w:name w:val="heading 9"/>
    <w:basedOn w:val="Normal"/>
    <w:next w:val="Normal"/>
    <w:link w:val="Heading9Char"/>
    <w:uiPriority w:val="9"/>
    <w:semiHidden/>
    <w:qFormat/>
    <w:rsid w:val="00D3387D"/>
    <w:pPr>
      <w:keepNext/>
      <w:keepLines/>
      <w:spacing w:before="40" w:after="0"/>
      <w:outlineLvl w:val="8"/>
    </w:pPr>
    <w:rPr>
      <w:rFonts w:asciiTheme="majorHAnsi" w:eastAsiaTheme="majorEastAsia" w:hAnsiTheme="majorHAnsi" w:cstheme="majorBidi"/>
      <w:i/>
      <w:iCs/>
      <w:color w:val="38388C" w:themeColor="text1" w:themeTint="D8"/>
      <w:sz w:val="21"/>
      <w:szCs w:val="21"/>
    </w:rPr>
  </w:style>
  <w:style w:type="character" w:default="1" w:styleId="DefaultParagraphFont">
    <w:name w:val="Default Paragraph Font"/>
    <w:uiPriority w:val="1"/>
    <w:semiHidden/>
    <w:unhideWhenUsed/>
    <w:rsid w:val="00D338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387D"/>
  </w:style>
  <w:style w:type="table" w:styleId="TableGrid">
    <w:name w:val="Table Grid"/>
    <w:basedOn w:val="TableNormal"/>
    <w:uiPriority w:val="39"/>
    <w:rsid w:val="00D33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D338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A7AC9" w:themeColor="text1" w:themeTint="80"/>
        </w:tcBorders>
        <w:shd w:val="clear" w:color="auto" w:fill="E6E6E6" w:themeFill="background1"/>
      </w:tcPr>
    </w:tblStylePr>
    <w:tblStylePr w:type="lastRow">
      <w:rPr>
        <w:rFonts w:asciiTheme="majorHAnsi" w:eastAsiaTheme="majorEastAsia" w:hAnsiTheme="majorHAnsi" w:cstheme="majorBidi"/>
        <w:i/>
        <w:iCs/>
        <w:sz w:val="26"/>
      </w:rPr>
      <w:tblPr/>
      <w:tcPr>
        <w:tcBorders>
          <w:top w:val="single" w:sz="4" w:space="0" w:color="7A7AC9" w:themeColor="text1" w:themeTint="80"/>
        </w:tcBorders>
        <w:shd w:val="clear" w:color="auto" w:fill="E6E6E6"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A7AC9" w:themeColor="text1" w:themeTint="80"/>
        </w:tcBorders>
        <w:shd w:val="clear" w:color="auto" w:fill="E6E6E6" w:themeFill="background1"/>
      </w:tcPr>
    </w:tblStylePr>
    <w:tblStylePr w:type="lastCol">
      <w:rPr>
        <w:rFonts w:asciiTheme="majorHAnsi" w:eastAsiaTheme="majorEastAsia" w:hAnsiTheme="majorHAnsi" w:cstheme="majorBidi"/>
        <w:i/>
        <w:iCs/>
        <w:sz w:val="26"/>
      </w:rPr>
      <w:tblPr/>
      <w:tcPr>
        <w:tcBorders>
          <w:left w:val="single" w:sz="4" w:space="0" w:color="7A7AC9" w:themeColor="text1" w:themeTint="80"/>
        </w:tcBorders>
        <w:shd w:val="clear" w:color="auto" w:fill="E6E6E6" w:themeFill="background1"/>
      </w:tcPr>
    </w:tblStylePr>
    <w:tblStylePr w:type="band1Vert">
      <w:tblPr/>
      <w:tcPr>
        <w:shd w:val="clear" w:color="auto" w:fill="DADADA" w:themeFill="background1" w:themeFillShade="F2"/>
      </w:tcPr>
    </w:tblStylePr>
    <w:tblStylePr w:type="band1Horz">
      <w:tblPr/>
      <w:tcPr>
        <w:shd w:val="clear" w:color="auto" w:fill="DADADA"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D3387D"/>
    <w:pPr>
      <w:spacing w:after="0" w:line="240" w:lineRule="auto"/>
    </w:pPr>
    <w:tblPr>
      <w:tblStyleRowBandSize w:val="1"/>
      <w:tblStyleColBandSize w:val="1"/>
      <w:tblBorders>
        <w:top w:val="single" w:sz="4" w:space="0" w:color="7A7AC9" w:themeColor="text1" w:themeTint="80"/>
        <w:bottom w:val="single" w:sz="4" w:space="0" w:color="7A7AC9" w:themeColor="text1" w:themeTint="80"/>
      </w:tblBorders>
    </w:tblPr>
    <w:tblStylePr w:type="firstRow">
      <w:rPr>
        <w:b/>
        <w:bCs/>
      </w:rPr>
      <w:tblPr/>
      <w:tcPr>
        <w:tcBorders>
          <w:bottom w:val="single" w:sz="4" w:space="0" w:color="7A7AC9" w:themeColor="text1" w:themeTint="80"/>
        </w:tcBorders>
      </w:tcPr>
    </w:tblStylePr>
    <w:tblStylePr w:type="lastRow">
      <w:rPr>
        <w:b/>
        <w:bCs/>
      </w:rPr>
      <w:tblPr/>
      <w:tcPr>
        <w:tcBorders>
          <w:top w:val="single" w:sz="4" w:space="0" w:color="7A7AC9" w:themeColor="text1" w:themeTint="80"/>
        </w:tcBorders>
      </w:tcPr>
    </w:tblStylePr>
    <w:tblStylePr w:type="firstCol">
      <w:rPr>
        <w:b/>
        <w:bCs/>
      </w:rPr>
    </w:tblStylePr>
    <w:tblStylePr w:type="lastCol">
      <w:rPr>
        <w:b/>
        <w:bCs/>
      </w:rPr>
    </w:tblStylePr>
    <w:tblStylePr w:type="band1Vert">
      <w:tblPr/>
      <w:tcPr>
        <w:tcBorders>
          <w:left w:val="single" w:sz="4" w:space="0" w:color="7A7AC9" w:themeColor="text1" w:themeTint="80"/>
          <w:right w:val="single" w:sz="4" w:space="0" w:color="7A7AC9" w:themeColor="text1" w:themeTint="80"/>
        </w:tcBorders>
      </w:tcPr>
    </w:tblStylePr>
    <w:tblStylePr w:type="band2Vert">
      <w:tblPr/>
      <w:tcPr>
        <w:tcBorders>
          <w:left w:val="single" w:sz="4" w:space="0" w:color="7A7AC9" w:themeColor="text1" w:themeTint="80"/>
          <w:right w:val="single" w:sz="4" w:space="0" w:color="7A7AC9" w:themeColor="text1" w:themeTint="80"/>
        </w:tcBorders>
      </w:tcPr>
    </w:tblStylePr>
    <w:tblStylePr w:type="band1Horz">
      <w:tblPr/>
      <w:tcPr>
        <w:tcBorders>
          <w:top w:val="single" w:sz="4" w:space="0" w:color="7A7AC9" w:themeColor="text1" w:themeTint="80"/>
          <w:bottom w:val="single" w:sz="4" w:space="0" w:color="7A7AC9" w:themeColor="text1" w:themeTint="80"/>
        </w:tcBorders>
      </w:tcPr>
    </w:tblStylePr>
  </w:style>
  <w:style w:type="table" w:styleId="ListTable3">
    <w:name w:val="List Table 3"/>
    <w:basedOn w:val="TableNormal"/>
    <w:uiPriority w:val="48"/>
    <w:rsid w:val="00D3387D"/>
    <w:pPr>
      <w:spacing w:after="0" w:line="240" w:lineRule="auto"/>
    </w:pPr>
    <w:tblPr>
      <w:tblStyleRowBandSize w:val="1"/>
      <w:tblStyleColBandSize w:val="1"/>
      <w:tblBorders>
        <w:top w:val="single" w:sz="4" w:space="0" w:color="282864" w:themeColor="text1"/>
        <w:left w:val="single" w:sz="4" w:space="0" w:color="282864" w:themeColor="text1"/>
        <w:bottom w:val="single" w:sz="4" w:space="0" w:color="282864" w:themeColor="text1"/>
        <w:right w:val="single" w:sz="4" w:space="0" w:color="282864" w:themeColor="text1"/>
      </w:tblBorders>
    </w:tblPr>
    <w:tblStylePr w:type="firstRow">
      <w:rPr>
        <w:b/>
        <w:bCs/>
        <w:color w:val="E6E6E6" w:themeColor="background1"/>
      </w:rPr>
      <w:tblPr/>
      <w:tcPr>
        <w:shd w:val="clear" w:color="auto" w:fill="282864" w:themeFill="text1"/>
      </w:tcPr>
    </w:tblStylePr>
    <w:tblStylePr w:type="lastRow">
      <w:rPr>
        <w:b/>
        <w:bCs/>
      </w:rPr>
      <w:tblPr/>
      <w:tcPr>
        <w:tcBorders>
          <w:top w:val="double" w:sz="4" w:space="0" w:color="282864" w:themeColor="text1"/>
        </w:tcBorders>
        <w:shd w:val="clear" w:color="auto" w:fill="E6E6E6" w:themeFill="background1"/>
      </w:tcPr>
    </w:tblStylePr>
    <w:tblStylePr w:type="firstCol">
      <w:rPr>
        <w:b/>
        <w:bCs/>
      </w:rPr>
      <w:tblPr/>
      <w:tcPr>
        <w:tcBorders>
          <w:right w:val="nil"/>
        </w:tcBorders>
        <w:shd w:val="clear" w:color="auto" w:fill="E6E6E6" w:themeFill="background1"/>
      </w:tcPr>
    </w:tblStylePr>
    <w:tblStylePr w:type="lastCol">
      <w:rPr>
        <w:b/>
        <w:bCs/>
      </w:rPr>
      <w:tblPr/>
      <w:tcPr>
        <w:tcBorders>
          <w:left w:val="nil"/>
        </w:tcBorders>
        <w:shd w:val="clear" w:color="auto" w:fill="E6E6E6" w:themeFill="background1"/>
      </w:tcPr>
    </w:tblStylePr>
    <w:tblStylePr w:type="band1Vert">
      <w:tblPr/>
      <w:tcPr>
        <w:tcBorders>
          <w:left w:val="single" w:sz="4" w:space="0" w:color="282864" w:themeColor="text1"/>
          <w:right w:val="single" w:sz="4" w:space="0" w:color="282864" w:themeColor="text1"/>
        </w:tcBorders>
      </w:tcPr>
    </w:tblStylePr>
    <w:tblStylePr w:type="band1Horz">
      <w:tblPr/>
      <w:tcPr>
        <w:tcBorders>
          <w:top w:val="single" w:sz="4" w:space="0" w:color="282864" w:themeColor="text1"/>
          <w:bottom w:val="single" w:sz="4" w:space="0" w:color="282864"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82864" w:themeColor="text1"/>
          <w:left w:val="nil"/>
        </w:tcBorders>
      </w:tcPr>
    </w:tblStylePr>
    <w:tblStylePr w:type="swCell">
      <w:tblPr/>
      <w:tcPr>
        <w:tcBorders>
          <w:top w:val="double" w:sz="4" w:space="0" w:color="282864" w:themeColor="text1"/>
          <w:right w:val="nil"/>
        </w:tcBorders>
      </w:tcPr>
    </w:tblStylePr>
  </w:style>
  <w:style w:type="table" w:styleId="ListTable5Dark">
    <w:name w:val="List Table 5 Dark"/>
    <w:basedOn w:val="TableNormal"/>
    <w:uiPriority w:val="50"/>
    <w:rsid w:val="00D3387D"/>
    <w:pPr>
      <w:spacing w:after="0" w:line="240" w:lineRule="auto"/>
    </w:pPr>
    <w:rPr>
      <w:color w:val="E6E6E6" w:themeColor="background1"/>
    </w:rPr>
    <w:tblPr>
      <w:tblStyleRowBandSize w:val="1"/>
      <w:tblStyleColBandSize w:val="1"/>
      <w:tblBorders>
        <w:top w:val="single" w:sz="24" w:space="0" w:color="282864" w:themeColor="text1"/>
        <w:left w:val="single" w:sz="24" w:space="0" w:color="282864" w:themeColor="text1"/>
        <w:bottom w:val="single" w:sz="24" w:space="0" w:color="282864" w:themeColor="text1"/>
        <w:right w:val="single" w:sz="24" w:space="0" w:color="282864" w:themeColor="text1"/>
      </w:tblBorders>
    </w:tblPr>
    <w:tcPr>
      <w:shd w:val="clear" w:color="auto" w:fill="282864" w:themeFill="text1"/>
    </w:tcPr>
    <w:tblStylePr w:type="firstRow">
      <w:rPr>
        <w:b/>
        <w:bCs/>
      </w:rPr>
      <w:tblPr/>
      <w:tcPr>
        <w:tcBorders>
          <w:bottom w:val="single" w:sz="18" w:space="0" w:color="E6E6E6" w:themeColor="background1"/>
        </w:tcBorders>
      </w:tcPr>
    </w:tblStylePr>
    <w:tblStylePr w:type="lastRow">
      <w:rPr>
        <w:b/>
        <w:bCs/>
      </w:rPr>
      <w:tblPr/>
      <w:tcPr>
        <w:tcBorders>
          <w:top w:val="single" w:sz="4" w:space="0" w:color="E6E6E6" w:themeColor="background1"/>
        </w:tcBorders>
      </w:tcPr>
    </w:tblStylePr>
    <w:tblStylePr w:type="firstCol">
      <w:rPr>
        <w:b/>
        <w:bCs/>
      </w:rPr>
      <w:tblPr/>
      <w:tcPr>
        <w:tcBorders>
          <w:right w:val="single" w:sz="4" w:space="0" w:color="E6E6E6" w:themeColor="background1"/>
        </w:tcBorders>
      </w:tcPr>
    </w:tblStylePr>
    <w:tblStylePr w:type="lastCol">
      <w:rPr>
        <w:b/>
        <w:bCs/>
      </w:rPr>
      <w:tblPr/>
      <w:tcPr>
        <w:tcBorders>
          <w:left w:val="single" w:sz="4" w:space="0" w:color="E6E6E6" w:themeColor="background1"/>
        </w:tcBorders>
      </w:tcPr>
    </w:tblStylePr>
    <w:tblStylePr w:type="band1Vert">
      <w:tblPr/>
      <w:tcPr>
        <w:tcBorders>
          <w:left w:val="single" w:sz="4" w:space="0" w:color="E6E6E6" w:themeColor="background1"/>
          <w:right w:val="single" w:sz="4" w:space="0" w:color="E6E6E6" w:themeColor="background1"/>
        </w:tcBorders>
      </w:tcPr>
    </w:tblStylePr>
    <w:tblStylePr w:type="band2Vert">
      <w:tblPr/>
      <w:tcPr>
        <w:tcBorders>
          <w:left w:val="single" w:sz="4" w:space="0" w:color="E6E6E6" w:themeColor="background1"/>
          <w:right w:val="single" w:sz="4" w:space="0" w:color="E6E6E6" w:themeColor="background1"/>
        </w:tcBorders>
      </w:tcPr>
    </w:tblStylePr>
    <w:tblStylePr w:type="band1Horz">
      <w:tblPr/>
      <w:tcPr>
        <w:tcBorders>
          <w:top w:val="single" w:sz="4" w:space="0" w:color="E6E6E6" w:themeColor="background1"/>
          <w:bottom w:val="single" w:sz="4" w:space="0" w:color="E6E6E6"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3387D"/>
    <w:pPr>
      <w:spacing w:after="0" w:line="240" w:lineRule="auto"/>
    </w:pPr>
    <w:rPr>
      <w:color w:val="E6E6E6" w:themeColor="background1"/>
    </w:rPr>
    <w:tblPr>
      <w:tblStyleRowBandSize w:val="1"/>
      <w:tblStyleColBandSize w:val="1"/>
      <w:tblBorders>
        <w:top w:val="single" w:sz="24" w:space="0" w:color="D62599" w:themeColor="accent6"/>
        <w:left w:val="single" w:sz="24" w:space="0" w:color="D62599" w:themeColor="accent6"/>
        <w:bottom w:val="single" w:sz="24" w:space="0" w:color="D62599" w:themeColor="accent6"/>
        <w:right w:val="single" w:sz="24" w:space="0" w:color="D62599" w:themeColor="accent6"/>
      </w:tblBorders>
    </w:tblPr>
    <w:tcPr>
      <w:shd w:val="clear" w:color="auto" w:fill="D62599" w:themeFill="accent6"/>
    </w:tcPr>
    <w:tblStylePr w:type="firstRow">
      <w:rPr>
        <w:b/>
        <w:bCs/>
      </w:rPr>
      <w:tblPr/>
      <w:tcPr>
        <w:tcBorders>
          <w:bottom w:val="single" w:sz="18" w:space="0" w:color="E6E6E6" w:themeColor="background1"/>
        </w:tcBorders>
      </w:tcPr>
    </w:tblStylePr>
    <w:tblStylePr w:type="lastRow">
      <w:rPr>
        <w:b/>
        <w:bCs/>
      </w:rPr>
      <w:tblPr/>
      <w:tcPr>
        <w:tcBorders>
          <w:top w:val="single" w:sz="4" w:space="0" w:color="E6E6E6" w:themeColor="background1"/>
        </w:tcBorders>
      </w:tcPr>
    </w:tblStylePr>
    <w:tblStylePr w:type="firstCol">
      <w:rPr>
        <w:b/>
        <w:bCs/>
      </w:rPr>
      <w:tblPr/>
      <w:tcPr>
        <w:tcBorders>
          <w:right w:val="single" w:sz="4" w:space="0" w:color="E6E6E6" w:themeColor="background1"/>
        </w:tcBorders>
      </w:tcPr>
    </w:tblStylePr>
    <w:tblStylePr w:type="lastCol">
      <w:rPr>
        <w:b/>
        <w:bCs/>
      </w:rPr>
      <w:tblPr/>
      <w:tcPr>
        <w:tcBorders>
          <w:left w:val="single" w:sz="4" w:space="0" w:color="E6E6E6" w:themeColor="background1"/>
        </w:tcBorders>
      </w:tcPr>
    </w:tblStylePr>
    <w:tblStylePr w:type="band1Vert">
      <w:tblPr/>
      <w:tcPr>
        <w:tcBorders>
          <w:left w:val="single" w:sz="4" w:space="0" w:color="E6E6E6" w:themeColor="background1"/>
          <w:right w:val="single" w:sz="4" w:space="0" w:color="E6E6E6" w:themeColor="background1"/>
        </w:tcBorders>
      </w:tcPr>
    </w:tblStylePr>
    <w:tblStylePr w:type="band2Vert">
      <w:tblPr/>
      <w:tcPr>
        <w:tcBorders>
          <w:left w:val="single" w:sz="4" w:space="0" w:color="E6E6E6" w:themeColor="background1"/>
          <w:right w:val="single" w:sz="4" w:space="0" w:color="E6E6E6" w:themeColor="background1"/>
        </w:tcBorders>
      </w:tcPr>
    </w:tblStylePr>
    <w:tblStylePr w:type="band1Horz">
      <w:tblPr/>
      <w:tcPr>
        <w:tcBorders>
          <w:top w:val="single" w:sz="4" w:space="0" w:color="E6E6E6" w:themeColor="background1"/>
          <w:bottom w:val="single" w:sz="4" w:space="0" w:color="E6E6E6"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7ColourfulAccent6">
    <w:name w:val="Grid Table 7 Colorful Accent 6"/>
    <w:basedOn w:val="TableNormal"/>
    <w:uiPriority w:val="52"/>
    <w:rsid w:val="00D3387D"/>
    <w:pPr>
      <w:spacing w:after="0" w:line="240" w:lineRule="auto"/>
    </w:pPr>
    <w:rPr>
      <w:color w:val="A01B72" w:themeColor="accent6" w:themeShade="BF"/>
    </w:rPr>
    <w:tblPr>
      <w:tblStyleRowBandSize w:val="1"/>
      <w:tblStyleColBandSize w:val="1"/>
      <w:tblBorders>
        <w:top w:val="single" w:sz="4" w:space="0" w:color="E87AC2" w:themeColor="accent6" w:themeTint="99"/>
        <w:left w:val="single" w:sz="4" w:space="0" w:color="E87AC2" w:themeColor="accent6" w:themeTint="99"/>
        <w:bottom w:val="single" w:sz="4" w:space="0" w:color="E87AC2" w:themeColor="accent6" w:themeTint="99"/>
        <w:right w:val="single" w:sz="4" w:space="0" w:color="E87AC2" w:themeColor="accent6" w:themeTint="99"/>
        <w:insideH w:val="single" w:sz="4" w:space="0" w:color="E87AC2" w:themeColor="accent6" w:themeTint="99"/>
        <w:insideV w:val="single" w:sz="4" w:space="0" w:color="E87AC2" w:themeColor="accent6" w:themeTint="99"/>
      </w:tblBorders>
    </w:tblPr>
    <w:tblStylePr w:type="firstRow">
      <w:rPr>
        <w:b/>
        <w:bCs/>
      </w:rPr>
      <w:tblPr/>
      <w:tcPr>
        <w:tcBorders>
          <w:top w:val="nil"/>
          <w:left w:val="nil"/>
          <w:right w:val="nil"/>
          <w:insideH w:val="nil"/>
          <w:insideV w:val="nil"/>
        </w:tcBorders>
        <w:shd w:val="clear" w:color="auto" w:fill="E6E6E6" w:themeFill="background1"/>
      </w:tcPr>
    </w:tblStylePr>
    <w:tblStylePr w:type="lastRow">
      <w:rPr>
        <w:b/>
        <w:bCs/>
      </w:rPr>
      <w:tblPr/>
      <w:tcPr>
        <w:tcBorders>
          <w:left w:val="nil"/>
          <w:bottom w:val="nil"/>
          <w:right w:val="nil"/>
          <w:insideH w:val="nil"/>
          <w:insideV w:val="nil"/>
        </w:tcBorders>
        <w:shd w:val="clear" w:color="auto" w:fill="E6E6E6" w:themeFill="background1"/>
      </w:tcPr>
    </w:tblStylePr>
    <w:tblStylePr w:type="firstCol">
      <w:pPr>
        <w:jc w:val="right"/>
      </w:pPr>
      <w:rPr>
        <w:i/>
        <w:iCs/>
      </w:rPr>
      <w:tblPr/>
      <w:tcPr>
        <w:tcBorders>
          <w:top w:val="nil"/>
          <w:left w:val="nil"/>
          <w:bottom w:val="nil"/>
          <w:insideH w:val="nil"/>
          <w:insideV w:val="nil"/>
        </w:tcBorders>
        <w:shd w:val="clear" w:color="auto" w:fill="E6E6E6" w:themeFill="background1"/>
      </w:tcPr>
    </w:tblStylePr>
    <w:tblStylePr w:type="lastCol">
      <w:rPr>
        <w:i/>
        <w:iCs/>
      </w:rPr>
      <w:tblPr/>
      <w:tcPr>
        <w:tcBorders>
          <w:top w:val="nil"/>
          <w:bottom w:val="nil"/>
          <w:right w:val="nil"/>
          <w:insideH w:val="nil"/>
          <w:insideV w:val="nil"/>
        </w:tcBorders>
        <w:shd w:val="clear" w:color="auto" w:fill="E6E6E6" w:themeFill="background1"/>
      </w:tcPr>
    </w:tblStylePr>
    <w:tblStylePr w:type="band1Vert">
      <w:tblPr/>
      <w:tcPr>
        <w:shd w:val="clear" w:color="auto" w:fill="F7D2EA" w:themeFill="accent6" w:themeFillTint="33"/>
      </w:tcPr>
    </w:tblStylePr>
    <w:tblStylePr w:type="band1Horz">
      <w:tblPr/>
      <w:tcPr>
        <w:shd w:val="clear" w:color="auto" w:fill="F7D2EA" w:themeFill="accent6" w:themeFillTint="33"/>
      </w:tcPr>
    </w:tblStylePr>
    <w:tblStylePr w:type="neCell">
      <w:tblPr/>
      <w:tcPr>
        <w:tcBorders>
          <w:bottom w:val="single" w:sz="4" w:space="0" w:color="E87AC2" w:themeColor="accent6" w:themeTint="99"/>
        </w:tcBorders>
      </w:tcPr>
    </w:tblStylePr>
    <w:tblStylePr w:type="nwCell">
      <w:tblPr/>
      <w:tcPr>
        <w:tcBorders>
          <w:bottom w:val="single" w:sz="4" w:space="0" w:color="E87AC2" w:themeColor="accent6" w:themeTint="99"/>
        </w:tcBorders>
      </w:tcPr>
    </w:tblStylePr>
    <w:tblStylePr w:type="seCell">
      <w:tblPr/>
      <w:tcPr>
        <w:tcBorders>
          <w:top w:val="single" w:sz="4" w:space="0" w:color="E87AC2" w:themeColor="accent6" w:themeTint="99"/>
        </w:tcBorders>
      </w:tcPr>
    </w:tblStylePr>
    <w:tblStylePr w:type="swCell">
      <w:tblPr/>
      <w:tcPr>
        <w:tcBorders>
          <w:top w:val="single" w:sz="4" w:space="0" w:color="E87AC2" w:themeColor="accent6" w:themeTint="99"/>
        </w:tcBorders>
      </w:tcPr>
    </w:tblStylePr>
  </w:style>
  <w:style w:type="table" w:styleId="GridTable2-Accent6">
    <w:name w:val="Grid Table 2 Accent 6"/>
    <w:basedOn w:val="TableNormal"/>
    <w:uiPriority w:val="47"/>
    <w:rsid w:val="00D3387D"/>
    <w:pPr>
      <w:spacing w:after="0" w:line="240" w:lineRule="auto"/>
    </w:pPr>
    <w:tblPr>
      <w:tblStyleRowBandSize w:val="1"/>
      <w:tblStyleColBandSize w:val="1"/>
      <w:tblBorders>
        <w:top w:val="single" w:sz="2" w:space="0" w:color="E87AC2" w:themeColor="accent6" w:themeTint="99"/>
        <w:bottom w:val="single" w:sz="2" w:space="0" w:color="E87AC2" w:themeColor="accent6" w:themeTint="99"/>
        <w:insideH w:val="single" w:sz="2" w:space="0" w:color="E87AC2" w:themeColor="accent6" w:themeTint="99"/>
        <w:insideV w:val="single" w:sz="2" w:space="0" w:color="E87AC2" w:themeColor="accent6" w:themeTint="99"/>
      </w:tblBorders>
    </w:tblPr>
    <w:tblStylePr w:type="firstRow">
      <w:rPr>
        <w:b/>
        <w:bCs/>
      </w:rPr>
      <w:tblPr/>
      <w:tcPr>
        <w:tcBorders>
          <w:top w:val="nil"/>
          <w:bottom w:val="single" w:sz="12" w:space="0" w:color="E87AC2" w:themeColor="accent6" w:themeTint="99"/>
          <w:insideH w:val="nil"/>
          <w:insideV w:val="nil"/>
        </w:tcBorders>
        <w:shd w:val="clear" w:color="auto" w:fill="E6E6E6" w:themeFill="background1"/>
      </w:tcPr>
    </w:tblStylePr>
    <w:tblStylePr w:type="lastRow">
      <w:rPr>
        <w:b/>
        <w:bCs/>
      </w:rPr>
      <w:tblPr/>
      <w:tcPr>
        <w:tcBorders>
          <w:top w:val="double" w:sz="2" w:space="0" w:color="E87AC2" w:themeColor="accent6" w:themeTint="99"/>
          <w:bottom w:val="nil"/>
          <w:insideH w:val="nil"/>
          <w:insideV w:val="nil"/>
        </w:tcBorders>
        <w:shd w:val="clear" w:color="auto" w:fill="E6E6E6" w:themeFill="background1"/>
      </w:tcPr>
    </w:tblStylePr>
    <w:tblStylePr w:type="firstCol">
      <w:rPr>
        <w:b/>
        <w:bCs/>
      </w:rPr>
    </w:tblStylePr>
    <w:tblStylePr w:type="lastCol">
      <w:rPr>
        <w:b/>
        <w:bCs/>
      </w:rPr>
    </w:tblStylePr>
    <w:tblStylePr w:type="band1Vert">
      <w:tblPr/>
      <w:tcPr>
        <w:shd w:val="clear" w:color="auto" w:fill="F7D2EA" w:themeFill="accent6" w:themeFillTint="33"/>
      </w:tcPr>
    </w:tblStylePr>
    <w:tblStylePr w:type="band1Horz">
      <w:tblPr/>
      <w:tcPr>
        <w:shd w:val="clear" w:color="auto" w:fill="F7D2EA" w:themeFill="accent6" w:themeFillTint="33"/>
      </w:tcPr>
    </w:tblStylePr>
  </w:style>
  <w:style w:type="paragraph" w:styleId="Header">
    <w:name w:val="header"/>
    <w:basedOn w:val="Normal"/>
    <w:link w:val="HeaderChar"/>
    <w:uiPriority w:val="99"/>
    <w:unhideWhenUsed/>
    <w:rsid w:val="00D338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87D"/>
    <w:rPr>
      <w:rFonts w:ascii="Poppins" w:hAnsi="Poppins"/>
      <w:sz w:val="20"/>
    </w:rPr>
  </w:style>
  <w:style w:type="paragraph" w:styleId="Footer">
    <w:name w:val="footer"/>
    <w:basedOn w:val="Normal"/>
    <w:link w:val="FooterChar"/>
    <w:uiPriority w:val="99"/>
    <w:unhideWhenUsed/>
    <w:rsid w:val="00D338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87D"/>
    <w:rPr>
      <w:rFonts w:ascii="Poppins" w:hAnsi="Poppins"/>
      <w:sz w:val="20"/>
    </w:rPr>
  </w:style>
  <w:style w:type="character" w:styleId="PlaceholderText">
    <w:name w:val="Placeholder Text"/>
    <w:basedOn w:val="DefaultParagraphFont"/>
    <w:uiPriority w:val="99"/>
    <w:semiHidden/>
    <w:rsid w:val="00D3387D"/>
    <w:rPr>
      <w:color w:val="808080"/>
    </w:rPr>
  </w:style>
  <w:style w:type="character" w:customStyle="1" w:styleId="Heading1Char">
    <w:name w:val="Heading 1 Char"/>
    <w:aliases w:val="Heading Char"/>
    <w:basedOn w:val="DefaultParagraphFont"/>
    <w:link w:val="Heading1"/>
    <w:uiPriority w:val="2"/>
    <w:rsid w:val="00D3387D"/>
    <w:rPr>
      <w:rFonts w:ascii="Poppins" w:eastAsiaTheme="majorEastAsia" w:hAnsi="Poppins" w:cstheme="majorBidi"/>
      <w:b/>
      <w:color w:val="282864"/>
      <w:sz w:val="48"/>
      <w:szCs w:val="32"/>
    </w:rPr>
  </w:style>
  <w:style w:type="character" w:customStyle="1" w:styleId="Heading2Char">
    <w:name w:val="Heading 2 Char"/>
    <w:aliases w:val="Sub-heading 1 Char"/>
    <w:basedOn w:val="DefaultParagraphFont"/>
    <w:link w:val="Heading2"/>
    <w:uiPriority w:val="3"/>
    <w:rsid w:val="00D3387D"/>
    <w:rPr>
      <w:rFonts w:ascii="Poppins" w:eastAsiaTheme="majorEastAsia" w:hAnsi="Poppins" w:cstheme="majorBidi"/>
      <w:b/>
      <w:color w:val="282864"/>
      <w:sz w:val="40"/>
      <w:szCs w:val="40"/>
    </w:rPr>
  </w:style>
  <w:style w:type="character" w:customStyle="1" w:styleId="Heading3Char">
    <w:name w:val="Heading 3 Char"/>
    <w:aliases w:val="Sub-heading 2 Char"/>
    <w:basedOn w:val="DefaultParagraphFont"/>
    <w:link w:val="Heading3"/>
    <w:uiPriority w:val="4"/>
    <w:rsid w:val="00D3387D"/>
    <w:rPr>
      <w:rFonts w:ascii="Poppins SemiBold" w:eastAsiaTheme="majorEastAsia" w:hAnsi="Poppins SemiBold" w:cstheme="majorBidi"/>
      <w:color w:val="282864"/>
      <w:sz w:val="36"/>
      <w:szCs w:val="24"/>
    </w:rPr>
  </w:style>
  <w:style w:type="character" w:customStyle="1" w:styleId="Heading4Char">
    <w:name w:val="Heading 4 Char"/>
    <w:aliases w:val="Sub-heading 3 Char"/>
    <w:basedOn w:val="DefaultParagraphFont"/>
    <w:link w:val="Heading4"/>
    <w:uiPriority w:val="5"/>
    <w:rsid w:val="00D3387D"/>
    <w:rPr>
      <w:rFonts w:ascii="Poppins" w:eastAsiaTheme="majorEastAsia" w:hAnsi="Poppins" w:cstheme="majorBidi"/>
      <w:iCs/>
      <w:color w:val="282864"/>
      <w:sz w:val="32"/>
    </w:rPr>
  </w:style>
  <w:style w:type="character" w:customStyle="1" w:styleId="Heading5Char">
    <w:name w:val="Heading 5 Char"/>
    <w:basedOn w:val="DefaultParagraphFont"/>
    <w:link w:val="Heading5"/>
    <w:uiPriority w:val="9"/>
    <w:rsid w:val="00D3387D"/>
    <w:rPr>
      <w:rFonts w:asciiTheme="majorHAnsi" w:eastAsiaTheme="majorEastAsia" w:hAnsiTheme="majorHAnsi" w:cstheme="majorBidi"/>
      <w:color w:val="1E1E4A" w:themeColor="accent1" w:themeShade="BF"/>
      <w:sz w:val="20"/>
    </w:rPr>
  </w:style>
  <w:style w:type="character" w:customStyle="1" w:styleId="Heading6Char">
    <w:name w:val="Heading 6 Char"/>
    <w:basedOn w:val="DefaultParagraphFont"/>
    <w:link w:val="Heading6"/>
    <w:uiPriority w:val="9"/>
    <w:rsid w:val="00D3387D"/>
    <w:rPr>
      <w:rFonts w:asciiTheme="majorHAnsi" w:eastAsiaTheme="majorEastAsia" w:hAnsiTheme="majorHAnsi" w:cstheme="majorBidi"/>
      <w:color w:val="141431" w:themeColor="accent1" w:themeShade="7F"/>
      <w:sz w:val="20"/>
    </w:rPr>
  </w:style>
  <w:style w:type="character" w:customStyle="1" w:styleId="Heading7Char">
    <w:name w:val="Heading 7 Char"/>
    <w:basedOn w:val="DefaultParagraphFont"/>
    <w:link w:val="Heading7"/>
    <w:uiPriority w:val="9"/>
    <w:rsid w:val="00D3387D"/>
    <w:rPr>
      <w:rFonts w:asciiTheme="majorHAnsi" w:eastAsiaTheme="majorEastAsia" w:hAnsiTheme="majorHAnsi" w:cstheme="majorBidi"/>
      <w:i/>
      <w:iCs/>
      <w:color w:val="141431" w:themeColor="accent1" w:themeShade="7F"/>
      <w:sz w:val="20"/>
    </w:rPr>
  </w:style>
  <w:style w:type="character" w:customStyle="1" w:styleId="Heading8Char">
    <w:name w:val="Heading 8 Char"/>
    <w:basedOn w:val="DefaultParagraphFont"/>
    <w:link w:val="Heading8"/>
    <w:uiPriority w:val="9"/>
    <w:semiHidden/>
    <w:rsid w:val="00D3387D"/>
    <w:rPr>
      <w:rFonts w:asciiTheme="majorHAnsi" w:eastAsiaTheme="majorEastAsia" w:hAnsiTheme="majorHAnsi" w:cstheme="majorBidi"/>
      <w:color w:val="38388C" w:themeColor="text1" w:themeTint="D8"/>
      <w:sz w:val="21"/>
      <w:szCs w:val="21"/>
    </w:rPr>
  </w:style>
  <w:style w:type="character" w:customStyle="1" w:styleId="Heading9Char">
    <w:name w:val="Heading 9 Char"/>
    <w:basedOn w:val="DefaultParagraphFont"/>
    <w:link w:val="Heading9"/>
    <w:uiPriority w:val="9"/>
    <w:semiHidden/>
    <w:rsid w:val="00D3387D"/>
    <w:rPr>
      <w:rFonts w:asciiTheme="majorHAnsi" w:eastAsiaTheme="majorEastAsia" w:hAnsiTheme="majorHAnsi" w:cstheme="majorBidi"/>
      <w:i/>
      <w:iCs/>
      <w:color w:val="38388C" w:themeColor="text1" w:themeTint="D8"/>
      <w:sz w:val="21"/>
      <w:szCs w:val="21"/>
    </w:rPr>
  </w:style>
  <w:style w:type="paragraph" w:styleId="Caption">
    <w:name w:val="caption"/>
    <w:basedOn w:val="Normal"/>
    <w:next w:val="Normal"/>
    <w:link w:val="CaptionChar"/>
    <w:uiPriority w:val="35"/>
    <w:unhideWhenUsed/>
    <w:qFormat/>
    <w:rsid w:val="00D3387D"/>
    <w:pPr>
      <w:spacing w:after="200" w:line="240" w:lineRule="auto"/>
    </w:pPr>
    <w:rPr>
      <w:i/>
      <w:iCs/>
      <w:color w:val="282864" w:themeColor="text2"/>
      <w:sz w:val="18"/>
      <w:szCs w:val="18"/>
    </w:rPr>
  </w:style>
  <w:style w:type="paragraph" w:styleId="Title">
    <w:name w:val="Title"/>
    <w:basedOn w:val="Normal"/>
    <w:next w:val="Normal"/>
    <w:link w:val="TitleChar"/>
    <w:uiPriority w:val="10"/>
    <w:rsid w:val="00D3387D"/>
    <w:pPr>
      <w:spacing w:after="0" w:line="240" w:lineRule="auto"/>
      <w:contextualSpacing/>
      <w:jc w:val="right"/>
    </w:pPr>
    <w:rPr>
      <w:rFonts w:eastAsiaTheme="majorEastAsia" w:cstheme="majorBidi"/>
      <w:b/>
      <w:color w:val="FFFFFF"/>
      <w:spacing w:val="-10"/>
      <w:kern w:val="28"/>
      <w:sz w:val="56"/>
      <w:szCs w:val="56"/>
    </w:rPr>
  </w:style>
  <w:style w:type="character" w:customStyle="1" w:styleId="TitleChar">
    <w:name w:val="Title Char"/>
    <w:basedOn w:val="DefaultParagraphFont"/>
    <w:link w:val="Title"/>
    <w:uiPriority w:val="10"/>
    <w:rsid w:val="00D3387D"/>
    <w:rPr>
      <w:rFonts w:ascii="Poppins" w:eastAsiaTheme="majorEastAsia" w:hAnsi="Poppins" w:cstheme="majorBidi"/>
      <w:b/>
      <w:color w:val="FFFFFF"/>
      <w:spacing w:val="-10"/>
      <w:kern w:val="28"/>
      <w:sz w:val="56"/>
      <w:szCs w:val="56"/>
    </w:rPr>
  </w:style>
  <w:style w:type="paragraph" w:styleId="Subtitle">
    <w:name w:val="Subtitle"/>
    <w:basedOn w:val="Title"/>
    <w:next w:val="Normal"/>
    <w:link w:val="SubtitleChar"/>
    <w:uiPriority w:val="11"/>
    <w:rsid w:val="00D3387D"/>
    <w:pPr>
      <w:numPr>
        <w:ilvl w:val="1"/>
      </w:numPr>
    </w:pPr>
    <w:rPr>
      <w:rFonts w:eastAsiaTheme="minorEastAsia"/>
      <w:spacing w:val="15"/>
      <w:sz w:val="48"/>
    </w:rPr>
  </w:style>
  <w:style w:type="character" w:customStyle="1" w:styleId="SubtitleChar">
    <w:name w:val="Subtitle Char"/>
    <w:basedOn w:val="DefaultParagraphFont"/>
    <w:link w:val="Subtitle"/>
    <w:uiPriority w:val="11"/>
    <w:rsid w:val="00D3387D"/>
    <w:rPr>
      <w:rFonts w:ascii="Poppins" w:eastAsiaTheme="minorEastAsia" w:hAnsi="Poppins" w:cstheme="majorBidi"/>
      <w:b/>
      <w:color w:val="FFFFFF"/>
      <w:spacing w:val="15"/>
      <w:kern w:val="28"/>
      <w:sz w:val="48"/>
      <w:szCs w:val="56"/>
    </w:rPr>
  </w:style>
  <w:style w:type="character" w:styleId="Strong">
    <w:name w:val="Strong"/>
    <w:basedOn w:val="DefaultParagraphFont"/>
    <w:uiPriority w:val="22"/>
    <w:rsid w:val="00D3387D"/>
    <w:rPr>
      <w:b/>
      <w:bCs/>
    </w:rPr>
  </w:style>
  <w:style w:type="character" w:styleId="Emphasis">
    <w:name w:val="Emphasis"/>
    <w:basedOn w:val="DefaultParagraphFont"/>
    <w:uiPriority w:val="20"/>
    <w:rsid w:val="00D3387D"/>
    <w:rPr>
      <w:i/>
      <w:iCs/>
    </w:rPr>
  </w:style>
  <w:style w:type="paragraph" w:styleId="NoSpacing">
    <w:name w:val="No Spacing"/>
    <w:uiPriority w:val="1"/>
    <w:rsid w:val="00D3387D"/>
    <w:pPr>
      <w:spacing w:after="0" w:line="240" w:lineRule="auto"/>
    </w:pPr>
  </w:style>
  <w:style w:type="paragraph" w:styleId="Quote">
    <w:name w:val="Quote"/>
    <w:basedOn w:val="Normal"/>
    <w:next w:val="Normal"/>
    <w:link w:val="QuoteChar"/>
    <w:uiPriority w:val="29"/>
    <w:rsid w:val="00D3387D"/>
    <w:pPr>
      <w:spacing w:before="200"/>
      <w:ind w:left="864" w:right="864"/>
      <w:jc w:val="center"/>
    </w:pPr>
    <w:rPr>
      <w:i/>
      <w:iCs/>
      <w:color w:val="4242A6" w:themeColor="text1" w:themeTint="BF"/>
    </w:rPr>
  </w:style>
  <w:style w:type="character" w:customStyle="1" w:styleId="QuoteChar">
    <w:name w:val="Quote Char"/>
    <w:basedOn w:val="DefaultParagraphFont"/>
    <w:link w:val="Quote"/>
    <w:uiPriority w:val="29"/>
    <w:rsid w:val="00D3387D"/>
    <w:rPr>
      <w:rFonts w:ascii="Poppins" w:hAnsi="Poppins"/>
      <w:i/>
      <w:iCs/>
      <w:color w:val="4242A6" w:themeColor="text1" w:themeTint="BF"/>
      <w:sz w:val="20"/>
    </w:rPr>
  </w:style>
  <w:style w:type="paragraph" w:styleId="IntenseQuote">
    <w:name w:val="Intense Quote"/>
    <w:basedOn w:val="Normal"/>
    <w:next w:val="Normal"/>
    <w:link w:val="IntenseQuoteChar"/>
    <w:uiPriority w:val="30"/>
    <w:rsid w:val="00D3387D"/>
    <w:pPr>
      <w:pBdr>
        <w:top w:val="single" w:sz="4" w:space="10" w:color="282864" w:themeColor="accent1"/>
        <w:bottom w:val="single" w:sz="4" w:space="10" w:color="282864" w:themeColor="accent1"/>
      </w:pBdr>
      <w:spacing w:before="360" w:after="360"/>
      <w:ind w:left="864" w:right="864"/>
      <w:jc w:val="center"/>
    </w:pPr>
    <w:rPr>
      <w:i/>
      <w:iCs/>
      <w:color w:val="282864" w:themeColor="accent1"/>
    </w:rPr>
  </w:style>
  <w:style w:type="character" w:customStyle="1" w:styleId="IntenseQuoteChar">
    <w:name w:val="Intense Quote Char"/>
    <w:basedOn w:val="DefaultParagraphFont"/>
    <w:link w:val="IntenseQuote"/>
    <w:uiPriority w:val="30"/>
    <w:rsid w:val="00D3387D"/>
    <w:rPr>
      <w:rFonts w:ascii="Poppins" w:hAnsi="Poppins"/>
      <w:i/>
      <w:iCs/>
      <w:color w:val="282864" w:themeColor="accent1"/>
      <w:sz w:val="20"/>
    </w:rPr>
  </w:style>
  <w:style w:type="character" w:styleId="SubtleEmphasis">
    <w:name w:val="Subtle Emphasis"/>
    <w:basedOn w:val="DefaultParagraphFont"/>
    <w:uiPriority w:val="19"/>
    <w:rsid w:val="00D3387D"/>
    <w:rPr>
      <w:i/>
      <w:iCs/>
      <w:color w:val="4242A6" w:themeColor="text1" w:themeTint="BF"/>
    </w:rPr>
  </w:style>
  <w:style w:type="character" w:styleId="IntenseEmphasis">
    <w:name w:val="Intense Emphasis"/>
    <w:basedOn w:val="DefaultParagraphFont"/>
    <w:uiPriority w:val="21"/>
    <w:rsid w:val="00D3387D"/>
    <w:rPr>
      <w:i/>
      <w:iCs/>
      <w:color w:val="282864" w:themeColor="accent1"/>
    </w:rPr>
  </w:style>
  <w:style w:type="character" w:styleId="SubtleReference">
    <w:name w:val="Subtle Reference"/>
    <w:basedOn w:val="DefaultParagraphFont"/>
    <w:uiPriority w:val="31"/>
    <w:rsid w:val="00D3387D"/>
    <w:rPr>
      <w:smallCaps/>
      <w:color w:val="5353BA" w:themeColor="text1" w:themeTint="A5"/>
    </w:rPr>
  </w:style>
  <w:style w:type="character" w:styleId="IntenseReference">
    <w:name w:val="Intense Reference"/>
    <w:basedOn w:val="DefaultParagraphFont"/>
    <w:uiPriority w:val="32"/>
    <w:rsid w:val="00D3387D"/>
    <w:rPr>
      <w:b/>
      <w:bCs/>
      <w:smallCaps/>
      <w:color w:val="282864" w:themeColor="accent1"/>
      <w:spacing w:val="5"/>
    </w:rPr>
  </w:style>
  <w:style w:type="character" w:styleId="BookTitle">
    <w:name w:val="Book Title"/>
    <w:basedOn w:val="DefaultParagraphFont"/>
    <w:uiPriority w:val="33"/>
    <w:rsid w:val="00D3387D"/>
    <w:rPr>
      <w:b/>
      <w:bCs/>
      <w:i/>
      <w:iCs/>
      <w:spacing w:val="5"/>
    </w:rPr>
  </w:style>
  <w:style w:type="paragraph" w:styleId="TOCHeading">
    <w:name w:val="TOC Heading"/>
    <w:aliases w:val="Contents &amp; Preface Headings,Preface Headings"/>
    <w:basedOn w:val="Heading1"/>
    <w:next w:val="Normal"/>
    <w:uiPriority w:val="39"/>
    <w:unhideWhenUsed/>
    <w:qFormat/>
    <w:rsid w:val="00D3387D"/>
    <w:pPr>
      <w:pageBreakBefore w:val="0"/>
      <w:numPr>
        <w:numId w:val="0"/>
      </w:numPr>
      <w:outlineLvl w:val="9"/>
    </w:pPr>
  </w:style>
  <w:style w:type="paragraph" w:styleId="ListParagraph">
    <w:name w:val="List Paragraph"/>
    <w:basedOn w:val="Normal"/>
    <w:uiPriority w:val="34"/>
    <w:rsid w:val="00D3387D"/>
    <w:pPr>
      <w:ind w:left="720"/>
      <w:contextualSpacing/>
    </w:pPr>
  </w:style>
  <w:style w:type="paragraph" w:styleId="TOC1">
    <w:name w:val="toc 1"/>
    <w:basedOn w:val="Normal"/>
    <w:next w:val="Normal"/>
    <w:autoRedefine/>
    <w:uiPriority w:val="39"/>
    <w:unhideWhenUsed/>
    <w:rsid w:val="00D3387D"/>
    <w:pPr>
      <w:spacing w:after="100"/>
    </w:pPr>
  </w:style>
  <w:style w:type="paragraph" w:styleId="TOC2">
    <w:name w:val="toc 2"/>
    <w:basedOn w:val="Normal"/>
    <w:next w:val="Normal"/>
    <w:autoRedefine/>
    <w:uiPriority w:val="39"/>
    <w:unhideWhenUsed/>
    <w:rsid w:val="00D3387D"/>
    <w:pPr>
      <w:spacing w:after="100"/>
      <w:ind w:left="320"/>
    </w:pPr>
  </w:style>
  <w:style w:type="paragraph" w:styleId="TOC3">
    <w:name w:val="toc 3"/>
    <w:basedOn w:val="Normal"/>
    <w:next w:val="Normal"/>
    <w:autoRedefine/>
    <w:uiPriority w:val="39"/>
    <w:unhideWhenUsed/>
    <w:rsid w:val="00D3387D"/>
    <w:pPr>
      <w:spacing w:after="100"/>
      <w:ind w:left="640"/>
    </w:pPr>
  </w:style>
  <w:style w:type="character" w:styleId="Hyperlink">
    <w:name w:val="Hyperlink"/>
    <w:basedOn w:val="DefaultParagraphFont"/>
    <w:uiPriority w:val="99"/>
    <w:unhideWhenUsed/>
    <w:rsid w:val="00D3387D"/>
    <w:rPr>
      <w:color w:val="7BACE4" w:themeColor="hyperlink"/>
      <w:u w:val="single"/>
    </w:rPr>
  </w:style>
  <w:style w:type="paragraph" w:styleId="TOC4">
    <w:name w:val="toc 4"/>
    <w:basedOn w:val="Normal"/>
    <w:next w:val="Normal"/>
    <w:autoRedefine/>
    <w:uiPriority w:val="39"/>
    <w:unhideWhenUsed/>
    <w:rsid w:val="00D3387D"/>
    <w:pPr>
      <w:spacing w:after="100"/>
      <w:ind w:left="960"/>
    </w:pPr>
  </w:style>
  <w:style w:type="paragraph" w:customStyle="1" w:styleId="PrefaceSubheading">
    <w:name w:val="Preface Subheading"/>
    <w:basedOn w:val="TOCHeading"/>
    <w:next w:val="Normal"/>
    <w:qFormat/>
    <w:rsid w:val="00D3387D"/>
    <w:rPr>
      <w:sz w:val="40"/>
      <w:szCs w:val="24"/>
    </w:rPr>
  </w:style>
  <w:style w:type="paragraph" w:customStyle="1" w:styleId="Sub-heading4">
    <w:name w:val="Sub-heading 4"/>
    <w:basedOn w:val="Normal"/>
    <w:next w:val="Normal"/>
    <w:qFormat/>
    <w:rsid w:val="00D3387D"/>
    <w:rPr>
      <w:color w:val="282864" w:themeColor="text1"/>
      <w:sz w:val="24"/>
    </w:rPr>
  </w:style>
  <w:style w:type="paragraph" w:styleId="CommentText">
    <w:name w:val="annotation text"/>
    <w:basedOn w:val="Normal"/>
    <w:link w:val="CommentTextChar"/>
    <w:rsid w:val="00700EF6"/>
    <w:pPr>
      <w:spacing w:after="120" w:line="240" w:lineRule="auto"/>
      <w:jc w:val="both"/>
    </w:pPr>
    <w:rPr>
      <w:rFonts w:ascii="Trebuchet MS" w:eastAsia="Times New Roman" w:hAnsi="Trebuchet MS" w:cs="Times New Roman"/>
      <w:szCs w:val="20"/>
      <w:lang w:eastAsia="en-GB"/>
    </w:rPr>
  </w:style>
  <w:style w:type="character" w:customStyle="1" w:styleId="CommentTextChar">
    <w:name w:val="Comment Text Char"/>
    <w:basedOn w:val="DefaultParagraphFont"/>
    <w:link w:val="CommentText"/>
    <w:rsid w:val="00700EF6"/>
    <w:rPr>
      <w:rFonts w:ascii="Trebuchet MS" w:eastAsia="Times New Roman" w:hAnsi="Trebuchet MS" w:cs="Times New Roman"/>
      <w:sz w:val="20"/>
      <w:szCs w:val="20"/>
      <w:lang w:eastAsia="en-GB"/>
    </w:rPr>
  </w:style>
  <w:style w:type="character" w:styleId="CommentReference">
    <w:name w:val="annotation reference"/>
    <w:basedOn w:val="DefaultParagraphFont"/>
    <w:semiHidden/>
    <w:unhideWhenUsed/>
    <w:rsid w:val="00700EF6"/>
    <w:rPr>
      <w:sz w:val="16"/>
      <w:szCs w:val="16"/>
    </w:rPr>
  </w:style>
  <w:style w:type="paragraph" w:styleId="CommentSubject">
    <w:name w:val="annotation subject"/>
    <w:basedOn w:val="CommentText"/>
    <w:next w:val="CommentText"/>
    <w:link w:val="CommentSubjectChar"/>
    <w:uiPriority w:val="99"/>
    <w:semiHidden/>
    <w:unhideWhenUsed/>
    <w:rsid w:val="000B343E"/>
    <w:pPr>
      <w:spacing w:after="160"/>
      <w:jc w:val="left"/>
    </w:pPr>
    <w:rPr>
      <w:rFonts w:ascii="Poppins" w:eastAsiaTheme="minorHAnsi" w:hAnsi="Poppins" w:cstheme="minorBidi"/>
      <w:b/>
      <w:bCs/>
      <w:lang w:eastAsia="en-US"/>
    </w:rPr>
  </w:style>
  <w:style w:type="character" w:customStyle="1" w:styleId="CommentSubjectChar">
    <w:name w:val="Comment Subject Char"/>
    <w:basedOn w:val="CommentTextChar"/>
    <w:link w:val="CommentSubject"/>
    <w:uiPriority w:val="99"/>
    <w:semiHidden/>
    <w:rsid w:val="000B343E"/>
    <w:rPr>
      <w:rFonts w:ascii="Poppins" w:eastAsia="Times New Roman" w:hAnsi="Poppins" w:cs="Times New Roman"/>
      <w:b/>
      <w:bCs/>
      <w:sz w:val="20"/>
      <w:szCs w:val="20"/>
      <w:lang w:eastAsia="en-GB"/>
    </w:rPr>
  </w:style>
  <w:style w:type="paragraph" w:customStyle="1" w:styleId="Body2">
    <w:name w:val="Body 2"/>
    <w:basedOn w:val="Normal"/>
    <w:link w:val="Body2Char"/>
    <w:uiPriority w:val="1"/>
    <w:rsid w:val="000B343E"/>
    <w:pPr>
      <w:spacing w:after="40"/>
    </w:pPr>
    <w:rPr>
      <w:rFonts w:asciiTheme="minorHAnsi" w:hAnsiTheme="minorHAnsi"/>
    </w:rPr>
  </w:style>
  <w:style w:type="character" w:customStyle="1" w:styleId="Body2Char">
    <w:name w:val="Body 2 Char"/>
    <w:basedOn w:val="DefaultParagraphFont"/>
    <w:link w:val="Body2"/>
    <w:uiPriority w:val="1"/>
    <w:rsid w:val="000B343E"/>
    <w:rPr>
      <w:sz w:val="20"/>
    </w:rPr>
  </w:style>
  <w:style w:type="character" w:styleId="UnresolvedMention">
    <w:name w:val="Unresolved Mention"/>
    <w:basedOn w:val="DefaultParagraphFont"/>
    <w:uiPriority w:val="99"/>
    <w:semiHidden/>
    <w:unhideWhenUsed/>
    <w:rsid w:val="00102EFB"/>
    <w:rPr>
      <w:color w:val="605E5C"/>
      <w:shd w:val="clear" w:color="auto" w:fill="E1DFDD"/>
    </w:rPr>
  </w:style>
  <w:style w:type="paragraph" w:customStyle="1" w:styleId="Heading51">
    <w:name w:val="Heading 51"/>
    <w:basedOn w:val="Heading5"/>
    <w:link w:val="heading5Char0"/>
    <w:rsid w:val="00102EFB"/>
    <w:pPr>
      <w:numPr>
        <w:ilvl w:val="4"/>
        <w:numId w:val="5"/>
      </w:numPr>
      <w:spacing w:after="240"/>
    </w:pPr>
    <w:rPr>
      <w:color w:val="282864"/>
      <w:sz w:val="24"/>
      <w:szCs w:val="24"/>
    </w:rPr>
  </w:style>
  <w:style w:type="character" w:customStyle="1" w:styleId="heading5Char0">
    <w:name w:val="heading 5 Char"/>
    <w:basedOn w:val="Heading5Char"/>
    <w:link w:val="Heading51"/>
    <w:rsid w:val="00102EFB"/>
    <w:rPr>
      <w:rFonts w:asciiTheme="majorHAnsi" w:eastAsiaTheme="majorEastAsia" w:hAnsiTheme="majorHAnsi" w:cstheme="majorBidi"/>
      <w:color w:val="282864"/>
      <w:sz w:val="24"/>
      <w:szCs w:val="24"/>
    </w:rPr>
  </w:style>
  <w:style w:type="table" w:styleId="TableProfessional">
    <w:name w:val="Table Professional"/>
    <w:aliases w:val="Pivetal Table"/>
    <w:basedOn w:val="TableNormal"/>
    <w:rsid w:val="00102EFB"/>
    <w:pPr>
      <w:spacing w:after="120" w:line="240" w:lineRule="auto"/>
    </w:pPr>
    <w:rPr>
      <w:rFonts w:ascii="Verdana" w:eastAsia="Times New Roman" w:hAnsi="Verdana" w:cs="Times New Roman"/>
      <w:sz w:val="20"/>
      <w:szCs w:val="20"/>
      <w:lang w:eastAsia="en-GB"/>
    </w:rPr>
    <w:tblPr>
      <w:tblStyleRowBandSize w:val="1"/>
      <w:tblStyleColBandSize w:val="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jc w:val="center"/>
      </w:pPr>
      <w:rPr>
        <w:rFonts w:ascii="@Yu Gothic UI Semilight" w:hAnsi="@Yu Gothic UI Semilight"/>
        <w:b/>
        <w:bCs/>
        <w:color w:val="FFFFFF"/>
        <w:sz w:val="20"/>
      </w:rPr>
      <w:tblPr/>
      <w:tcPr>
        <w:shd w:val="clear" w:color="auto" w:fill="282864"/>
        <w:vAlign w:val="center"/>
      </w:tcPr>
    </w:tblStylePr>
    <w:tblStylePr w:type="lastRow">
      <w:rPr>
        <w:rFonts w:ascii="@Yu Gothic UI Semilight" w:hAnsi="@Yu Gothic UI Semilight"/>
        <w:sz w:val="20"/>
      </w:rPr>
    </w:tblStylePr>
    <w:tblStylePr w:type="firstCol">
      <w:rPr>
        <w:rFonts w:ascii="@Yu Gothic UI Semilight" w:hAnsi="@Yu Gothic UI Semilight"/>
        <w:sz w:val="20"/>
      </w:rPr>
    </w:tblStylePr>
    <w:tblStylePr w:type="lastCol">
      <w:rPr>
        <w:rFonts w:ascii="@Yu Gothic UI Semilight" w:hAnsi="@Yu Gothic UI Semilight"/>
        <w:sz w:val="20"/>
      </w:rPr>
    </w:tblStylePr>
    <w:tblStylePr w:type="band1Vert">
      <w:rPr>
        <w:rFonts w:ascii="@Yu Gothic UI Semilight" w:hAnsi="@Yu Gothic UI Semilight"/>
        <w:sz w:val="20"/>
      </w:rPr>
    </w:tblStylePr>
    <w:tblStylePr w:type="band2Vert">
      <w:rPr>
        <w:rFonts w:ascii="@Yu Gothic UI Semilight" w:hAnsi="@Yu Gothic UI Semilight"/>
        <w:sz w:val="20"/>
      </w:rPr>
    </w:tblStylePr>
    <w:tblStylePr w:type="band1Horz">
      <w:rPr>
        <w:rFonts w:ascii="@Yu Gothic UI Semilight" w:hAnsi="@Yu Gothic UI Semilight"/>
        <w:sz w:val="20"/>
      </w:rPr>
    </w:tblStylePr>
    <w:tblStylePr w:type="band2Horz">
      <w:rPr>
        <w:rFonts w:ascii="@Yu Gothic UI Semilight" w:hAnsi="@Yu Gothic UI Semilight"/>
        <w:sz w:val="20"/>
      </w:rPr>
    </w:tblStylePr>
  </w:style>
  <w:style w:type="paragraph" w:customStyle="1" w:styleId="InnoviseBodyText">
    <w:name w:val="Innovise Body Text"/>
    <w:basedOn w:val="Normal"/>
    <w:link w:val="InnoviseBodyTextChar"/>
    <w:rsid w:val="00102EFB"/>
    <w:pPr>
      <w:spacing w:after="120" w:line="240" w:lineRule="auto"/>
      <w:jc w:val="both"/>
    </w:pPr>
    <w:rPr>
      <w:rFonts w:ascii="Trebuchet MS" w:eastAsia="Times New Roman" w:hAnsi="Trebuchet MS" w:cs="Times New Roman"/>
      <w:szCs w:val="24"/>
      <w:lang w:eastAsia="en-GB"/>
    </w:rPr>
  </w:style>
  <w:style w:type="character" w:customStyle="1" w:styleId="InnoviseBodyTextChar">
    <w:name w:val="Innovise Body Text Char"/>
    <w:basedOn w:val="DefaultParagraphFont"/>
    <w:link w:val="InnoviseBodyText"/>
    <w:rsid w:val="00102EFB"/>
    <w:rPr>
      <w:rFonts w:ascii="Trebuchet MS" w:eastAsia="Times New Roman" w:hAnsi="Trebuchet MS" w:cs="Times New Roman"/>
      <w:sz w:val="20"/>
      <w:szCs w:val="24"/>
      <w:lang w:eastAsia="en-GB"/>
    </w:rPr>
  </w:style>
  <w:style w:type="paragraph" w:customStyle="1" w:styleId="WeAreCORTEXEmphasis">
    <w:name w:val="We Are CORTEX Emphasis"/>
    <w:basedOn w:val="Caption"/>
    <w:link w:val="WeAreCORTEXEmphasisChar"/>
    <w:qFormat/>
    <w:rsid w:val="00102EFB"/>
    <w:pPr>
      <w:numPr>
        <w:numId w:val="23"/>
      </w:numPr>
    </w:pPr>
    <w:rPr>
      <w:sz w:val="20"/>
    </w:rPr>
  </w:style>
  <w:style w:type="paragraph" w:customStyle="1" w:styleId="InnoviseNumberedInstructions">
    <w:name w:val="Innovise Numbered Instructions"/>
    <w:basedOn w:val="ListNumber"/>
    <w:rsid w:val="00102EFB"/>
    <w:pPr>
      <w:spacing w:after="120" w:line="240" w:lineRule="auto"/>
      <w:contextualSpacing w:val="0"/>
      <w:jc w:val="both"/>
    </w:pPr>
    <w:rPr>
      <w:rFonts w:ascii="Trebuchet MS" w:eastAsia="Times New Roman" w:hAnsi="Trebuchet MS" w:cs="Times New Roman"/>
      <w:sz w:val="20"/>
      <w:szCs w:val="24"/>
      <w:lang w:eastAsia="en-GB"/>
    </w:rPr>
  </w:style>
  <w:style w:type="character" w:customStyle="1" w:styleId="CaptionChar">
    <w:name w:val="Caption Char"/>
    <w:basedOn w:val="DefaultParagraphFont"/>
    <w:link w:val="Caption"/>
    <w:uiPriority w:val="35"/>
    <w:rsid w:val="00102EFB"/>
    <w:rPr>
      <w:rFonts w:ascii="Poppins" w:hAnsi="Poppins"/>
      <w:i/>
      <w:iCs/>
      <w:color w:val="282864" w:themeColor="text2"/>
      <w:sz w:val="18"/>
      <w:szCs w:val="18"/>
    </w:rPr>
  </w:style>
  <w:style w:type="character" w:customStyle="1" w:styleId="WeAreCORTEXEmphasisChar">
    <w:name w:val="We Are CORTEX Emphasis Char"/>
    <w:basedOn w:val="CaptionChar"/>
    <w:link w:val="WeAreCORTEXEmphasis"/>
    <w:rsid w:val="00102EFB"/>
    <w:rPr>
      <w:rFonts w:ascii="Poppins" w:hAnsi="Poppins"/>
      <w:i/>
      <w:iCs/>
      <w:color w:val="282864" w:themeColor="text2"/>
      <w:sz w:val="20"/>
      <w:szCs w:val="18"/>
    </w:rPr>
  </w:style>
  <w:style w:type="paragraph" w:styleId="ListNumber">
    <w:name w:val="List Number"/>
    <w:basedOn w:val="Normal"/>
    <w:uiPriority w:val="99"/>
    <w:semiHidden/>
    <w:unhideWhenUsed/>
    <w:rsid w:val="00102EFB"/>
    <w:pPr>
      <w:ind w:left="851" w:hanging="491"/>
      <w:contextualSpacing/>
    </w:pPr>
    <w:rPr>
      <w:rFonts w:asciiTheme="minorHAnsi" w:hAnsiTheme="minorHAnsi"/>
      <w:sz w:val="32"/>
    </w:rPr>
  </w:style>
  <w:style w:type="paragraph" w:customStyle="1" w:styleId="Style1">
    <w:name w:val="Style1"/>
    <w:basedOn w:val="Body2"/>
    <w:qFormat/>
    <w:rsid w:val="00102EFB"/>
    <w:pPr>
      <w:pBdr>
        <w:top w:val="single" w:sz="4" w:space="1" w:color="auto"/>
        <w:left w:val="single" w:sz="4" w:space="4" w:color="auto"/>
        <w:bottom w:val="single" w:sz="4" w:space="1" w:color="auto"/>
        <w:right w:val="single" w:sz="4" w:space="4" w:color="auto"/>
      </w:pBdr>
      <w:shd w:val="clear" w:color="auto" w:fill="E6E6E6" w:themeFill="background1"/>
      <w:ind w:left="720"/>
    </w:pPr>
    <w:rPr>
      <w:rFonts w:ascii="Poppins" w:hAnsi="Poppins" w:cs="Courier New"/>
    </w:rPr>
  </w:style>
  <w:style w:type="character" w:customStyle="1" w:styleId="ui-provider">
    <w:name w:val="ui-provider"/>
    <w:basedOn w:val="DefaultParagraphFont"/>
    <w:rsid w:val="00102EFB"/>
  </w:style>
  <w:style w:type="character" w:styleId="Mention">
    <w:name w:val="Mention"/>
    <w:basedOn w:val="DefaultParagraphFont"/>
    <w:uiPriority w:val="99"/>
    <w:unhideWhenUsed/>
    <w:rsid w:val="00102EFB"/>
    <w:rPr>
      <w:color w:val="2B579A"/>
      <w:shd w:val="clear" w:color="auto" w:fill="E6E6E6"/>
    </w:rPr>
  </w:style>
  <w:style w:type="paragraph" w:styleId="Revision">
    <w:name w:val="Revision"/>
    <w:hidden/>
    <w:uiPriority w:val="99"/>
    <w:semiHidden/>
    <w:rsid w:val="00102EFB"/>
    <w:pPr>
      <w:spacing w:after="0" w:line="240" w:lineRule="auto"/>
    </w:pPr>
    <w:rPr>
      <w:sz w:val="32"/>
    </w:rPr>
  </w:style>
  <w:style w:type="character" w:styleId="FollowedHyperlink">
    <w:name w:val="FollowedHyperlink"/>
    <w:basedOn w:val="DefaultParagraphFont"/>
    <w:uiPriority w:val="99"/>
    <w:semiHidden/>
    <w:unhideWhenUsed/>
    <w:rsid w:val="00E73FA5"/>
    <w:rPr>
      <w:color w:val="D62599" w:themeColor="followedHyperlink"/>
      <w:u w:val="single"/>
    </w:rPr>
  </w:style>
  <w:style w:type="paragraph" w:styleId="FootnoteText">
    <w:name w:val="footnote text"/>
    <w:basedOn w:val="Normal"/>
    <w:link w:val="FootnoteTextChar"/>
    <w:uiPriority w:val="99"/>
    <w:semiHidden/>
    <w:unhideWhenUsed/>
    <w:rsid w:val="009102DB"/>
    <w:pPr>
      <w:spacing w:after="0" w:line="240" w:lineRule="auto"/>
    </w:pPr>
    <w:rPr>
      <w:szCs w:val="20"/>
    </w:rPr>
  </w:style>
  <w:style w:type="character" w:customStyle="1" w:styleId="FootnoteTextChar">
    <w:name w:val="Footnote Text Char"/>
    <w:basedOn w:val="DefaultParagraphFont"/>
    <w:link w:val="FootnoteText"/>
    <w:uiPriority w:val="99"/>
    <w:semiHidden/>
    <w:rsid w:val="009102DB"/>
    <w:rPr>
      <w:rFonts w:ascii="Poppins" w:hAnsi="Poppins"/>
      <w:sz w:val="20"/>
      <w:szCs w:val="20"/>
    </w:rPr>
  </w:style>
  <w:style w:type="character" w:styleId="FootnoteReference">
    <w:name w:val="footnote reference"/>
    <w:basedOn w:val="DefaultParagraphFont"/>
    <w:uiPriority w:val="99"/>
    <w:semiHidden/>
    <w:unhideWhenUsed/>
    <w:rsid w:val="009102D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2803">
      <w:bodyDiv w:val="1"/>
      <w:marLeft w:val="0"/>
      <w:marRight w:val="0"/>
      <w:marTop w:val="0"/>
      <w:marBottom w:val="0"/>
      <w:divBdr>
        <w:top w:val="none" w:sz="0" w:space="0" w:color="auto"/>
        <w:left w:val="none" w:sz="0" w:space="0" w:color="auto"/>
        <w:bottom w:val="none" w:sz="0" w:space="0" w:color="auto"/>
        <w:right w:val="none" w:sz="0" w:space="0" w:color="auto"/>
      </w:divBdr>
      <w:divsChild>
        <w:div w:id="1129083839">
          <w:marLeft w:val="0"/>
          <w:marRight w:val="0"/>
          <w:marTop w:val="0"/>
          <w:marBottom w:val="0"/>
          <w:divBdr>
            <w:top w:val="none" w:sz="0" w:space="0" w:color="auto"/>
            <w:left w:val="none" w:sz="0" w:space="0" w:color="auto"/>
            <w:bottom w:val="none" w:sz="0" w:space="0" w:color="auto"/>
            <w:right w:val="none" w:sz="0" w:space="0" w:color="auto"/>
          </w:divBdr>
          <w:divsChild>
            <w:div w:id="1721710636">
              <w:marLeft w:val="0"/>
              <w:marRight w:val="0"/>
              <w:marTop w:val="0"/>
              <w:marBottom w:val="0"/>
              <w:divBdr>
                <w:top w:val="none" w:sz="0" w:space="0" w:color="auto"/>
                <w:left w:val="none" w:sz="0" w:space="0" w:color="auto"/>
                <w:bottom w:val="none" w:sz="0" w:space="0" w:color="auto"/>
                <w:right w:val="none" w:sz="0" w:space="0" w:color="auto"/>
              </w:divBdr>
            </w:div>
            <w:div w:id="2118452068">
              <w:marLeft w:val="0"/>
              <w:marRight w:val="0"/>
              <w:marTop w:val="0"/>
              <w:marBottom w:val="0"/>
              <w:divBdr>
                <w:top w:val="none" w:sz="0" w:space="0" w:color="auto"/>
                <w:left w:val="none" w:sz="0" w:space="0" w:color="auto"/>
                <w:bottom w:val="none" w:sz="0" w:space="0" w:color="auto"/>
                <w:right w:val="none" w:sz="0" w:space="0" w:color="auto"/>
              </w:divBdr>
            </w:div>
            <w:div w:id="394547130">
              <w:marLeft w:val="0"/>
              <w:marRight w:val="0"/>
              <w:marTop w:val="0"/>
              <w:marBottom w:val="0"/>
              <w:divBdr>
                <w:top w:val="none" w:sz="0" w:space="0" w:color="auto"/>
                <w:left w:val="none" w:sz="0" w:space="0" w:color="auto"/>
                <w:bottom w:val="none" w:sz="0" w:space="0" w:color="auto"/>
                <w:right w:val="none" w:sz="0" w:space="0" w:color="auto"/>
              </w:divBdr>
            </w:div>
            <w:div w:id="96878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58164">
      <w:bodyDiv w:val="1"/>
      <w:marLeft w:val="0"/>
      <w:marRight w:val="0"/>
      <w:marTop w:val="0"/>
      <w:marBottom w:val="0"/>
      <w:divBdr>
        <w:top w:val="none" w:sz="0" w:space="0" w:color="auto"/>
        <w:left w:val="none" w:sz="0" w:space="0" w:color="auto"/>
        <w:bottom w:val="none" w:sz="0" w:space="0" w:color="auto"/>
        <w:right w:val="none" w:sz="0" w:space="0" w:color="auto"/>
      </w:divBdr>
      <w:divsChild>
        <w:div w:id="108089376">
          <w:marLeft w:val="0"/>
          <w:marRight w:val="0"/>
          <w:marTop w:val="0"/>
          <w:marBottom w:val="0"/>
          <w:divBdr>
            <w:top w:val="none" w:sz="0" w:space="0" w:color="auto"/>
            <w:left w:val="none" w:sz="0" w:space="0" w:color="auto"/>
            <w:bottom w:val="none" w:sz="0" w:space="0" w:color="auto"/>
            <w:right w:val="none" w:sz="0" w:space="0" w:color="auto"/>
          </w:divBdr>
          <w:divsChild>
            <w:div w:id="8622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4014">
      <w:bodyDiv w:val="1"/>
      <w:marLeft w:val="0"/>
      <w:marRight w:val="0"/>
      <w:marTop w:val="0"/>
      <w:marBottom w:val="0"/>
      <w:divBdr>
        <w:top w:val="none" w:sz="0" w:space="0" w:color="auto"/>
        <w:left w:val="none" w:sz="0" w:space="0" w:color="auto"/>
        <w:bottom w:val="none" w:sz="0" w:space="0" w:color="auto"/>
        <w:right w:val="none" w:sz="0" w:space="0" w:color="auto"/>
      </w:divBdr>
      <w:divsChild>
        <w:div w:id="1781294431">
          <w:marLeft w:val="0"/>
          <w:marRight w:val="0"/>
          <w:marTop w:val="0"/>
          <w:marBottom w:val="0"/>
          <w:divBdr>
            <w:top w:val="none" w:sz="0" w:space="0" w:color="auto"/>
            <w:left w:val="none" w:sz="0" w:space="0" w:color="auto"/>
            <w:bottom w:val="none" w:sz="0" w:space="0" w:color="auto"/>
            <w:right w:val="none" w:sz="0" w:space="0" w:color="auto"/>
          </w:divBdr>
          <w:divsChild>
            <w:div w:id="44493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16194">
      <w:bodyDiv w:val="1"/>
      <w:marLeft w:val="0"/>
      <w:marRight w:val="0"/>
      <w:marTop w:val="0"/>
      <w:marBottom w:val="0"/>
      <w:divBdr>
        <w:top w:val="none" w:sz="0" w:space="0" w:color="auto"/>
        <w:left w:val="none" w:sz="0" w:space="0" w:color="auto"/>
        <w:bottom w:val="none" w:sz="0" w:space="0" w:color="auto"/>
        <w:right w:val="none" w:sz="0" w:space="0" w:color="auto"/>
      </w:divBdr>
    </w:div>
    <w:div w:id="936837534">
      <w:bodyDiv w:val="1"/>
      <w:marLeft w:val="0"/>
      <w:marRight w:val="0"/>
      <w:marTop w:val="0"/>
      <w:marBottom w:val="0"/>
      <w:divBdr>
        <w:top w:val="none" w:sz="0" w:space="0" w:color="auto"/>
        <w:left w:val="none" w:sz="0" w:space="0" w:color="auto"/>
        <w:bottom w:val="none" w:sz="0" w:space="0" w:color="auto"/>
        <w:right w:val="none" w:sz="0" w:space="0" w:color="auto"/>
      </w:divBdr>
    </w:div>
    <w:div w:id="1072310388">
      <w:bodyDiv w:val="1"/>
      <w:marLeft w:val="0"/>
      <w:marRight w:val="0"/>
      <w:marTop w:val="0"/>
      <w:marBottom w:val="0"/>
      <w:divBdr>
        <w:top w:val="none" w:sz="0" w:space="0" w:color="auto"/>
        <w:left w:val="none" w:sz="0" w:space="0" w:color="auto"/>
        <w:bottom w:val="none" w:sz="0" w:space="0" w:color="auto"/>
        <w:right w:val="none" w:sz="0" w:space="0" w:color="auto"/>
      </w:divBdr>
    </w:div>
    <w:div w:id="1074662433">
      <w:bodyDiv w:val="1"/>
      <w:marLeft w:val="0"/>
      <w:marRight w:val="0"/>
      <w:marTop w:val="0"/>
      <w:marBottom w:val="0"/>
      <w:divBdr>
        <w:top w:val="none" w:sz="0" w:space="0" w:color="auto"/>
        <w:left w:val="none" w:sz="0" w:space="0" w:color="auto"/>
        <w:bottom w:val="none" w:sz="0" w:space="0" w:color="auto"/>
        <w:right w:val="none" w:sz="0" w:space="0" w:color="auto"/>
      </w:divBdr>
      <w:divsChild>
        <w:div w:id="1430660527">
          <w:marLeft w:val="0"/>
          <w:marRight w:val="0"/>
          <w:marTop w:val="0"/>
          <w:marBottom w:val="0"/>
          <w:divBdr>
            <w:top w:val="none" w:sz="0" w:space="0" w:color="auto"/>
            <w:left w:val="none" w:sz="0" w:space="0" w:color="auto"/>
            <w:bottom w:val="none" w:sz="0" w:space="0" w:color="auto"/>
            <w:right w:val="none" w:sz="0" w:space="0" w:color="auto"/>
          </w:divBdr>
          <w:divsChild>
            <w:div w:id="127856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07622">
      <w:bodyDiv w:val="1"/>
      <w:marLeft w:val="0"/>
      <w:marRight w:val="0"/>
      <w:marTop w:val="0"/>
      <w:marBottom w:val="0"/>
      <w:divBdr>
        <w:top w:val="none" w:sz="0" w:space="0" w:color="auto"/>
        <w:left w:val="none" w:sz="0" w:space="0" w:color="auto"/>
        <w:bottom w:val="none" w:sz="0" w:space="0" w:color="auto"/>
        <w:right w:val="none" w:sz="0" w:space="0" w:color="auto"/>
      </w:divBdr>
      <w:divsChild>
        <w:div w:id="505098629">
          <w:marLeft w:val="0"/>
          <w:marRight w:val="0"/>
          <w:marTop w:val="0"/>
          <w:marBottom w:val="0"/>
          <w:divBdr>
            <w:top w:val="none" w:sz="0" w:space="0" w:color="auto"/>
            <w:left w:val="none" w:sz="0" w:space="0" w:color="auto"/>
            <w:bottom w:val="none" w:sz="0" w:space="0" w:color="auto"/>
            <w:right w:val="none" w:sz="0" w:space="0" w:color="auto"/>
          </w:divBdr>
          <w:divsChild>
            <w:div w:id="1675449321">
              <w:marLeft w:val="0"/>
              <w:marRight w:val="0"/>
              <w:marTop w:val="0"/>
              <w:marBottom w:val="0"/>
              <w:divBdr>
                <w:top w:val="none" w:sz="0" w:space="0" w:color="auto"/>
                <w:left w:val="none" w:sz="0" w:space="0" w:color="auto"/>
                <w:bottom w:val="none" w:sz="0" w:space="0" w:color="auto"/>
                <w:right w:val="none" w:sz="0" w:space="0" w:color="auto"/>
              </w:divBdr>
            </w:div>
            <w:div w:id="762143780">
              <w:marLeft w:val="0"/>
              <w:marRight w:val="0"/>
              <w:marTop w:val="0"/>
              <w:marBottom w:val="0"/>
              <w:divBdr>
                <w:top w:val="none" w:sz="0" w:space="0" w:color="auto"/>
                <w:left w:val="none" w:sz="0" w:space="0" w:color="auto"/>
                <w:bottom w:val="none" w:sz="0" w:space="0" w:color="auto"/>
                <w:right w:val="none" w:sz="0" w:space="0" w:color="auto"/>
              </w:divBdr>
            </w:div>
            <w:div w:id="1433820878">
              <w:marLeft w:val="0"/>
              <w:marRight w:val="0"/>
              <w:marTop w:val="0"/>
              <w:marBottom w:val="0"/>
              <w:divBdr>
                <w:top w:val="none" w:sz="0" w:space="0" w:color="auto"/>
                <w:left w:val="none" w:sz="0" w:space="0" w:color="auto"/>
                <w:bottom w:val="none" w:sz="0" w:space="0" w:color="auto"/>
                <w:right w:val="none" w:sz="0" w:space="0" w:color="auto"/>
              </w:divBdr>
            </w:div>
            <w:div w:id="4313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1986">
      <w:bodyDiv w:val="1"/>
      <w:marLeft w:val="0"/>
      <w:marRight w:val="0"/>
      <w:marTop w:val="0"/>
      <w:marBottom w:val="0"/>
      <w:divBdr>
        <w:top w:val="none" w:sz="0" w:space="0" w:color="auto"/>
        <w:left w:val="none" w:sz="0" w:space="0" w:color="auto"/>
        <w:bottom w:val="none" w:sz="0" w:space="0" w:color="auto"/>
        <w:right w:val="none" w:sz="0" w:space="0" w:color="auto"/>
      </w:divBdr>
    </w:div>
    <w:div w:id="1791436941">
      <w:bodyDiv w:val="1"/>
      <w:marLeft w:val="0"/>
      <w:marRight w:val="0"/>
      <w:marTop w:val="0"/>
      <w:marBottom w:val="0"/>
      <w:divBdr>
        <w:top w:val="none" w:sz="0" w:space="0" w:color="auto"/>
        <w:left w:val="none" w:sz="0" w:space="0" w:color="auto"/>
        <w:bottom w:val="none" w:sz="0" w:space="0" w:color="auto"/>
        <w:right w:val="none" w:sz="0" w:space="0" w:color="auto"/>
      </w:divBdr>
    </w:div>
    <w:div w:id="1842773457">
      <w:bodyDiv w:val="1"/>
      <w:marLeft w:val="0"/>
      <w:marRight w:val="0"/>
      <w:marTop w:val="0"/>
      <w:marBottom w:val="0"/>
      <w:divBdr>
        <w:top w:val="none" w:sz="0" w:space="0" w:color="auto"/>
        <w:left w:val="none" w:sz="0" w:space="0" w:color="auto"/>
        <w:bottom w:val="none" w:sz="0" w:space="0" w:color="auto"/>
        <w:right w:val="none" w:sz="0" w:space="0" w:color="auto"/>
      </w:divBdr>
      <w:divsChild>
        <w:div w:id="717782598">
          <w:marLeft w:val="0"/>
          <w:marRight w:val="0"/>
          <w:marTop w:val="0"/>
          <w:marBottom w:val="0"/>
          <w:divBdr>
            <w:top w:val="none" w:sz="0" w:space="0" w:color="auto"/>
            <w:left w:val="none" w:sz="0" w:space="0" w:color="auto"/>
            <w:bottom w:val="none" w:sz="0" w:space="0" w:color="auto"/>
            <w:right w:val="none" w:sz="0" w:space="0" w:color="auto"/>
          </w:divBdr>
          <w:divsChild>
            <w:div w:id="992372805">
              <w:marLeft w:val="0"/>
              <w:marRight w:val="0"/>
              <w:marTop w:val="0"/>
              <w:marBottom w:val="0"/>
              <w:divBdr>
                <w:top w:val="none" w:sz="0" w:space="0" w:color="auto"/>
                <w:left w:val="none" w:sz="0" w:space="0" w:color="auto"/>
                <w:bottom w:val="none" w:sz="0" w:space="0" w:color="auto"/>
                <w:right w:val="none" w:sz="0" w:space="0" w:color="auto"/>
              </w:divBdr>
            </w:div>
            <w:div w:id="1384449568">
              <w:marLeft w:val="0"/>
              <w:marRight w:val="0"/>
              <w:marTop w:val="0"/>
              <w:marBottom w:val="0"/>
              <w:divBdr>
                <w:top w:val="none" w:sz="0" w:space="0" w:color="auto"/>
                <w:left w:val="none" w:sz="0" w:space="0" w:color="auto"/>
                <w:bottom w:val="none" w:sz="0" w:space="0" w:color="auto"/>
                <w:right w:val="none" w:sz="0" w:space="0" w:color="auto"/>
              </w:divBdr>
            </w:div>
            <w:div w:id="48581341">
              <w:marLeft w:val="0"/>
              <w:marRight w:val="0"/>
              <w:marTop w:val="0"/>
              <w:marBottom w:val="0"/>
              <w:divBdr>
                <w:top w:val="none" w:sz="0" w:space="0" w:color="auto"/>
                <w:left w:val="none" w:sz="0" w:space="0" w:color="auto"/>
                <w:bottom w:val="none" w:sz="0" w:space="0" w:color="auto"/>
                <w:right w:val="none" w:sz="0" w:space="0" w:color="auto"/>
              </w:divBdr>
            </w:div>
            <w:div w:id="42383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4240">
      <w:bodyDiv w:val="1"/>
      <w:marLeft w:val="0"/>
      <w:marRight w:val="0"/>
      <w:marTop w:val="0"/>
      <w:marBottom w:val="0"/>
      <w:divBdr>
        <w:top w:val="none" w:sz="0" w:space="0" w:color="auto"/>
        <w:left w:val="none" w:sz="0" w:space="0" w:color="auto"/>
        <w:bottom w:val="none" w:sz="0" w:space="0" w:color="auto"/>
        <w:right w:val="none" w:sz="0" w:space="0" w:color="auto"/>
      </w:divBdr>
      <w:divsChild>
        <w:div w:id="1662584231">
          <w:marLeft w:val="0"/>
          <w:marRight w:val="0"/>
          <w:marTop w:val="0"/>
          <w:marBottom w:val="0"/>
          <w:divBdr>
            <w:top w:val="none" w:sz="0" w:space="0" w:color="auto"/>
            <w:left w:val="none" w:sz="0" w:space="0" w:color="auto"/>
            <w:bottom w:val="none" w:sz="0" w:space="0" w:color="auto"/>
            <w:right w:val="none" w:sz="0" w:space="0" w:color="auto"/>
          </w:divBdr>
          <w:divsChild>
            <w:div w:id="275793100">
              <w:marLeft w:val="0"/>
              <w:marRight w:val="0"/>
              <w:marTop w:val="0"/>
              <w:marBottom w:val="0"/>
              <w:divBdr>
                <w:top w:val="none" w:sz="0" w:space="0" w:color="auto"/>
                <w:left w:val="none" w:sz="0" w:space="0" w:color="auto"/>
                <w:bottom w:val="none" w:sz="0" w:space="0" w:color="auto"/>
                <w:right w:val="none" w:sz="0" w:space="0" w:color="auto"/>
              </w:divBdr>
            </w:div>
            <w:div w:id="1550527956">
              <w:marLeft w:val="0"/>
              <w:marRight w:val="0"/>
              <w:marTop w:val="0"/>
              <w:marBottom w:val="0"/>
              <w:divBdr>
                <w:top w:val="none" w:sz="0" w:space="0" w:color="auto"/>
                <w:left w:val="none" w:sz="0" w:space="0" w:color="auto"/>
                <w:bottom w:val="none" w:sz="0" w:space="0" w:color="auto"/>
                <w:right w:val="none" w:sz="0" w:space="0" w:color="auto"/>
              </w:divBdr>
            </w:div>
            <w:div w:id="1038242830">
              <w:marLeft w:val="0"/>
              <w:marRight w:val="0"/>
              <w:marTop w:val="0"/>
              <w:marBottom w:val="0"/>
              <w:divBdr>
                <w:top w:val="none" w:sz="0" w:space="0" w:color="auto"/>
                <w:left w:val="none" w:sz="0" w:space="0" w:color="auto"/>
                <w:bottom w:val="none" w:sz="0" w:space="0" w:color="auto"/>
                <w:right w:val="none" w:sz="0" w:space="0" w:color="auto"/>
              </w:divBdr>
            </w:div>
            <w:div w:id="12413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76009">
      <w:bodyDiv w:val="1"/>
      <w:marLeft w:val="0"/>
      <w:marRight w:val="0"/>
      <w:marTop w:val="0"/>
      <w:marBottom w:val="0"/>
      <w:divBdr>
        <w:top w:val="none" w:sz="0" w:space="0" w:color="auto"/>
        <w:left w:val="none" w:sz="0" w:space="0" w:color="auto"/>
        <w:bottom w:val="none" w:sz="0" w:space="0" w:color="auto"/>
        <w:right w:val="none" w:sz="0" w:space="0" w:color="auto"/>
      </w:divBdr>
      <w:divsChild>
        <w:div w:id="1938054907">
          <w:marLeft w:val="0"/>
          <w:marRight w:val="0"/>
          <w:marTop w:val="0"/>
          <w:marBottom w:val="0"/>
          <w:divBdr>
            <w:top w:val="none" w:sz="0" w:space="0" w:color="auto"/>
            <w:left w:val="none" w:sz="0" w:space="0" w:color="auto"/>
            <w:bottom w:val="none" w:sz="0" w:space="0" w:color="auto"/>
            <w:right w:val="none" w:sz="0" w:space="0" w:color="auto"/>
          </w:divBdr>
          <w:divsChild>
            <w:div w:id="7597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4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header" Target="header3.xml"/><Relationship Id="rId39" Type="http://schemas.openxmlformats.org/officeDocument/2006/relationships/image" Target="media/image22.png"/><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header" Target="header4.xml"/><Relationship Id="rId36" Type="http://schemas.openxmlformats.org/officeDocument/2006/relationships/image" Target="media/image19.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footer" Target="footer2.xml"/><Relationship Id="rId30" Type="http://schemas.openxmlformats.org/officeDocument/2006/relationships/header" Target="header5.xml"/><Relationship Id="rId35" Type="http://schemas.openxmlformats.org/officeDocument/2006/relationships/image" Target="media/image18.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6.png"/><Relationship Id="rId38"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bastian.rudawski\Cortex%20Ltd\Cortex%20-%20Document%20Templates\Templates\We%20Are%20CORTEX%20Proposal.dotx" TargetMode="External"/></Relationships>
</file>

<file path=word/theme/theme1.xml><?xml version="1.0" encoding="utf-8"?>
<a:theme xmlns:a="http://schemas.openxmlformats.org/drawingml/2006/main" name="WeAreCortex">
  <a:themeElements>
    <a:clrScheme name="WeAreCORTEX">
      <a:dk1>
        <a:srgbClr val="282864"/>
      </a:dk1>
      <a:lt1>
        <a:srgbClr val="E6E6E6"/>
      </a:lt1>
      <a:dk2>
        <a:srgbClr val="282864"/>
      </a:dk2>
      <a:lt2>
        <a:srgbClr val="E6E6E6"/>
      </a:lt2>
      <a:accent1>
        <a:srgbClr val="282864"/>
      </a:accent1>
      <a:accent2>
        <a:srgbClr val="282864"/>
      </a:accent2>
      <a:accent3>
        <a:srgbClr val="282864"/>
      </a:accent3>
      <a:accent4>
        <a:srgbClr val="282864"/>
      </a:accent4>
      <a:accent5>
        <a:srgbClr val="7AC300"/>
      </a:accent5>
      <a:accent6>
        <a:srgbClr val="D62599"/>
      </a:accent6>
      <a:hlink>
        <a:srgbClr val="7BACE4"/>
      </a:hlink>
      <a:folHlink>
        <a:srgbClr val="D6259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2023-03-21T00:00:00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b9ae9d-b9ff-4ac6-9f08-4bf5543ea0ed" xsi:nil="true"/>
    <lcf76f155ced4ddcb4097134ff3c332f xmlns="ab69df74-806e-4205-bc11-cddf1df0a3e1">
      <Terms xmlns="http://schemas.microsoft.com/office/infopath/2007/PartnerControls"/>
    </lcf76f155ced4ddcb4097134ff3c332f>
    <CompanyName xmlns="ab69df74-806e-4205-bc11-cddf1df0a3e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5AA7F7F54632E4B863E70A91F1E2AE6" ma:contentTypeVersion="16" ma:contentTypeDescription="Create a new document." ma:contentTypeScope="" ma:versionID="b3a51e989e7584c984d64dee7090483a">
  <xsd:schema xmlns:xsd="http://www.w3.org/2001/XMLSchema" xmlns:xs="http://www.w3.org/2001/XMLSchema" xmlns:p="http://schemas.microsoft.com/office/2006/metadata/properties" xmlns:ns2="ab69df74-806e-4205-bc11-cddf1df0a3e1" xmlns:ns3="d0b9ae9d-b9ff-4ac6-9f08-4bf5543ea0ed" targetNamespace="http://schemas.microsoft.com/office/2006/metadata/properties" ma:root="true" ma:fieldsID="0740cd2af45862089ed0aecb8c9e4c54" ns2:_="" ns3:_="">
    <xsd:import namespace="ab69df74-806e-4205-bc11-cddf1df0a3e1"/>
    <xsd:import namespace="d0b9ae9d-b9ff-4ac6-9f08-4bf5543ea0ed"/>
    <xsd:element name="properties">
      <xsd:complexType>
        <xsd:sequence>
          <xsd:element name="documentManagement">
            <xsd:complexType>
              <xsd:all>
                <xsd:element ref="ns2:CompanyName"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69df74-806e-4205-bc11-cddf1df0a3e1" elementFormDefault="qualified">
    <xsd:import namespace="http://schemas.microsoft.com/office/2006/documentManagement/types"/>
    <xsd:import namespace="http://schemas.microsoft.com/office/infopath/2007/PartnerControls"/>
    <xsd:element name="CompanyName" ma:index="8" nillable="true" ma:displayName="Company Name" ma:format="Dropdown" ma:internalName="CompanyName">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4e5e87d-5687-4c81-8af2-2218c178a06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b9ae9d-b9ff-4ac6-9f08-4bf5543ea0e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07f4e6b-80de-409f-af45-f757f4057cc4}" ma:internalName="TaxCatchAll" ma:showField="CatchAllData" ma:web="d0b9ae9d-b9ff-4ac6-9f08-4bf5543ea0e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72409F-AD5D-4085-AEE9-9754C5D9E00C}">
  <ds:schemaRefs>
    <ds:schemaRef ds:uri="http://schemas.microsoft.com/sharepoint/v3/contenttype/forms"/>
  </ds:schemaRefs>
</ds:datastoreItem>
</file>

<file path=customXml/itemProps3.xml><?xml version="1.0" encoding="utf-8"?>
<ds:datastoreItem xmlns:ds="http://schemas.openxmlformats.org/officeDocument/2006/customXml" ds:itemID="{1BD5F70C-6275-43D5-9D9D-1ABC457572A7}">
  <ds:schemaRefs>
    <ds:schemaRef ds:uri="http://schemas.microsoft.com/office/2006/metadata/properties"/>
    <ds:schemaRef ds:uri="http://schemas.microsoft.com/office/infopath/2007/PartnerControls"/>
    <ds:schemaRef ds:uri="d0b9ae9d-b9ff-4ac6-9f08-4bf5543ea0ed"/>
    <ds:schemaRef ds:uri="ab69df74-806e-4205-bc11-cddf1df0a3e1"/>
  </ds:schemaRefs>
</ds:datastoreItem>
</file>

<file path=customXml/itemProps4.xml><?xml version="1.0" encoding="utf-8"?>
<ds:datastoreItem xmlns:ds="http://schemas.openxmlformats.org/officeDocument/2006/customXml" ds:itemID="{2A4ED582-8087-44EF-8CFD-FB5437CBC6AE}">
  <ds:schemaRefs>
    <ds:schemaRef ds:uri="http://schemas.openxmlformats.org/officeDocument/2006/bibliography"/>
  </ds:schemaRefs>
</ds:datastoreItem>
</file>

<file path=customXml/itemProps5.xml><?xml version="1.0" encoding="utf-8"?>
<ds:datastoreItem xmlns:ds="http://schemas.openxmlformats.org/officeDocument/2006/customXml" ds:itemID="{EEF5E79D-862C-432A-B991-0DE66D53F9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69df74-806e-4205-bc11-cddf1df0a3e1"/>
    <ds:schemaRef ds:uri="d0b9ae9d-b9ff-4ac6-9f08-4bf5543ea0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We Are CORTEX Proposal.dotx</Template>
  <TotalTime>4955</TotalTime>
  <Pages>51</Pages>
  <Words>7118</Words>
  <Characters>47122</Characters>
  <Application>Microsoft Office Word</Application>
  <DocSecurity>0</DocSecurity>
  <Lines>2141</Lines>
  <Paragraphs>786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53454</CharactersWithSpaces>
  <SharedDoc>false</SharedDoc>
  <HLinks>
    <vt:vector size="24" baseType="variant">
      <vt:variant>
        <vt:i4>1245234</vt:i4>
      </vt:variant>
      <vt:variant>
        <vt:i4>20</vt:i4>
      </vt:variant>
      <vt:variant>
        <vt:i4>0</vt:i4>
      </vt:variant>
      <vt:variant>
        <vt:i4>5</vt:i4>
      </vt:variant>
      <vt:variant>
        <vt:lpwstr/>
      </vt:variant>
      <vt:variant>
        <vt:lpwstr>_Toc132297828</vt:lpwstr>
      </vt:variant>
      <vt:variant>
        <vt:i4>1245234</vt:i4>
      </vt:variant>
      <vt:variant>
        <vt:i4>14</vt:i4>
      </vt:variant>
      <vt:variant>
        <vt:i4>0</vt:i4>
      </vt:variant>
      <vt:variant>
        <vt:i4>5</vt:i4>
      </vt:variant>
      <vt:variant>
        <vt:lpwstr/>
      </vt:variant>
      <vt:variant>
        <vt:lpwstr>_Toc132297827</vt:lpwstr>
      </vt:variant>
      <vt:variant>
        <vt:i4>1245234</vt:i4>
      </vt:variant>
      <vt:variant>
        <vt:i4>8</vt:i4>
      </vt:variant>
      <vt:variant>
        <vt:i4>0</vt:i4>
      </vt:variant>
      <vt:variant>
        <vt:i4>5</vt:i4>
      </vt:variant>
      <vt:variant>
        <vt:lpwstr/>
      </vt:variant>
      <vt:variant>
        <vt:lpwstr>_Toc132297826</vt:lpwstr>
      </vt:variant>
      <vt:variant>
        <vt:i4>1245234</vt:i4>
      </vt:variant>
      <vt:variant>
        <vt:i4>2</vt:i4>
      </vt:variant>
      <vt:variant>
        <vt:i4>0</vt:i4>
      </vt:variant>
      <vt:variant>
        <vt:i4>5</vt:i4>
      </vt:variant>
      <vt:variant>
        <vt:lpwstr/>
      </vt:variant>
      <vt:variant>
        <vt:lpwstr>_Toc132297825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Lees</dc:creator>
  <cp:keywords/>
  <dc:description/>
  <cp:lastModifiedBy>Sebastian Rudawski</cp:lastModifiedBy>
  <cp:revision>178</cp:revision>
  <cp:lastPrinted>2025-02-17T09:29:00Z</cp:lastPrinted>
  <dcterms:created xsi:type="dcterms:W3CDTF">2023-08-14T14:40:00Z</dcterms:created>
  <dcterms:modified xsi:type="dcterms:W3CDTF">2026-04-08T10:59:00Z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ContentTypeId">
    <vt:lpwstr>0x0101003ADA8B847A3CEB4C854E8099DCD709ED</vt:lpwstr>
  </property>
  <property fmtid="{D5CDD505-2E9C-101B-9397-08002B2CF9AE}" pid="4" name="Order">
    <vt:r8>1781500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8" name="MediaServiceImageTags">
    <vt:lpwstr/>
  </property>
  <property fmtid="{D5CDD505-2E9C-101B-9397-08002B2CF9AE}" pid="9" name="ReleaseVersion">
    <vt:lpwstr>2026.3</vt:lpwstr>
  </property>
</Properties>
</file>