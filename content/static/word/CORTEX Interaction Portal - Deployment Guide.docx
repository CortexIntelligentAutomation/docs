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93BBB" w14:textId="77777777" w:rsidR="00CB2C9D" w:rsidRDefault="007A4CEF">
      <w:r>
        <w:rPr>
          <w:noProof/>
        </w:rPr>
        <w:drawing>
          <wp:anchor distT="0" distB="0" distL="114300" distR="114300" simplePos="0" relativeHeight="251684864" behindDoc="1" locked="0" layoutInCell="1" allowOverlap="1" wp14:anchorId="3F32A6FB" wp14:editId="153CBB49">
            <wp:simplePos x="0" y="0"/>
            <wp:positionH relativeFrom="page">
              <wp:posOffset>-7620</wp:posOffset>
            </wp:positionH>
            <wp:positionV relativeFrom="paragraph">
              <wp:posOffset>-950595</wp:posOffset>
            </wp:positionV>
            <wp:extent cx="7563600" cy="10692000"/>
            <wp:effectExtent l="0" t="0" r="0" b="0"/>
            <wp:wrapNone/>
            <wp:docPr id="1" name="Picture 1" descr="A blue and grey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grey circl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63600" cy="10692000"/>
                    </a:xfrm>
                    <a:prstGeom prst="rect">
                      <a:avLst/>
                    </a:prstGeom>
                  </pic:spPr>
                </pic:pic>
              </a:graphicData>
            </a:graphic>
            <wp14:sizeRelH relativeFrom="page">
              <wp14:pctWidth>0</wp14:pctWidth>
            </wp14:sizeRelH>
            <wp14:sizeRelV relativeFrom="page">
              <wp14:pctHeight>0</wp14:pctHeight>
            </wp14:sizeRelV>
          </wp:anchor>
        </w:drawing>
      </w:r>
      <w:r w:rsidR="00454DE4">
        <w:rPr>
          <w:noProof/>
        </w:rPr>
        <mc:AlternateContent>
          <mc:Choice Requires="wps">
            <w:drawing>
              <wp:anchor distT="0" distB="0" distL="114300" distR="114300" simplePos="0" relativeHeight="251683840" behindDoc="0" locked="0" layoutInCell="1" allowOverlap="1" wp14:anchorId="55E999AA" wp14:editId="7DB8E6CC">
                <wp:simplePos x="0" y="0"/>
                <wp:positionH relativeFrom="margin">
                  <wp:align>right</wp:align>
                </wp:positionH>
                <wp:positionV relativeFrom="page">
                  <wp:posOffset>6927215</wp:posOffset>
                </wp:positionV>
                <wp:extent cx="5742000" cy="1076325"/>
                <wp:effectExtent l="0" t="0" r="0" b="0"/>
                <wp:wrapNone/>
                <wp:docPr id="2" name="Text Box 2"/>
                <wp:cNvGraphicFramePr/>
                <a:graphic xmlns:a="http://schemas.openxmlformats.org/drawingml/2006/main">
                  <a:graphicData uri="http://schemas.microsoft.com/office/word/2010/wordprocessingShape">
                    <wps:wsp>
                      <wps:cNvSpPr txBox="1"/>
                      <wps:spPr>
                        <a:xfrm>
                          <a:off x="0" y="0"/>
                          <a:ext cx="5742000" cy="1076325"/>
                        </a:xfrm>
                        <a:prstGeom prst="rect">
                          <a:avLst/>
                        </a:prstGeom>
                        <a:noFill/>
                        <a:ln w="6350">
                          <a:noFill/>
                        </a:ln>
                      </wps:spPr>
                      <wps:txbx>
                        <w:txbxContent>
                          <w:p w14:paraId="2260E55F" w14:textId="0A5AD042" w:rsidR="00356853" w:rsidRPr="00356853" w:rsidRDefault="00700EF6" w:rsidP="00356853">
                            <w:pPr>
                              <w:pStyle w:val="Title"/>
                            </w:pPr>
                            <w:r>
                              <w:t>CORTEX Interaction Portal</w:t>
                            </w:r>
                            <w:r w:rsidR="00356853" w:rsidRPr="00356853">
                              <w:br/>
                            </w:r>
                            <w:r>
                              <w:rPr>
                                <w:rStyle w:val="SubtitleChar"/>
                              </w:rPr>
                              <w:t>Deployment Guide</w:t>
                            </w:r>
                            <w:r w:rsidR="00356853" w:rsidRPr="00356853">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E999AA" id="_x0000_t202" coordsize="21600,21600" o:spt="202" path="m,l,21600r21600,l21600,xe">
                <v:stroke joinstyle="miter"/>
                <v:path gradientshapeok="t" o:connecttype="rect"/>
              </v:shapetype>
              <v:shape id="Text Box 2" o:spid="_x0000_s1026" type="#_x0000_t202" style="position:absolute;margin-left:400.95pt;margin-top:545.45pt;width:452.15pt;height:84.7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" filled="f" stroked="f" strokeweight=".5pt">
                <v:textbox>
                  <w:txbxContent>
                    <w:p w14:paraId="2260E55F" w14:textId="0A5AD042" w:rsidR="00356853" w:rsidRPr="00356853" w:rsidRDefault="00700EF6" w:rsidP="00356853">
                      <w:pPr>
                        <w:pStyle w:val="Title"/>
                      </w:pPr>
                      <w:r>
                        <w:t>CORTEX Interaction Portal</w:t>
                      </w:r>
                      <w:r w:rsidR="00356853" w:rsidRPr="00356853">
                        <w:br/>
                      </w:r>
                      <w:r>
                        <w:rPr>
                          <w:rStyle w:val="SubtitleChar"/>
                        </w:rPr>
                        <w:t>Deployment Guide</w:t>
                      </w:r>
                      <w:r w:rsidR="00356853" w:rsidRPr="00356853">
                        <w:t xml:space="preserve"> </w:t>
                      </w:r>
                    </w:p>
                  </w:txbxContent>
                </v:textbox>
                <w10:wrap anchorx="margin" anchory="page"/>
              </v:shape>
            </w:pict>
          </mc:Fallback>
        </mc:AlternateContent>
      </w:r>
      <w:r w:rsidR="00CB2C9D">
        <w:br w:type="page"/>
      </w:r>
    </w:p>
    <w:bookmarkStart w:id="0" w:name="_Toc130977178" w:displacedByCustomXml="next"/>
    <w:sdt>
      <w:sdtPr>
        <w:rPr>
          <w:rFonts w:asciiTheme="minorHAnsi" w:eastAsiaTheme="minorHAnsi" w:hAnsiTheme="minorHAnsi" w:cstheme="minorBidi"/>
          <w:b w:val="0"/>
          <w:color w:val="auto"/>
          <w:sz w:val="20"/>
          <w:szCs w:val="22"/>
        </w:rPr>
        <w:id w:val="-1193069657"/>
        <w:docPartObj>
          <w:docPartGallery w:val="Table of Contents"/>
          <w:docPartUnique/>
        </w:docPartObj>
      </w:sdtPr>
      <w:sdtEndPr>
        <w:rPr>
          <w:rFonts w:ascii="Poppins" w:hAnsi="Poppins"/>
          <w:bCs/>
          <w:noProof/>
        </w:rPr>
      </w:sdtEndPr>
      <w:sdtContent>
        <w:p w14:paraId="4F456F4A" w14:textId="77777777" w:rsidR="00FA4596" w:rsidRPr="004406BF" w:rsidRDefault="00FA4596" w:rsidP="00BA1453">
          <w:pPr>
            <w:pStyle w:val="TOCHeading"/>
            <w:rPr>
              <w:rStyle w:val="Heading2Char"/>
              <w:b/>
              <w:bCs/>
            </w:rPr>
          </w:pPr>
          <w:r w:rsidRPr="005B2368">
            <w:rPr>
              <w:rStyle w:val="Heading2Char"/>
              <w:b/>
              <w:sz w:val="48"/>
              <w:szCs w:val="32"/>
            </w:rPr>
            <w:t>Contents</w:t>
          </w:r>
        </w:p>
        <w:p w14:paraId="28706915" w14:textId="2201708B" w:rsidR="000E3EBD" w:rsidRDefault="006A2BEB">
          <w:pPr>
            <w:pStyle w:val="TOC1"/>
            <w:tabs>
              <w:tab w:val="right" w:leader="dot" w:pos="10456"/>
            </w:tabs>
            <w:rPr>
              <w:rFonts w:asciiTheme="minorHAnsi" w:eastAsiaTheme="minorEastAsia" w:hAnsiTheme="minorHAnsi"/>
              <w:noProof/>
              <w:kern w:val="2"/>
              <w:sz w:val="22"/>
              <w:lang w:eastAsia="en-GB"/>
              <w14:ligatures w14:val="standardContextual"/>
            </w:rPr>
          </w:pPr>
          <w:r>
            <w:fldChar w:fldCharType="begin"/>
          </w:r>
          <w:r>
            <w:instrText xml:space="preserve"> TOC \o "1-2" \h \z \u </w:instrText>
          </w:r>
          <w:r>
            <w:fldChar w:fldCharType="separate"/>
          </w:r>
          <w:hyperlink w:anchor="_Toc143171586" w:history="1">
            <w:r w:rsidR="000E3EBD" w:rsidRPr="00D54F9C">
              <w:rPr>
                <w:rStyle w:val="Hyperlink"/>
                <w:noProof/>
              </w:rPr>
              <w:t>1 Introduction</w:t>
            </w:r>
            <w:r w:rsidR="000E3EBD">
              <w:rPr>
                <w:noProof/>
                <w:webHidden/>
              </w:rPr>
              <w:tab/>
            </w:r>
            <w:r w:rsidR="000E3EBD">
              <w:rPr>
                <w:noProof/>
                <w:webHidden/>
              </w:rPr>
              <w:fldChar w:fldCharType="begin"/>
            </w:r>
            <w:r w:rsidR="000E3EBD">
              <w:rPr>
                <w:noProof/>
                <w:webHidden/>
              </w:rPr>
              <w:instrText xml:space="preserve"> PAGEREF _Toc143171586 \h </w:instrText>
            </w:r>
            <w:r w:rsidR="000E3EBD">
              <w:rPr>
                <w:noProof/>
                <w:webHidden/>
              </w:rPr>
            </w:r>
            <w:r w:rsidR="000E3EBD">
              <w:rPr>
                <w:noProof/>
                <w:webHidden/>
              </w:rPr>
              <w:fldChar w:fldCharType="separate"/>
            </w:r>
            <w:r w:rsidR="005B40D2">
              <w:rPr>
                <w:noProof/>
                <w:webHidden/>
              </w:rPr>
              <w:t>4</w:t>
            </w:r>
            <w:r w:rsidR="000E3EBD">
              <w:rPr>
                <w:noProof/>
                <w:webHidden/>
              </w:rPr>
              <w:fldChar w:fldCharType="end"/>
            </w:r>
          </w:hyperlink>
        </w:p>
        <w:p w14:paraId="7B7C1B66" w14:textId="4582A2E0" w:rsidR="000E3EBD"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1587" w:history="1">
            <w:r w:rsidR="000E3EBD" w:rsidRPr="00D54F9C">
              <w:rPr>
                <w:rStyle w:val="Hyperlink"/>
                <w:noProof/>
              </w:rPr>
              <w:t>1.1 AppGyver Overview</w:t>
            </w:r>
            <w:r w:rsidR="000E3EBD">
              <w:rPr>
                <w:noProof/>
                <w:webHidden/>
              </w:rPr>
              <w:tab/>
            </w:r>
            <w:r w:rsidR="000E3EBD">
              <w:rPr>
                <w:noProof/>
                <w:webHidden/>
              </w:rPr>
              <w:fldChar w:fldCharType="begin"/>
            </w:r>
            <w:r w:rsidR="000E3EBD">
              <w:rPr>
                <w:noProof/>
                <w:webHidden/>
              </w:rPr>
              <w:instrText xml:space="preserve"> PAGEREF _Toc143171587 \h </w:instrText>
            </w:r>
            <w:r w:rsidR="000E3EBD">
              <w:rPr>
                <w:noProof/>
                <w:webHidden/>
              </w:rPr>
            </w:r>
            <w:r w:rsidR="000E3EBD">
              <w:rPr>
                <w:noProof/>
                <w:webHidden/>
              </w:rPr>
              <w:fldChar w:fldCharType="separate"/>
            </w:r>
            <w:r w:rsidR="005B40D2">
              <w:rPr>
                <w:noProof/>
                <w:webHidden/>
              </w:rPr>
              <w:t>4</w:t>
            </w:r>
            <w:r w:rsidR="000E3EBD">
              <w:rPr>
                <w:noProof/>
                <w:webHidden/>
              </w:rPr>
              <w:fldChar w:fldCharType="end"/>
            </w:r>
          </w:hyperlink>
        </w:p>
        <w:p w14:paraId="633410EA" w14:textId="430A74A0" w:rsidR="000E3EBD"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1588" w:history="1">
            <w:r w:rsidR="000E3EBD" w:rsidRPr="00D54F9C">
              <w:rPr>
                <w:rStyle w:val="Hyperlink"/>
                <w:noProof/>
              </w:rPr>
              <w:t>1.2 High-Level Architecture</w:t>
            </w:r>
            <w:r w:rsidR="000E3EBD">
              <w:rPr>
                <w:noProof/>
                <w:webHidden/>
              </w:rPr>
              <w:tab/>
            </w:r>
            <w:r w:rsidR="000E3EBD">
              <w:rPr>
                <w:noProof/>
                <w:webHidden/>
              </w:rPr>
              <w:fldChar w:fldCharType="begin"/>
            </w:r>
            <w:r w:rsidR="000E3EBD">
              <w:rPr>
                <w:noProof/>
                <w:webHidden/>
              </w:rPr>
              <w:instrText xml:space="preserve"> PAGEREF _Toc143171588 \h </w:instrText>
            </w:r>
            <w:r w:rsidR="000E3EBD">
              <w:rPr>
                <w:noProof/>
                <w:webHidden/>
              </w:rPr>
            </w:r>
            <w:r w:rsidR="000E3EBD">
              <w:rPr>
                <w:noProof/>
                <w:webHidden/>
              </w:rPr>
              <w:fldChar w:fldCharType="separate"/>
            </w:r>
            <w:r w:rsidR="005B40D2">
              <w:rPr>
                <w:noProof/>
                <w:webHidden/>
              </w:rPr>
              <w:t>5</w:t>
            </w:r>
            <w:r w:rsidR="000E3EBD">
              <w:rPr>
                <w:noProof/>
                <w:webHidden/>
              </w:rPr>
              <w:fldChar w:fldCharType="end"/>
            </w:r>
          </w:hyperlink>
        </w:p>
        <w:p w14:paraId="5F79BA65" w14:textId="55BAB088" w:rsidR="000E3EBD"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1589" w:history="1">
            <w:r w:rsidR="000E3EBD" w:rsidRPr="00D54F9C">
              <w:rPr>
                <w:rStyle w:val="Hyperlink"/>
                <w:noProof/>
              </w:rPr>
              <w:t>2 Setup and Deployment</w:t>
            </w:r>
            <w:r w:rsidR="000E3EBD">
              <w:rPr>
                <w:noProof/>
                <w:webHidden/>
              </w:rPr>
              <w:tab/>
            </w:r>
            <w:r w:rsidR="000E3EBD">
              <w:rPr>
                <w:noProof/>
                <w:webHidden/>
              </w:rPr>
              <w:fldChar w:fldCharType="begin"/>
            </w:r>
            <w:r w:rsidR="000E3EBD">
              <w:rPr>
                <w:noProof/>
                <w:webHidden/>
              </w:rPr>
              <w:instrText xml:space="preserve"> PAGEREF _Toc143171589 \h </w:instrText>
            </w:r>
            <w:r w:rsidR="000E3EBD">
              <w:rPr>
                <w:noProof/>
                <w:webHidden/>
              </w:rPr>
            </w:r>
            <w:r w:rsidR="000E3EBD">
              <w:rPr>
                <w:noProof/>
                <w:webHidden/>
              </w:rPr>
              <w:fldChar w:fldCharType="separate"/>
            </w:r>
            <w:r w:rsidR="005B40D2">
              <w:rPr>
                <w:noProof/>
                <w:webHidden/>
              </w:rPr>
              <w:t>10</w:t>
            </w:r>
            <w:r w:rsidR="000E3EBD">
              <w:rPr>
                <w:noProof/>
                <w:webHidden/>
              </w:rPr>
              <w:fldChar w:fldCharType="end"/>
            </w:r>
          </w:hyperlink>
        </w:p>
        <w:p w14:paraId="5BF0A947" w14:textId="58FBD239" w:rsidR="000E3EBD"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1590" w:history="1">
            <w:r w:rsidR="000E3EBD" w:rsidRPr="00D54F9C">
              <w:rPr>
                <w:rStyle w:val="Hyperlink"/>
                <w:noProof/>
              </w:rPr>
              <w:t>2.1 Pre-Requisites</w:t>
            </w:r>
            <w:r w:rsidR="000E3EBD">
              <w:rPr>
                <w:noProof/>
                <w:webHidden/>
              </w:rPr>
              <w:tab/>
            </w:r>
            <w:r w:rsidR="000E3EBD">
              <w:rPr>
                <w:noProof/>
                <w:webHidden/>
              </w:rPr>
              <w:fldChar w:fldCharType="begin"/>
            </w:r>
            <w:r w:rsidR="000E3EBD">
              <w:rPr>
                <w:noProof/>
                <w:webHidden/>
              </w:rPr>
              <w:instrText xml:space="preserve"> PAGEREF _Toc143171590 \h </w:instrText>
            </w:r>
            <w:r w:rsidR="000E3EBD">
              <w:rPr>
                <w:noProof/>
                <w:webHidden/>
              </w:rPr>
            </w:r>
            <w:r w:rsidR="000E3EBD">
              <w:rPr>
                <w:noProof/>
                <w:webHidden/>
              </w:rPr>
              <w:fldChar w:fldCharType="separate"/>
            </w:r>
            <w:r w:rsidR="005B40D2">
              <w:rPr>
                <w:noProof/>
                <w:webHidden/>
              </w:rPr>
              <w:t>10</w:t>
            </w:r>
            <w:r w:rsidR="000E3EBD">
              <w:rPr>
                <w:noProof/>
                <w:webHidden/>
              </w:rPr>
              <w:fldChar w:fldCharType="end"/>
            </w:r>
          </w:hyperlink>
        </w:p>
        <w:p w14:paraId="3A9AFAE9" w14:textId="175561F2" w:rsidR="000E3EBD"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1591" w:history="1">
            <w:r w:rsidR="000E3EBD" w:rsidRPr="00D54F9C">
              <w:rPr>
                <w:rStyle w:val="Hyperlink"/>
                <w:noProof/>
              </w:rPr>
              <w:t>2.2 Deployment Package Preparation</w:t>
            </w:r>
            <w:r w:rsidR="000E3EBD">
              <w:rPr>
                <w:noProof/>
                <w:webHidden/>
              </w:rPr>
              <w:tab/>
            </w:r>
            <w:r w:rsidR="000E3EBD">
              <w:rPr>
                <w:noProof/>
                <w:webHidden/>
              </w:rPr>
              <w:fldChar w:fldCharType="begin"/>
            </w:r>
            <w:r w:rsidR="000E3EBD">
              <w:rPr>
                <w:noProof/>
                <w:webHidden/>
              </w:rPr>
              <w:instrText xml:space="preserve"> PAGEREF _Toc143171591 \h </w:instrText>
            </w:r>
            <w:r w:rsidR="000E3EBD">
              <w:rPr>
                <w:noProof/>
                <w:webHidden/>
              </w:rPr>
            </w:r>
            <w:r w:rsidR="000E3EBD">
              <w:rPr>
                <w:noProof/>
                <w:webHidden/>
              </w:rPr>
              <w:fldChar w:fldCharType="separate"/>
            </w:r>
            <w:r w:rsidR="005B40D2">
              <w:rPr>
                <w:noProof/>
                <w:webHidden/>
              </w:rPr>
              <w:t>10</w:t>
            </w:r>
            <w:r w:rsidR="000E3EBD">
              <w:rPr>
                <w:noProof/>
                <w:webHidden/>
              </w:rPr>
              <w:fldChar w:fldCharType="end"/>
            </w:r>
          </w:hyperlink>
        </w:p>
        <w:p w14:paraId="6698889F" w14:textId="79BCF76E" w:rsidR="000E3EBD"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1592" w:history="1">
            <w:r w:rsidR="000E3EBD" w:rsidRPr="00D54F9C">
              <w:rPr>
                <w:rStyle w:val="Hyperlink"/>
                <w:noProof/>
              </w:rPr>
              <w:t>2.3 AppGyver Account Setup</w:t>
            </w:r>
            <w:r w:rsidR="000E3EBD">
              <w:rPr>
                <w:noProof/>
                <w:webHidden/>
              </w:rPr>
              <w:tab/>
            </w:r>
            <w:r w:rsidR="000E3EBD">
              <w:rPr>
                <w:noProof/>
                <w:webHidden/>
              </w:rPr>
              <w:fldChar w:fldCharType="begin"/>
            </w:r>
            <w:r w:rsidR="000E3EBD">
              <w:rPr>
                <w:noProof/>
                <w:webHidden/>
              </w:rPr>
              <w:instrText xml:space="preserve"> PAGEREF _Toc143171592 \h </w:instrText>
            </w:r>
            <w:r w:rsidR="000E3EBD">
              <w:rPr>
                <w:noProof/>
                <w:webHidden/>
              </w:rPr>
            </w:r>
            <w:r w:rsidR="000E3EBD">
              <w:rPr>
                <w:noProof/>
                <w:webHidden/>
              </w:rPr>
              <w:fldChar w:fldCharType="separate"/>
            </w:r>
            <w:r w:rsidR="005B40D2">
              <w:rPr>
                <w:noProof/>
                <w:webHidden/>
              </w:rPr>
              <w:t>11</w:t>
            </w:r>
            <w:r w:rsidR="000E3EBD">
              <w:rPr>
                <w:noProof/>
                <w:webHidden/>
              </w:rPr>
              <w:fldChar w:fldCharType="end"/>
            </w:r>
          </w:hyperlink>
        </w:p>
        <w:p w14:paraId="04BE1CA6" w14:textId="330A391D" w:rsidR="000E3EBD"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1593" w:history="1">
            <w:r w:rsidR="000E3EBD" w:rsidRPr="00D54F9C">
              <w:rPr>
                <w:rStyle w:val="Hyperlink"/>
                <w:noProof/>
              </w:rPr>
              <w:t>2.4 App Variables Setup</w:t>
            </w:r>
            <w:r w:rsidR="000E3EBD">
              <w:rPr>
                <w:noProof/>
                <w:webHidden/>
              </w:rPr>
              <w:tab/>
            </w:r>
            <w:r w:rsidR="000E3EBD">
              <w:rPr>
                <w:noProof/>
                <w:webHidden/>
              </w:rPr>
              <w:fldChar w:fldCharType="begin"/>
            </w:r>
            <w:r w:rsidR="000E3EBD">
              <w:rPr>
                <w:noProof/>
                <w:webHidden/>
              </w:rPr>
              <w:instrText xml:space="preserve"> PAGEREF _Toc143171593 \h </w:instrText>
            </w:r>
            <w:r w:rsidR="000E3EBD">
              <w:rPr>
                <w:noProof/>
                <w:webHidden/>
              </w:rPr>
            </w:r>
            <w:r w:rsidR="000E3EBD">
              <w:rPr>
                <w:noProof/>
                <w:webHidden/>
              </w:rPr>
              <w:fldChar w:fldCharType="separate"/>
            </w:r>
            <w:r w:rsidR="005B40D2">
              <w:rPr>
                <w:noProof/>
                <w:webHidden/>
              </w:rPr>
              <w:t>12</w:t>
            </w:r>
            <w:r w:rsidR="000E3EBD">
              <w:rPr>
                <w:noProof/>
                <w:webHidden/>
              </w:rPr>
              <w:fldChar w:fldCharType="end"/>
            </w:r>
          </w:hyperlink>
        </w:p>
        <w:p w14:paraId="0C5DBA77" w14:textId="21FC5568" w:rsidR="000E3EBD"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1594" w:history="1">
            <w:r w:rsidR="000E3EBD" w:rsidRPr="00D54F9C">
              <w:rPr>
                <w:rStyle w:val="Hyperlink"/>
                <w:noProof/>
              </w:rPr>
              <w:t>2.5 Theme Variables</w:t>
            </w:r>
            <w:r w:rsidR="000E3EBD">
              <w:rPr>
                <w:noProof/>
                <w:webHidden/>
              </w:rPr>
              <w:tab/>
            </w:r>
            <w:r w:rsidR="000E3EBD">
              <w:rPr>
                <w:noProof/>
                <w:webHidden/>
              </w:rPr>
              <w:fldChar w:fldCharType="begin"/>
            </w:r>
            <w:r w:rsidR="000E3EBD">
              <w:rPr>
                <w:noProof/>
                <w:webHidden/>
              </w:rPr>
              <w:instrText xml:space="preserve"> PAGEREF _Toc143171594 \h </w:instrText>
            </w:r>
            <w:r w:rsidR="000E3EBD">
              <w:rPr>
                <w:noProof/>
                <w:webHidden/>
              </w:rPr>
            </w:r>
            <w:r w:rsidR="000E3EBD">
              <w:rPr>
                <w:noProof/>
                <w:webHidden/>
              </w:rPr>
              <w:fldChar w:fldCharType="separate"/>
            </w:r>
            <w:r w:rsidR="005B40D2">
              <w:rPr>
                <w:noProof/>
                <w:webHidden/>
              </w:rPr>
              <w:t>16</w:t>
            </w:r>
            <w:r w:rsidR="000E3EBD">
              <w:rPr>
                <w:noProof/>
                <w:webHidden/>
              </w:rPr>
              <w:fldChar w:fldCharType="end"/>
            </w:r>
          </w:hyperlink>
        </w:p>
        <w:p w14:paraId="02C71684" w14:textId="0CE4CE36" w:rsidR="000E3EBD"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1595" w:history="1">
            <w:r w:rsidR="000E3EBD" w:rsidRPr="00D54F9C">
              <w:rPr>
                <w:rStyle w:val="Hyperlink"/>
                <w:noProof/>
              </w:rPr>
              <w:t>2.6 Import CORTEX Flows</w:t>
            </w:r>
            <w:r w:rsidR="000E3EBD">
              <w:rPr>
                <w:noProof/>
                <w:webHidden/>
              </w:rPr>
              <w:tab/>
            </w:r>
            <w:r w:rsidR="000E3EBD">
              <w:rPr>
                <w:noProof/>
                <w:webHidden/>
              </w:rPr>
              <w:fldChar w:fldCharType="begin"/>
            </w:r>
            <w:r w:rsidR="000E3EBD">
              <w:rPr>
                <w:noProof/>
                <w:webHidden/>
              </w:rPr>
              <w:instrText xml:space="preserve"> PAGEREF _Toc143171595 \h </w:instrText>
            </w:r>
            <w:r w:rsidR="000E3EBD">
              <w:rPr>
                <w:noProof/>
                <w:webHidden/>
              </w:rPr>
            </w:r>
            <w:r w:rsidR="000E3EBD">
              <w:rPr>
                <w:noProof/>
                <w:webHidden/>
              </w:rPr>
              <w:fldChar w:fldCharType="separate"/>
            </w:r>
            <w:r w:rsidR="005B40D2">
              <w:rPr>
                <w:noProof/>
                <w:webHidden/>
              </w:rPr>
              <w:t>17</w:t>
            </w:r>
            <w:r w:rsidR="000E3EBD">
              <w:rPr>
                <w:noProof/>
                <w:webHidden/>
              </w:rPr>
              <w:fldChar w:fldCharType="end"/>
            </w:r>
          </w:hyperlink>
        </w:p>
        <w:p w14:paraId="2AB76AAB" w14:textId="46537DB1" w:rsidR="000E3EBD"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1596" w:history="1">
            <w:r w:rsidR="000E3EBD" w:rsidRPr="00D54F9C">
              <w:rPr>
                <w:rStyle w:val="Hyperlink"/>
                <w:noProof/>
              </w:rPr>
              <w:t>2.7 Config Flow Configuration</w:t>
            </w:r>
            <w:r w:rsidR="000E3EBD">
              <w:rPr>
                <w:noProof/>
                <w:webHidden/>
              </w:rPr>
              <w:tab/>
            </w:r>
            <w:r w:rsidR="000E3EBD">
              <w:rPr>
                <w:noProof/>
                <w:webHidden/>
              </w:rPr>
              <w:fldChar w:fldCharType="begin"/>
            </w:r>
            <w:r w:rsidR="000E3EBD">
              <w:rPr>
                <w:noProof/>
                <w:webHidden/>
              </w:rPr>
              <w:instrText xml:space="preserve"> PAGEREF _Toc143171596 \h </w:instrText>
            </w:r>
            <w:r w:rsidR="000E3EBD">
              <w:rPr>
                <w:noProof/>
                <w:webHidden/>
              </w:rPr>
            </w:r>
            <w:r w:rsidR="000E3EBD">
              <w:rPr>
                <w:noProof/>
                <w:webHidden/>
              </w:rPr>
              <w:fldChar w:fldCharType="separate"/>
            </w:r>
            <w:r w:rsidR="005B40D2">
              <w:rPr>
                <w:noProof/>
                <w:webHidden/>
              </w:rPr>
              <w:t>18</w:t>
            </w:r>
            <w:r w:rsidR="000E3EBD">
              <w:rPr>
                <w:noProof/>
                <w:webHidden/>
              </w:rPr>
              <w:fldChar w:fldCharType="end"/>
            </w:r>
          </w:hyperlink>
        </w:p>
        <w:p w14:paraId="5983FC1C" w14:textId="6E11A046" w:rsidR="000E3EBD"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1597" w:history="1">
            <w:r w:rsidR="000E3EBD" w:rsidRPr="00D54F9C">
              <w:rPr>
                <w:rStyle w:val="Hyperlink"/>
                <w:noProof/>
              </w:rPr>
              <w:t>2.8 Publish CORTEX Flows</w:t>
            </w:r>
            <w:r w:rsidR="000E3EBD">
              <w:rPr>
                <w:noProof/>
                <w:webHidden/>
              </w:rPr>
              <w:tab/>
            </w:r>
            <w:r w:rsidR="000E3EBD">
              <w:rPr>
                <w:noProof/>
                <w:webHidden/>
              </w:rPr>
              <w:fldChar w:fldCharType="begin"/>
            </w:r>
            <w:r w:rsidR="000E3EBD">
              <w:rPr>
                <w:noProof/>
                <w:webHidden/>
              </w:rPr>
              <w:instrText xml:space="preserve"> PAGEREF _Toc143171597 \h </w:instrText>
            </w:r>
            <w:r w:rsidR="000E3EBD">
              <w:rPr>
                <w:noProof/>
                <w:webHidden/>
              </w:rPr>
            </w:r>
            <w:r w:rsidR="000E3EBD">
              <w:rPr>
                <w:noProof/>
                <w:webHidden/>
              </w:rPr>
              <w:fldChar w:fldCharType="separate"/>
            </w:r>
            <w:r w:rsidR="005B40D2">
              <w:rPr>
                <w:noProof/>
                <w:webHidden/>
              </w:rPr>
              <w:t>21</w:t>
            </w:r>
            <w:r w:rsidR="000E3EBD">
              <w:rPr>
                <w:noProof/>
                <w:webHidden/>
              </w:rPr>
              <w:fldChar w:fldCharType="end"/>
            </w:r>
          </w:hyperlink>
        </w:p>
        <w:p w14:paraId="376BB4C9" w14:textId="3CBF525B" w:rsidR="000E3EBD"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1598" w:history="1">
            <w:r w:rsidR="000E3EBD" w:rsidRPr="00D54F9C">
              <w:rPr>
                <w:rStyle w:val="Hyperlink"/>
                <w:noProof/>
              </w:rPr>
              <w:t>2.9 Setup OAuth Published for Flows</w:t>
            </w:r>
            <w:r w:rsidR="000E3EBD">
              <w:rPr>
                <w:noProof/>
                <w:webHidden/>
              </w:rPr>
              <w:tab/>
            </w:r>
            <w:r w:rsidR="000E3EBD">
              <w:rPr>
                <w:noProof/>
                <w:webHidden/>
              </w:rPr>
              <w:fldChar w:fldCharType="begin"/>
            </w:r>
            <w:r w:rsidR="000E3EBD">
              <w:rPr>
                <w:noProof/>
                <w:webHidden/>
              </w:rPr>
              <w:instrText xml:space="preserve"> PAGEREF _Toc143171598 \h </w:instrText>
            </w:r>
            <w:r w:rsidR="000E3EBD">
              <w:rPr>
                <w:noProof/>
                <w:webHidden/>
              </w:rPr>
            </w:r>
            <w:r w:rsidR="000E3EBD">
              <w:rPr>
                <w:noProof/>
                <w:webHidden/>
              </w:rPr>
              <w:fldChar w:fldCharType="separate"/>
            </w:r>
            <w:r w:rsidR="005B40D2">
              <w:rPr>
                <w:noProof/>
                <w:webHidden/>
              </w:rPr>
              <w:t>21</w:t>
            </w:r>
            <w:r w:rsidR="000E3EBD">
              <w:rPr>
                <w:noProof/>
                <w:webHidden/>
              </w:rPr>
              <w:fldChar w:fldCharType="end"/>
            </w:r>
          </w:hyperlink>
        </w:p>
        <w:p w14:paraId="3A034B1A" w14:textId="032B4965" w:rsidR="000E3EBD"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1599" w:history="1">
            <w:r w:rsidR="000E3EBD" w:rsidRPr="00D54F9C">
              <w:rPr>
                <w:rStyle w:val="Hyperlink"/>
                <w:noProof/>
              </w:rPr>
              <w:t>2.10 Initialise Shared Data (Reliable Collections)</w:t>
            </w:r>
            <w:r w:rsidR="000E3EBD">
              <w:rPr>
                <w:noProof/>
                <w:webHidden/>
              </w:rPr>
              <w:tab/>
            </w:r>
            <w:r w:rsidR="000E3EBD">
              <w:rPr>
                <w:noProof/>
                <w:webHidden/>
              </w:rPr>
              <w:fldChar w:fldCharType="begin"/>
            </w:r>
            <w:r w:rsidR="000E3EBD">
              <w:rPr>
                <w:noProof/>
                <w:webHidden/>
              </w:rPr>
              <w:instrText xml:space="preserve"> PAGEREF _Toc143171599 \h </w:instrText>
            </w:r>
            <w:r w:rsidR="000E3EBD">
              <w:rPr>
                <w:noProof/>
                <w:webHidden/>
              </w:rPr>
            </w:r>
            <w:r w:rsidR="000E3EBD">
              <w:rPr>
                <w:noProof/>
                <w:webHidden/>
              </w:rPr>
              <w:fldChar w:fldCharType="separate"/>
            </w:r>
            <w:r w:rsidR="005B40D2">
              <w:rPr>
                <w:noProof/>
                <w:webHidden/>
              </w:rPr>
              <w:t>22</w:t>
            </w:r>
            <w:r w:rsidR="000E3EBD">
              <w:rPr>
                <w:noProof/>
                <w:webHidden/>
              </w:rPr>
              <w:fldChar w:fldCharType="end"/>
            </w:r>
          </w:hyperlink>
        </w:p>
        <w:p w14:paraId="2B64F43F" w14:textId="7BECD3CA" w:rsidR="000E3EBD"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1600" w:history="1">
            <w:r w:rsidR="000E3EBD" w:rsidRPr="00D54F9C">
              <w:rPr>
                <w:rStyle w:val="Hyperlink"/>
                <w:noProof/>
              </w:rPr>
              <w:t>2.11 Website Deployment</w:t>
            </w:r>
            <w:r w:rsidR="000E3EBD">
              <w:rPr>
                <w:noProof/>
                <w:webHidden/>
              </w:rPr>
              <w:tab/>
            </w:r>
            <w:r w:rsidR="000E3EBD">
              <w:rPr>
                <w:noProof/>
                <w:webHidden/>
              </w:rPr>
              <w:fldChar w:fldCharType="begin"/>
            </w:r>
            <w:r w:rsidR="000E3EBD">
              <w:rPr>
                <w:noProof/>
                <w:webHidden/>
              </w:rPr>
              <w:instrText xml:space="preserve"> PAGEREF _Toc143171600 \h </w:instrText>
            </w:r>
            <w:r w:rsidR="000E3EBD">
              <w:rPr>
                <w:noProof/>
                <w:webHidden/>
              </w:rPr>
            </w:r>
            <w:r w:rsidR="000E3EBD">
              <w:rPr>
                <w:noProof/>
                <w:webHidden/>
              </w:rPr>
              <w:fldChar w:fldCharType="separate"/>
            </w:r>
            <w:r w:rsidR="005B40D2">
              <w:rPr>
                <w:noProof/>
                <w:webHidden/>
              </w:rPr>
              <w:t>27</w:t>
            </w:r>
            <w:r w:rsidR="000E3EBD">
              <w:rPr>
                <w:noProof/>
                <w:webHidden/>
              </w:rPr>
              <w:fldChar w:fldCharType="end"/>
            </w:r>
          </w:hyperlink>
        </w:p>
        <w:p w14:paraId="5AFAD985" w14:textId="746DEF4B" w:rsidR="000E3EBD"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1601" w:history="1">
            <w:r w:rsidR="000E3EBD" w:rsidRPr="00D54F9C">
              <w:rPr>
                <w:rStyle w:val="Hyperlink"/>
                <w:noProof/>
              </w:rPr>
              <w:t>2.12 Web Application Deployment</w:t>
            </w:r>
            <w:r w:rsidR="000E3EBD">
              <w:rPr>
                <w:noProof/>
                <w:webHidden/>
              </w:rPr>
              <w:tab/>
            </w:r>
            <w:r w:rsidR="000E3EBD">
              <w:rPr>
                <w:noProof/>
                <w:webHidden/>
              </w:rPr>
              <w:fldChar w:fldCharType="begin"/>
            </w:r>
            <w:r w:rsidR="000E3EBD">
              <w:rPr>
                <w:noProof/>
                <w:webHidden/>
              </w:rPr>
              <w:instrText xml:space="preserve"> PAGEREF _Toc143171601 \h </w:instrText>
            </w:r>
            <w:r w:rsidR="000E3EBD">
              <w:rPr>
                <w:noProof/>
                <w:webHidden/>
              </w:rPr>
            </w:r>
            <w:r w:rsidR="000E3EBD">
              <w:rPr>
                <w:noProof/>
                <w:webHidden/>
              </w:rPr>
              <w:fldChar w:fldCharType="separate"/>
            </w:r>
            <w:r w:rsidR="005B40D2">
              <w:rPr>
                <w:noProof/>
                <w:webHidden/>
              </w:rPr>
              <w:t>29</w:t>
            </w:r>
            <w:r w:rsidR="000E3EBD">
              <w:rPr>
                <w:noProof/>
                <w:webHidden/>
              </w:rPr>
              <w:fldChar w:fldCharType="end"/>
            </w:r>
          </w:hyperlink>
        </w:p>
        <w:p w14:paraId="6477ABD7" w14:textId="6E81D72F" w:rsidR="000E3EBD"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1602" w:history="1">
            <w:r w:rsidR="000E3EBD" w:rsidRPr="00D54F9C">
              <w:rPr>
                <w:rStyle w:val="Hyperlink"/>
                <w:noProof/>
              </w:rPr>
              <w:t>2.13 Web App Redirect Rule</w:t>
            </w:r>
            <w:r w:rsidR="000E3EBD">
              <w:rPr>
                <w:noProof/>
                <w:webHidden/>
              </w:rPr>
              <w:tab/>
            </w:r>
            <w:r w:rsidR="000E3EBD">
              <w:rPr>
                <w:noProof/>
                <w:webHidden/>
              </w:rPr>
              <w:fldChar w:fldCharType="begin"/>
            </w:r>
            <w:r w:rsidR="000E3EBD">
              <w:rPr>
                <w:noProof/>
                <w:webHidden/>
              </w:rPr>
              <w:instrText xml:space="preserve"> PAGEREF _Toc143171602 \h </w:instrText>
            </w:r>
            <w:r w:rsidR="000E3EBD">
              <w:rPr>
                <w:noProof/>
                <w:webHidden/>
              </w:rPr>
            </w:r>
            <w:r w:rsidR="000E3EBD">
              <w:rPr>
                <w:noProof/>
                <w:webHidden/>
              </w:rPr>
              <w:fldChar w:fldCharType="separate"/>
            </w:r>
            <w:r w:rsidR="005B40D2">
              <w:rPr>
                <w:noProof/>
                <w:webHidden/>
              </w:rPr>
              <w:t>30</w:t>
            </w:r>
            <w:r w:rsidR="000E3EBD">
              <w:rPr>
                <w:noProof/>
                <w:webHidden/>
              </w:rPr>
              <w:fldChar w:fldCharType="end"/>
            </w:r>
          </w:hyperlink>
        </w:p>
        <w:p w14:paraId="5E083FDB" w14:textId="70080DA5" w:rsidR="000E3EBD"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1603" w:history="1">
            <w:r w:rsidR="000E3EBD" w:rsidRPr="00D54F9C">
              <w:rPr>
                <w:rStyle w:val="Hyperlink"/>
                <w:noProof/>
              </w:rPr>
              <w:t>2.14 CORS Configuration</w:t>
            </w:r>
            <w:r w:rsidR="000E3EBD">
              <w:rPr>
                <w:noProof/>
                <w:webHidden/>
              </w:rPr>
              <w:tab/>
            </w:r>
            <w:r w:rsidR="000E3EBD">
              <w:rPr>
                <w:noProof/>
                <w:webHidden/>
              </w:rPr>
              <w:fldChar w:fldCharType="begin"/>
            </w:r>
            <w:r w:rsidR="000E3EBD">
              <w:rPr>
                <w:noProof/>
                <w:webHidden/>
              </w:rPr>
              <w:instrText xml:space="preserve"> PAGEREF _Toc143171603 \h </w:instrText>
            </w:r>
            <w:r w:rsidR="000E3EBD">
              <w:rPr>
                <w:noProof/>
                <w:webHidden/>
              </w:rPr>
            </w:r>
            <w:r w:rsidR="000E3EBD">
              <w:rPr>
                <w:noProof/>
                <w:webHidden/>
              </w:rPr>
              <w:fldChar w:fldCharType="separate"/>
            </w:r>
            <w:r w:rsidR="005B40D2">
              <w:rPr>
                <w:noProof/>
                <w:webHidden/>
              </w:rPr>
              <w:t>30</w:t>
            </w:r>
            <w:r w:rsidR="000E3EBD">
              <w:rPr>
                <w:noProof/>
                <w:webHidden/>
              </w:rPr>
              <w:fldChar w:fldCharType="end"/>
            </w:r>
          </w:hyperlink>
        </w:p>
        <w:p w14:paraId="7D868BD9" w14:textId="28127505" w:rsidR="000E3EBD"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1604" w:history="1">
            <w:r w:rsidR="000E3EBD" w:rsidRPr="00D54F9C">
              <w:rPr>
                <w:rStyle w:val="Hyperlink"/>
                <w:noProof/>
              </w:rPr>
              <w:t>2.15 Housekeeping Tasks</w:t>
            </w:r>
            <w:r w:rsidR="000E3EBD">
              <w:rPr>
                <w:noProof/>
                <w:webHidden/>
              </w:rPr>
              <w:tab/>
            </w:r>
            <w:r w:rsidR="000E3EBD">
              <w:rPr>
                <w:noProof/>
                <w:webHidden/>
              </w:rPr>
              <w:fldChar w:fldCharType="begin"/>
            </w:r>
            <w:r w:rsidR="000E3EBD">
              <w:rPr>
                <w:noProof/>
                <w:webHidden/>
              </w:rPr>
              <w:instrText xml:space="preserve"> PAGEREF _Toc143171604 \h </w:instrText>
            </w:r>
            <w:r w:rsidR="000E3EBD">
              <w:rPr>
                <w:noProof/>
                <w:webHidden/>
              </w:rPr>
            </w:r>
            <w:r w:rsidR="000E3EBD">
              <w:rPr>
                <w:noProof/>
                <w:webHidden/>
              </w:rPr>
              <w:fldChar w:fldCharType="separate"/>
            </w:r>
            <w:r w:rsidR="005B40D2">
              <w:rPr>
                <w:noProof/>
                <w:webHidden/>
              </w:rPr>
              <w:t>31</w:t>
            </w:r>
            <w:r w:rsidR="000E3EBD">
              <w:rPr>
                <w:noProof/>
                <w:webHidden/>
              </w:rPr>
              <w:fldChar w:fldCharType="end"/>
            </w:r>
          </w:hyperlink>
        </w:p>
        <w:p w14:paraId="2DAFF520" w14:textId="54CE2872" w:rsidR="000E3EBD"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1605" w:history="1">
            <w:r w:rsidR="000E3EBD" w:rsidRPr="00D54F9C">
              <w:rPr>
                <w:rStyle w:val="Hyperlink"/>
                <w:noProof/>
              </w:rPr>
              <w:t>3 Testing</w:t>
            </w:r>
            <w:r w:rsidR="000E3EBD">
              <w:rPr>
                <w:noProof/>
                <w:webHidden/>
              </w:rPr>
              <w:tab/>
            </w:r>
            <w:r w:rsidR="000E3EBD">
              <w:rPr>
                <w:noProof/>
                <w:webHidden/>
              </w:rPr>
              <w:fldChar w:fldCharType="begin"/>
            </w:r>
            <w:r w:rsidR="000E3EBD">
              <w:rPr>
                <w:noProof/>
                <w:webHidden/>
              </w:rPr>
              <w:instrText xml:space="preserve"> PAGEREF _Toc143171605 \h </w:instrText>
            </w:r>
            <w:r w:rsidR="000E3EBD">
              <w:rPr>
                <w:noProof/>
                <w:webHidden/>
              </w:rPr>
            </w:r>
            <w:r w:rsidR="000E3EBD">
              <w:rPr>
                <w:noProof/>
                <w:webHidden/>
              </w:rPr>
              <w:fldChar w:fldCharType="separate"/>
            </w:r>
            <w:r w:rsidR="005B40D2">
              <w:rPr>
                <w:noProof/>
                <w:webHidden/>
              </w:rPr>
              <w:t>32</w:t>
            </w:r>
            <w:r w:rsidR="000E3EBD">
              <w:rPr>
                <w:noProof/>
                <w:webHidden/>
              </w:rPr>
              <w:fldChar w:fldCharType="end"/>
            </w:r>
          </w:hyperlink>
        </w:p>
        <w:p w14:paraId="525B98AD" w14:textId="0BC0FD27" w:rsidR="000E3EBD"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1606" w:history="1">
            <w:r w:rsidR="000E3EBD" w:rsidRPr="00D54F9C">
              <w:rPr>
                <w:rStyle w:val="Hyperlink"/>
                <w:noProof/>
              </w:rPr>
              <w:t>3.1 Testing User Access Management Flows</w:t>
            </w:r>
            <w:r w:rsidR="000E3EBD">
              <w:rPr>
                <w:noProof/>
                <w:webHidden/>
              </w:rPr>
              <w:tab/>
            </w:r>
            <w:r w:rsidR="000E3EBD">
              <w:rPr>
                <w:noProof/>
                <w:webHidden/>
              </w:rPr>
              <w:fldChar w:fldCharType="begin"/>
            </w:r>
            <w:r w:rsidR="000E3EBD">
              <w:rPr>
                <w:noProof/>
                <w:webHidden/>
              </w:rPr>
              <w:instrText xml:space="preserve"> PAGEREF _Toc143171606 \h </w:instrText>
            </w:r>
            <w:r w:rsidR="000E3EBD">
              <w:rPr>
                <w:noProof/>
                <w:webHidden/>
              </w:rPr>
            </w:r>
            <w:r w:rsidR="000E3EBD">
              <w:rPr>
                <w:noProof/>
                <w:webHidden/>
              </w:rPr>
              <w:fldChar w:fldCharType="separate"/>
            </w:r>
            <w:r w:rsidR="005B40D2">
              <w:rPr>
                <w:noProof/>
                <w:webHidden/>
              </w:rPr>
              <w:t>32</w:t>
            </w:r>
            <w:r w:rsidR="000E3EBD">
              <w:rPr>
                <w:noProof/>
                <w:webHidden/>
              </w:rPr>
              <w:fldChar w:fldCharType="end"/>
            </w:r>
          </w:hyperlink>
        </w:p>
        <w:p w14:paraId="1EFD0CB3" w14:textId="2CB0AEA3" w:rsidR="000E3EBD"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1607" w:history="1">
            <w:r w:rsidR="000E3EBD" w:rsidRPr="00D54F9C">
              <w:rPr>
                <w:rStyle w:val="Hyperlink"/>
                <w:noProof/>
              </w:rPr>
              <w:t>3.2 Testing the Web Application</w:t>
            </w:r>
            <w:r w:rsidR="000E3EBD">
              <w:rPr>
                <w:noProof/>
                <w:webHidden/>
              </w:rPr>
              <w:tab/>
            </w:r>
            <w:r w:rsidR="000E3EBD">
              <w:rPr>
                <w:noProof/>
                <w:webHidden/>
              </w:rPr>
              <w:fldChar w:fldCharType="begin"/>
            </w:r>
            <w:r w:rsidR="000E3EBD">
              <w:rPr>
                <w:noProof/>
                <w:webHidden/>
              </w:rPr>
              <w:instrText xml:space="preserve"> PAGEREF _Toc143171607 \h </w:instrText>
            </w:r>
            <w:r w:rsidR="000E3EBD">
              <w:rPr>
                <w:noProof/>
                <w:webHidden/>
              </w:rPr>
            </w:r>
            <w:r w:rsidR="000E3EBD">
              <w:rPr>
                <w:noProof/>
                <w:webHidden/>
              </w:rPr>
              <w:fldChar w:fldCharType="separate"/>
            </w:r>
            <w:r w:rsidR="005B40D2">
              <w:rPr>
                <w:noProof/>
                <w:webHidden/>
              </w:rPr>
              <w:t>35</w:t>
            </w:r>
            <w:r w:rsidR="000E3EBD">
              <w:rPr>
                <w:noProof/>
                <w:webHidden/>
              </w:rPr>
              <w:fldChar w:fldCharType="end"/>
            </w:r>
          </w:hyperlink>
        </w:p>
        <w:p w14:paraId="6CDCFF6C" w14:textId="56FF4E87" w:rsidR="000E3EBD"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1608" w:history="1">
            <w:r w:rsidR="000E3EBD" w:rsidRPr="00D54F9C">
              <w:rPr>
                <w:rStyle w:val="Hyperlink"/>
                <w:noProof/>
              </w:rPr>
              <w:t>3.3 Testing UI-Driven Process (Service Requests)</w:t>
            </w:r>
            <w:r w:rsidR="000E3EBD">
              <w:rPr>
                <w:noProof/>
                <w:webHidden/>
              </w:rPr>
              <w:tab/>
            </w:r>
            <w:r w:rsidR="000E3EBD">
              <w:rPr>
                <w:noProof/>
                <w:webHidden/>
              </w:rPr>
              <w:fldChar w:fldCharType="begin"/>
            </w:r>
            <w:r w:rsidR="000E3EBD">
              <w:rPr>
                <w:noProof/>
                <w:webHidden/>
              </w:rPr>
              <w:instrText xml:space="preserve"> PAGEREF _Toc143171608 \h </w:instrText>
            </w:r>
            <w:r w:rsidR="000E3EBD">
              <w:rPr>
                <w:noProof/>
                <w:webHidden/>
              </w:rPr>
            </w:r>
            <w:r w:rsidR="000E3EBD">
              <w:rPr>
                <w:noProof/>
                <w:webHidden/>
              </w:rPr>
              <w:fldChar w:fldCharType="separate"/>
            </w:r>
            <w:r w:rsidR="005B40D2">
              <w:rPr>
                <w:noProof/>
                <w:webHidden/>
              </w:rPr>
              <w:t>35</w:t>
            </w:r>
            <w:r w:rsidR="000E3EBD">
              <w:rPr>
                <w:noProof/>
                <w:webHidden/>
              </w:rPr>
              <w:fldChar w:fldCharType="end"/>
            </w:r>
          </w:hyperlink>
        </w:p>
        <w:p w14:paraId="753FCE9D" w14:textId="5D7FC2E6" w:rsidR="000E3EBD"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1609" w:history="1">
            <w:r w:rsidR="000E3EBD" w:rsidRPr="00D54F9C">
              <w:rPr>
                <w:rStyle w:val="Hyperlink"/>
                <w:noProof/>
              </w:rPr>
              <w:t>3.4 Testing Process-Driven UI (Process Dashboard)</w:t>
            </w:r>
            <w:r w:rsidR="000E3EBD">
              <w:rPr>
                <w:noProof/>
                <w:webHidden/>
              </w:rPr>
              <w:tab/>
            </w:r>
            <w:r w:rsidR="000E3EBD">
              <w:rPr>
                <w:noProof/>
                <w:webHidden/>
              </w:rPr>
              <w:fldChar w:fldCharType="begin"/>
            </w:r>
            <w:r w:rsidR="000E3EBD">
              <w:rPr>
                <w:noProof/>
                <w:webHidden/>
              </w:rPr>
              <w:instrText xml:space="preserve"> PAGEREF _Toc143171609 \h </w:instrText>
            </w:r>
            <w:r w:rsidR="000E3EBD">
              <w:rPr>
                <w:noProof/>
                <w:webHidden/>
              </w:rPr>
            </w:r>
            <w:r w:rsidR="000E3EBD">
              <w:rPr>
                <w:noProof/>
                <w:webHidden/>
              </w:rPr>
              <w:fldChar w:fldCharType="separate"/>
            </w:r>
            <w:r w:rsidR="005B40D2">
              <w:rPr>
                <w:noProof/>
                <w:webHidden/>
              </w:rPr>
              <w:t>36</w:t>
            </w:r>
            <w:r w:rsidR="000E3EBD">
              <w:rPr>
                <w:noProof/>
                <w:webHidden/>
              </w:rPr>
              <w:fldChar w:fldCharType="end"/>
            </w:r>
          </w:hyperlink>
        </w:p>
        <w:p w14:paraId="2BE64AF5" w14:textId="7E81E954" w:rsidR="000E3EBD"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1610" w:history="1">
            <w:r w:rsidR="000E3EBD" w:rsidRPr="00D54F9C">
              <w:rPr>
                <w:rStyle w:val="Hyperlink"/>
                <w:noProof/>
              </w:rPr>
              <w:t>4 Appendix A: Renaming Web App Title</w:t>
            </w:r>
            <w:r w:rsidR="000E3EBD">
              <w:rPr>
                <w:noProof/>
                <w:webHidden/>
              </w:rPr>
              <w:tab/>
            </w:r>
            <w:r w:rsidR="000E3EBD">
              <w:rPr>
                <w:noProof/>
                <w:webHidden/>
              </w:rPr>
              <w:fldChar w:fldCharType="begin"/>
            </w:r>
            <w:r w:rsidR="000E3EBD">
              <w:rPr>
                <w:noProof/>
                <w:webHidden/>
              </w:rPr>
              <w:instrText xml:space="preserve"> PAGEREF _Toc143171610 \h </w:instrText>
            </w:r>
            <w:r w:rsidR="000E3EBD">
              <w:rPr>
                <w:noProof/>
                <w:webHidden/>
              </w:rPr>
            </w:r>
            <w:r w:rsidR="000E3EBD">
              <w:rPr>
                <w:noProof/>
                <w:webHidden/>
              </w:rPr>
              <w:fldChar w:fldCharType="separate"/>
            </w:r>
            <w:r w:rsidR="005B40D2">
              <w:rPr>
                <w:noProof/>
                <w:webHidden/>
              </w:rPr>
              <w:t>38</w:t>
            </w:r>
            <w:r w:rsidR="000E3EBD">
              <w:rPr>
                <w:noProof/>
                <w:webHidden/>
              </w:rPr>
              <w:fldChar w:fldCharType="end"/>
            </w:r>
          </w:hyperlink>
        </w:p>
        <w:p w14:paraId="3CD65E77" w14:textId="542CEE9F" w:rsidR="000E3EBD"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1611" w:history="1">
            <w:r w:rsidR="000E3EBD" w:rsidRPr="00D54F9C">
              <w:rPr>
                <w:rStyle w:val="Hyperlink"/>
                <w:noProof/>
              </w:rPr>
              <w:t>5 Appendix B: Issues with Self Signed Certificates</w:t>
            </w:r>
            <w:r w:rsidR="000E3EBD">
              <w:rPr>
                <w:noProof/>
                <w:webHidden/>
              </w:rPr>
              <w:tab/>
            </w:r>
            <w:r w:rsidR="000E3EBD">
              <w:rPr>
                <w:noProof/>
                <w:webHidden/>
              </w:rPr>
              <w:fldChar w:fldCharType="begin"/>
            </w:r>
            <w:r w:rsidR="000E3EBD">
              <w:rPr>
                <w:noProof/>
                <w:webHidden/>
              </w:rPr>
              <w:instrText xml:space="preserve"> PAGEREF _Toc143171611 \h </w:instrText>
            </w:r>
            <w:r w:rsidR="000E3EBD">
              <w:rPr>
                <w:noProof/>
                <w:webHidden/>
              </w:rPr>
            </w:r>
            <w:r w:rsidR="000E3EBD">
              <w:rPr>
                <w:noProof/>
                <w:webHidden/>
              </w:rPr>
              <w:fldChar w:fldCharType="separate"/>
            </w:r>
            <w:r w:rsidR="005B40D2">
              <w:rPr>
                <w:noProof/>
                <w:webHidden/>
              </w:rPr>
              <w:t>39</w:t>
            </w:r>
            <w:r w:rsidR="000E3EBD">
              <w:rPr>
                <w:noProof/>
                <w:webHidden/>
              </w:rPr>
              <w:fldChar w:fldCharType="end"/>
            </w:r>
          </w:hyperlink>
        </w:p>
        <w:p w14:paraId="06F2BD52" w14:textId="3F1031E2" w:rsidR="000E3EBD"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1612" w:history="1">
            <w:r w:rsidR="000E3EBD" w:rsidRPr="00D54F9C">
              <w:rPr>
                <w:rStyle w:val="Hyperlink"/>
                <w:noProof/>
              </w:rPr>
              <w:t>6 Appendix C: Load Balancer Configurations</w:t>
            </w:r>
            <w:r w:rsidR="000E3EBD">
              <w:rPr>
                <w:noProof/>
                <w:webHidden/>
              </w:rPr>
              <w:tab/>
            </w:r>
            <w:r w:rsidR="000E3EBD">
              <w:rPr>
                <w:noProof/>
                <w:webHidden/>
              </w:rPr>
              <w:fldChar w:fldCharType="begin"/>
            </w:r>
            <w:r w:rsidR="000E3EBD">
              <w:rPr>
                <w:noProof/>
                <w:webHidden/>
              </w:rPr>
              <w:instrText xml:space="preserve"> PAGEREF _Toc143171612 \h </w:instrText>
            </w:r>
            <w:r w:rsidR="000E3EBD">
              <w:rPr>
                <w:noProof/>
                <w:webHidden/>
              </w:rPr>
            </w:r>
            <w:r w:rsidR="000E3EBD">
              <w:rPr>
                <w:noProof/>
                <w:webHidden/>
              </w:rPr>
              <w:fldChar w:fldCharType="separate"/>
            </w:r>
            <w:r w:rsidR="005B40D2">
              <w:rPr>
                <w:noProof/>
                <w:webHidden/>
              </w:rPr>
              <w:t>40</w:t>
            </w:r>
            <w:r w:rsidR="000E3EBD">
              <w:rPr>
                <w:noProof/>
                <w:webHidden/>
              </w:rPr>
              <w:fldChar w:fldCharType="end"/>
            </w:r>
          </w:hyperlink>
        </w:p>
        <w:p w14:paraId="2955AE35" w14:textId="71A13E6F" w:rsidR="000E3EBD"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1613" w:history="1">
            <w:r w:rsidR="000E3EBD" w:rsidRPr="00D54F9C">
              <w:rPr>
                <w:rStyle w:val="Hyperlink"/>
                <w:noProof/>
              </w:rPr>
              <w:t>6.1 Single-Portal Setup</w:t>
            </w:r>
            <w:r w:rsidR="000E3EBD">
              <w:rPr>
                <w:noProof/>
                <w:webHidden/>
              </w:rPr>
              <w:tab/>
            </w:r>
            <w:r w:rsidR="000E3EBD">
              <w:rPr>
                <w:noProof/>
                <w:webHidden/>
              </w:rPr>
              <w:fldChar w:fldCharType="begin"/>
            </w:r>
            <w:r w:rsidR="000E3EBD">
              <w:rPr>
                <w:noProof/>
                <w:webHidden/>
              </w:rPr>
              <w:instrText xml:space="preserve"> PAGEREF _Toc143171613 \h </w:instrText>
            </w:r>
            <w:r w:rsidR="000E3EBD">
              <w:rPr>
                <w:noProof/>
                <w:webHidden/>
              </w:rPr>
            </w:r>
            <w:r w:rsidR="000E3EBD">
              <w:rPr>
                <w:noProof/>
                <w:webHidden/>
              </w:rPr>
              <w:fldChar w:fldCharType="separate"/>
            </w:r>
            <w:r w:rsidR="005B40D2">
              <w:rPr>
                <w:noProof/>
                <w:webHidden/>
              </w:rPr>
              <w:t>40</w:t>
            </w:r>
            <w:r w:rsidR="000E3EBD">
              <w:rPr>
                <w:noProof/>
                <w:webHidden/>
              </w:rPr>
              <w:fldChar w:fldCharType="end"/>
            </w:r>
          </w:hyperlink>
        </w:p>
        <w:p w14:paraId="570902AA" w14:textId="5F6793C1" w:rsidR="000E3EBD"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1614" w:history="1">
            <w:r w:rsidR="000E3EBD" w:rsidRPr="00D54F9C">
              <w:rPr>
                <w:rStyle w:val="Hyperlink"/>
                <w:noProof/>
              </w:rPr>
              <w:t>6.2 Multi-Portal Setup</w:t>
            </w:r>
            <w:r w:rsidR="000E3EBD">
              <w:rPr>
                <w:noProof/>
                <w:webHidden/>
              </w:rPr>
              <w:tab/>
            </w:r>
            <w:r w:rsidR="000E3EBD">
              <w:rPr>
                <w:noProof/>
                <w:webHidden/>
              </w:rPr>
              <w:fldChar w:fldCharType="begin"/>
            </w:r>
            <w:r w:rsidR="000E3EBD">
              <w:rPr>
                <w:noProof/>
                <w:webHidden/>
              </w:rPr>
              <w:instrText xml:space="preserve"> PAGEREF _Toc143171614 \h </w:instrText>
            </w:r>
            <w:r w:rsidR="000E3EBD">
              <w:rPr>
                <w:noProof/>
                <w:webHidden/>
              </w:rPr>
            </w:r>
            <w:r w:rsidR="000E3EBD">
              <w:rPr>
                <w:noProof/>
                <w:webHidden/>
              </w:rPr>
              <w:fldChar w:fldCharType="separate"/>
            </w:r>
            <w:r w:rsidR="005B40D2">
              <w:rPr>
                <w:noProof/>
                <w:webHidden/>
              </w:rPr>
              <w:t>42</w:t>
            </w:r>
            <w:r w:rsidR="000E3EBD">
              <w:rPr>
                <w:noProof/>
                <w:webHidden/>
              </w:rPr>
              <w:fldChar w:fldCharType="end"/>
            </w:r>
          </w:hyperlink>
        </w:p>
        <w:p w14:paraId="42EAD75C" w14:textId="0FB824AE" w:rsidR="00FA4596" w:rsidRDefault="006A2BEB">
          <w:r>
            <w:fldChar w:fldCharType="end"/>
          </w:r>
        </w:p>
      </w:sdtContent>
    </w:sdt>
    <w:p w14:paraId="4654B6B1" w14:textId="77777777" w:rsidR="002E2DFF" w:rsidRDefault="002E2DFF" w:rsidP="002E2DFF">
      <w:bookmarkStart w:id="1" w:name="_Toc131666169"/>
      <w:r>
        <w:br w:type="page"/>
      </w:r>
    </w:p>
    <w:p w14:paraId="3AF18F13" w14:textId="77777777" w:rsidR="004406BF" w:rsidRPr="004406BF" w:rsidRDefault="004406BF" w:rsidP="00BA1453">
      <w:pPr>
        <w:pStyle w:val="TOCHeading"/>
      </w:pPr>
      <w:r w:rsidRPr="004406BF">
        <w:lastRenderedPageBreak/>
        <w:t>About this Document</w:t>
      </w:r>
      <w:bookmarkEnd w:id="1"/>
    </w:p>
    <w:p w14:paraId="600A9F85" w14:textId="579C86F8" w:rsidR="00BD0CC5" w:rsidRPr="004406BF" w:rsidRDefault="004406BF" w:rsidP="004406BF">
      <w:r w:rsidRPr="004406BF">
        <w:t>This document</w:t>
      </w:r>
      <w:r w:rsidR="00355E61">
        <w:t xml:space="preserve"> </w:t>
      </w:r>
      <w:r w:rsidR="00700EF6" w:rsidRPr="000C65AB">
        <w:t xml:space="preserve">provides a general guide to the </w:t>
      </w:r>
      <w:r w:rsidR="00700EF6">
        <w:t xml:space="preserve">deployment of the </w:t>
      </w:r>
      <w:del w:id="2" w:author="Jonathan Rogers" w:date="2023-02-08T14:37:00Z">
        <w:r w:rsidR="00700EF6" w:rsidDel="001C79CF">
          <w:delText>Cortex UI</w:delText>
        </w:r>
      </w:del>
      <w:del w:id="3" w:author="Jonathan Rogers" w:date="2023-02-08T14:38:00Z">
        <w:r w:rsidR="00700EF6" w:rsidDel="00165CD4">
          <w:delText xml:space="preserve"> solution</w:delText>
        </w:r>
      </w:del>
      <w:r w:rsidR="00700EF6">
        <w:t>CORTEX</w:t>
      </w:r>
      <w:ins w:id="4" w:author="Jonathan Rogers" w:date="2023-02-08T14:38:00Z">
        <w:r w:rsidR="00700EF6">
          <w:t xml:space="preserve"> Interaction Portal</w:t>
        </w:r>
      </w:ins>
      <w:r w:rsidR="00700EF6">
        <w:t>, including the steps to configure and deploy alongside a CORTEX Innovation instance.</w:t>
      </w:r>
    </w:p>
    <w:p w14:paraId="1296A66F" w14:textId="77777777" w:rsidR="004406BF" w:rsidRPr="004406BF" w:rsidRDefault="004406BF" w:rsidP="00BA1453">
      <w:pPr>
        <w:pStyle w:val="PrefaceSubheading"/>
      </w:pPr>
      <w:bookmarkStart w:id="5" w:name="_Toc103051766"/>
      <w:bookmarkStart w:id="6" w:name="_Toc104202349"/>
      <w:bookmarkStart w:id="7" w:name="_Toc123638453"/>
      <w:bookmarkStart w:id="8" w:name="_Toc131666170"/>
      <w:r w:rsidRPr="004406BF">
        <w:t>Audience</w:t>
      </w:r>
      <w:bookmarkEnd w:id="5"/>
      <w:bookmarkEnd w:id="6"/>
      <w:bookmarkEnd w:id="7"/>
      <w:bookmarkEnd w:id="8"/>
    </w:p>
    <w:p w14:paraId="387BA021" w14:textId="3CE8F3BD" w:rsidR="004406BF" w:rsidRPr="004406BF" w:rsidRDefault="00AA2967" w:rsidP="00FB6695">
      <w:bookmarkStart w:id="9" w:name="_Toc103051767"/>
      <w:bookmarkStart w:id="10" w:name="_Toc104202350"/>
      <w:r>
        <w:t xml:space="preserve">This </w:t>
      </w:r>
      <w:r w:rsidR="00355E61">
        <w:t>document is intended for</w:t>
      </w:r>
      <w:r w:rsidR="00700EF6" w:rsidRPr="00700EF6">
        <w:t xml:space="preserve"> </w:t>
      </w:r>
      <w:r w:rsidR="00700EF6" w:rsidRPr="004C3DD0">
        <w:t xml:space="preserve">developers who intend to install the </w:t>
      </w:r>
      <w:r w:rsidR="00700EF6">
        <w:t xml:space="preserve">CORTEX </w:t>
      </w:r>
      <w:r w:rsidR="00700EF6" w:rsidRPr="004C3DD0">
        <w:t xml:space="preserve">Interaction Portal alongside a </w:t>
      </w:r>
      <w:r w:rsidR="00700EF6">
        <w:t xml:space="preserve">CORTEX </w:t>
      </w:r>
      <w:r w:rsidR="00700EF6" w:rsidRPr="004C3DD0">
        <w:t>Innovation instance.</w:t>
      </w:r>
      <w:commentRangeStart w:id="11"/>
      <w:commentRangeEnd w:id="11"/>
      <w:r w:rsidR="00700EF6" w:rsidRPr="004C3DD0">
        <w:commentReference w:id="11"/>
      </w:r>
    </w:p>
    <w:p w14:paraId="79BAE77A" w14:textId="77777777" w:rsidR="004406BF" w:rsidRPr="004406BF" w:rsidRDefault="004406BF" w:rsidP="00BA1453">
      <w:pPr>
        <w:pStyle w:val="PrefaceSubheading"/>
      </w:pPr>
      <w:bookmarkStart w:id="12" w:name="_Toc123638454"/>
      <w:bookmarkStart w:id="13" w:name="_Toc131666171"/>
      <w:r w:rsidRPr="004406BF">
        <w:t>Related Material</w:t>
      </w:r>
      <w:bookmarkEnd w:id="9"/>
      <w:bookmarkEnd w:id="10"/>
      <w:bookmarkEnd w:id="12"/>
      <w:bookmarkEnd w:id="13"/>
    </w:p>
    <w:tbl>
      <w:tblPr>
        <w:tblStyle w:val="ListTable3"/>
        <w:tblW w:w="0" w:type="auto"/>
        <w:tblLook w:val="0420" w:firstRow="1" w:lastRow="0" w:firstColumn="0" w:lastColumn="0" w:noHBand="0" w:noVBand="1"/>
      </w:tblPr>
      <w:tblGrid>
        <w:gridCol w:w="5346"/>
        <w:gridCol w:w="4942"/>
      </w:tblGrid>
      <w:tr w:rsidR="000B343E" w14:paraId="1BBFAB9F" w14:textId="77777777" w:rsidTr="00973F0F">
        <w:trPr>
          <w:cnfStyle w:val="100000000000" w:firstRow="1" w:lastRow="0" w:firstColumn="0" w:lastColumn="0" w:oddVBand="0" w:evenVBand="0" w:oddHBand="0" w:evenHBand="0" w:firstRowFirstColumn="0" w:firstRowLastColumn="0" w:lastRowFirstColumn="0" w:lastRowLastColumn="0"/>
          <w:trHeight w:val="135"/>
        </w:trPr>
        <w:tc>
          <w:tcPr>
            <w:tcW w:w="5346" w:type="dxa"/>
          </w:tcPr>
          <w:p w14:paraId="25FF3F29" w14:textId="39D43CA6" w:rsidR="000B343E" w:rsidRDefault="000B343E" w:rsidP="007F1BC6">
            <w:r>
              <w:t>Document</w:t>
            </w:r>
          </w:p>
        </w:tc>
        <w:tc>
          <w:tcPr>
            <w:tcW w:w="4942" w:type="dxa"/>
          </w:tcPr>
          <w:p w14:paraId="593885BF" w14:textId="61BD8907" w:rsidR="000B343E" w:rsidRDefault="00973F0F" w:rsidP="007F1BC6">
            <w:r>
              <w:t>Version</w:t>
            </w:r>
          </w:p>
        </w:tc>
      </w:tr>
      <w:tr w:rsidR="000B343E" w14:paraId="6BB48275" w14:textId="77777777" w:rsidTr="00973F0F">
        <w:trPr>
          <w:cnfStyle w:val="000000100000" w:firstRow="0" w:lastRow="0" w:firstColumn="0" w:lastColumn="0" w:oddVBand="0" w:evenVBand="0" w:oddHBand="1" w:evenHBand="0" w:firstRowFirstColumn="0" w:firstRowLastColumn="0" w:lastRowFirstColumn="0" w:lastRowLastColumn="0"/>
        </w:trPr>
        <w:tc>
          <w:tcPr>
            <w:tcW w:w="5346" w:type="dxa"/>
          </w:tcPr>
          <w:p w14:paraId="2327BDC4" w14:textId="73619AD2" w:rsidR="000B343E" w:rsidRPr="00505B11" w:rsidRDefault="000B343E" w:rsidP="00700EF6">
            <w:r>
              <w:t xml:space="preserve">CORTEX </w:t>
            </w:r>
            <w:ins w:id="14" w:author="Jonathan Rogers" w:date="2023-02-10T10:45:00Z">
              <w:r w:rsidRPr="002B4E43">
                <w:t xml:space="preserve">Interaction Portal </w:t>
              </w:r>
            </w:ins>
            <w:r>
              <w:t>Developer Guide</w:t>
            </w:r>
          </w:p>
        </w:tc>
        <w:tc>
          <w:tcPr>
            <w:tcW w:w="4942" w:type="dxa"/>
          </w:tcPr>
          <w:p w14:paraId="243ABE68" w14:textId="3A9C3418" w:rsidR="000B343E" w:rsidRDefault="000B343E" w:rsidP="00700EF6">
            <w:r>
              <w:t>v3.0</w:t>
            </w:r>
          </w:p>
        </w:tc>
      </w:tr>
      <w:tr w:rsidR="000B343E" w14:paraId="5B7E2727" w14:textId="77777777" w:rsidTr="00973F0F">
        <w:tc>
          <w:tcPr>
            <w:tcW w:w="5346" w:type="dxa"/>
          </w:tcPr>
          <w:p w14:paraId="06FDBB5E" w14:textId="17951474" w:rsidR="000B343E" w:rsidRPr="00505B11" w:rsidRDefault="000B343E" w:rsidP="00700EF6">
            <w:r>
              <w:t xml:space="preserve">CORTEX </w:t>
            </w:r>
            <w:ins w:id="15" w:author="Jonathan Rogers" w:date="2023-02-10T10:45:00Z">
              <w:r w:rsidRPr="002B4E43">
                <w:t>Interaction Portal Merging Guide</w:t>
              </w:r>
            </w:ins>
          </w:p>
        </w:tc>
        <w:tc>
          <w:tcPr>
            <w:tcW w:w="4942" w:type="dxa"/>
          </w:tcPr>
          <w:p w14:paraId="3DC2D8AB" w14:textId="4652C649" w:rsidR="000B343E" w:rsidRDefault="000B343E" w:rsidP="00700EF6">
            <w:r>
              <w:t>V2.0</w:t>
            </w:r>
          </w:p>
        </w:tc>
      </w:tr>
      <w:tr w:rsidR="000B343E" w14:paraId="526B8EF1" w14:textId="77777777" w:rsidTr="00973F0F">
        <w:trPr>
          <w:cnfStyle w:val="000000100000" w:firstRow="0" w:lastRow="0" w:firstColumn="0" w:lastColumn="0" w:oddVBand="0" w:evenVBand="0" w:oddHBand="1" w:evenHBand="0" w:firstRowFirstColumn="0" w:firstRowLastColumn="0" w:lastRowFirstColumn="0" w:lastRowLastColumn="0"/>
        </w:trPr>
        <w:tc>
          <w:tcPr>
            <w:tcW w:w="5346" w:type="dxa"/>
          </w:tcPr>
          <w:p w14:paraId="11B0F583" w14:textId="41C00F13" w:rsidR="000B343E" w:rsidRPr="00505B11" w:rsidRDefault="000B343E" w:rsidP="00700EF6">
            <w:r>
              <w:t xml:space="preserve">CORTEX </w:t>
            </w:r>
            <w:ins w:id="16" w:author="Jonathan Rogers" w:date="2023-02-10T10:45:00Z">
              <w:r w:rsidRPr="002B4E43">
                <w:t>Interaction Portal User Guide</w:t>
              </w:r>
            </w:ins>
          </w:p>
        </w:tc>
        <w:tc>
          <w:tcPr>
            <w:tcW w:w="4942" w:type="dxa"/>
          </w:tcPr>
          <w:p w14:paraId="2E5E72FD" w14:textId="10A5CB70" w:rsidR="000B343E" w:rsidRDefault="000B343E" w:rsidP="00700EF6">
            <w:r>
              <w:t>V2.0</w:t>
            </w:r>
          </w:p>
        </w:tc>
      </w:tr>
    </w:tbl>
    <w:p w14:paraId="51723844" w14:textId="31EFDA1C" w:rsidR="00973F0F" w:rsidRPr="004406BF" w:rsidRDefault="00973F0F" w:rsidP="00BA1453">
      <w:pPr>
        <w:pStyle w:val="PrefaceSubheading"/>
      </w:pPr>
      <w:r>
        <w:t>Referenced Files</w:t>
      </w:r>
    </w:p>
    <w:tbl>
      <w:tblPr>
        <w:tblStyle w:val="ListTable3"/>
        <w:tblW w:w="0" w:type="auto"/>
        <w:tblLook w:val="0420" w:firstRow="1" w:lastRow="0" w:firstColumn="0" w:lastColumn="0" w:noHBand="0" w:noVBand="1"/>
      </w:tblPr>
      <w:tblGrid>
        <w:gridCol w:w="5346"/>
        <w:gridCol w:w="4942"/>
      </w:tblGrid>
      <w:tr w:rsidR="00973F0F" w14:paraId="7CE1012D" w14:textId="77777777" w:rsidTr="007F1BC6">
        <w:trPr>
          <w:cnfStyle w:val="100000000000" w:firstRow="1" w:lastRow="0" w:firstColumn="0" w:lastColumn="0" w:oddVBand="0" w:evenVBand="0" w:oddHBand="0" w:evenHBand="0" w:firstRowFirstColumn="0" w:firstRowLastColumn="0" w:lastRowFirstColumn="0" w:lastRowLastColumn="0"/>
          <w:trHeight w:val="135"/>
        </w:trPr>
        <w:tc>
          <w:tcPr>
            <w:tcW w:w="5346" w:type="dxa"/>
          </w:tcPr>
          <w:p w14:paraId="374E02A2" w14:textId="77777777" w:rsidR="00973F0F" w:rsidRDefault="00973F0F" w:rsidP="007F1BC6">
            <w:r>
              <w:t>Document</w:t>
            </w:r>
          </w:p>
        </w:tc>
        <w:tc>
          <w:tcPr>
            <w:tcW w:w="4942" w:type="dxa"/>
          </w:tcPr>
          <w:p w14:paraId="46C7DFC9" w14:textId="77777777" w:rsidR="00973F0F" w:rsidRDefault="00973F0F" w:rsidP="007F1BC6">
            <w:r>
              <w:t>Description</w:t>
            </w:r>
          </w:p>
        </w:tc>
      </w:tr>
      <w:tr w:rsidR="00973F0F" w14:paraId="578BD956" w14:textId="77777777" w:rsidTr="007F1BC6">
        <w:trPr>
          <w:cnfStyle w:val="000000100000" w:firstRow="0" w:lastRow="0" w:firstColumn="0" w:lastColumn="0" w:oddVBand="0" w:evenVBand="0" w:oddHBand="1" w:evenHBand="0" w:firstRowFirstColumn="0" w:firstRowLastColumn="0" w:lastRowFirstColumn="0" w:lastRowLastColumn="0"/>
        </w:trPr>
        <w:tc>
          <w:tcPr>
            <w:tcW w:w="5346" w:type="dxa"/>
            <w:vAlign w:val="center"/>
          </w:tcPr>
          <w:p w14:paraId="6A37014D" w14:textId="2914D4A1" w:rsidR="00973F0F" w:rsidRDefault="00973F0F" w:rsidP="007F1BC6">
            <w:del w:id="17" w:author="Jonathan Rogers" w:date="2023-02-08T14:37:00Z">
              <w:r w:rsidRPr="002B4E43" w:rsidDel="001C79CF">
                <w:delText>Cortex UI</w:delText>
              </w:r>
            </w:del>
            <w:proofErr w:type="spellStart"/>
            <w:r w:rsidRPr="002B4E43">
              <w:t>Cortex.Interaction.Portal.zip.gpg</w:t>
            </w:r>
            <w:proofErr w:type="spellEnd"/>
          </w:p>
        </w:tc>
        <w:tc>
          <w:tcPr>
            <w:tcW w:w="4942" w:type="dxa"/>
          </w:tcPr>
          <w:p w14:paraId="5B39E826" w14:textId="77777777" w:rsidR="00973F0F" w:rsidRDefault="00973F0F" w:rsidP="007F1BC6">
            <w:r w:rsidRPr="00C723C2">
              <w:t>AppGyver Solution package (to import into the AppGyver development environment)</w:t>
            </w:r>
          </w:p>
        </w:tc>
      </w:tr>
      <w:tr w:rsidR="0046465C" w14:paraId="776A8A6C" w14:textId="77777777" w:rsidTr="007F1BC6">
        <w:tc>
          <w:tcPr>
            <w:tcW w:w="5346" w:type="dxa"/>
            <w:vAlign w:val="center"/>
          </w:tcPr>
          <w:p w14:paraId="0D911D20" w14:textId="2A52ED76" w:rsidR="0046465C" w:rsidRPr="002B4E43" w:rsidRDefault="0046465C" w:rsidP="007F1BC6">
            <w:proofErr w:type="spellStart"/>
            <w:r>
              <w:t>User.Access.Management.studiopkg</w:t>
            </w:r>
            <w:proofErr w:type="spellEnd"/>
          </w:p>
        </w:tc>
        <w:tc>
          <w:tcPr>
            <w:tcW w:w="4942" w:type="dxa"/>
          </w:tcPr>
          <w:p w14:paraId="13171418" w14:textId="18387064" w:rsidR="0046465C" w:rsidRDefault="0046465C" w:rsidP="007F1BC6">
            <w:r>
              <w:t>CORTEX Innovation flows: User Access Management</w:t>
            </w:r>
          </w:p>
        </w:tc>
      </w:tr>
      <w:tr w:rsidR="00973F0F" w14:paraId="70E8153B" w14:textId="77777777" w:rsidTr="007F1BC6">
        <w:trPr>
          <w:cnfStyle w:val="000000100000" w:firstRow="0" w:lastRow="0" w:firstColumn="0" w:lastColumn="0" w:oddVBand="0" w:evenVBand="0" w:oddHBand="1" w:evenHBand="0" w:firstRowFirstColumn="0" w:firstRowLastColumn="0" w:lastRowFirstColumn="0" w:lastRowLastColumn="0"/>
        </w:trPr>
        <w:tc>
          <w:tcPr>
            <w:tcW w:w="5346" w:type="dxa"/>
            <w:vAlign w:val="center"/>
          </w:tcPr>
          <w:p w14:paraId="2B1DA8C9" w14:textId="121F1F45" w:rsidR="00973F0F" w:rsidRPr="002B4E43" w:rsidDel="001C79CF" w:rsidRDefault="00973F0F" w:rsidP="007F1BC6">
            <w:proofErr w:type="spellStart"/>
            <w:r w:rsidRPr="002B4E43">
              <w:t>Interaction.Portal.</w:t>
            </w:r>
            <w:r w:rsidR="0046465C">
              <w:t>Core</w:t>
            </w:r>
            <w:r w:rsidRPr="002B4E43">
              <w:t>.studiopkg</w:t>
            </w:r>
            <w:proofErr w:type="spellEnd"/>
          </w:p>
        </w:tc>
        <w:tc>
          <w:tcPr>
            <w:tcW w:w="4942" w:type="dxa"/>
          </w:tcPr>
          <w:p w14:paraId="2BE0FA1E" w14:textId="2E683A6B" w:rsidR="00973F0F" w:rsidRDefault="00973F0F" w:rsidP="007F1BC6">
            <w:r>
              <w:t>CORTEX</w:t>
            </w:r>
            <w:r w:rsidRPr="00C723C2">
              <w:t xml:space="preserve"> Innovation flows: </w:t>
            </w:r>
            <w:r w:rsidR="0046465C">
              <w:t xml:space="preserve">Portal and Management </w:t>
            </w:r>
            <w:r w:rsidRPr="00C723C2">
              <w:t>(for AppGyver integration</w:t>
            </w:r>
            <w:r w:rsidR="0046465C">
              <w:t>)</w:t>
            </w:r>
          </w:p>
        </w:tc>
      </w:tr>
      <w:tr w:rsidR="00973F0F" w14:paraId="4F55AEF8" w14:textId="77777777" w:rsidTr="007F1BC6">
        <w:tc>
          <w:tcPr>
            <w:tcW w:w="5346" w:type="dxa"/>
            <w:vAlign w:val="center"/>
          </w:tcPr>
          <w:p w14:paraId="12836B74" w14:textId="21531415" w:rsidR="00973F0F" w:rsidRPr="002B4E43" w:rsidRDefault="00973F0F" w:rsidP="007F1BC6">
            <w:commentRangeStart w:id="18"/>
            <w:proofErr w:type="spellStart"/>
            <w:r w:rsidRPr="00DB4DC3">
              <w:t>Process.Management.Extension.studiopkg</w:t>
            </w:r>
            <w:commentRangeEnd w:id="18"/>
            <w:proofErr w:type="spellEnd"/>
            <w:r>
              <w:rPr>
                <w:rStyle w:val="CommentReference"/>
                <w:rFonts w:ascii="Trebuchet MS" w:eastAsia="Times New Roman" w:hAnsi="Trebuchet MS" w:cs="Times New Roman"/>
                <w:lang w:eastAsia="en-GB"/>
              </w:rPr>
              <w:commentReference w:id="18"/>
            </w:r>
          </w:p>
        </w:tc>
        <w:tc>
          <w:tcPr>
            <w:tcW w:w="4942" w:type="dxa"/>
          </w:tcPr>
          <w:p w14:paraId="56BDEDB9" w14:textId="1AA0AE80" w:rsidR="00973F0F" w:rsidRDefault="0046465C" w:rsidP="007F1BC6">
            <w:r>
              <w:t xml:space="preserve">CORTEX Innovation flows: </w:t>
            </w:r>
            <w:r w:rsidR="00973F0F">
              <w:t>Add-On for Process-Driven Flows components</w:t>
            </w:r>
          </w:p>
        </w:tc>
      </w:tr>
      <w:tr w:rsidR="00973F0F" w14:paraId="2FC72FBE" w14:textId="77777777" w:rsidTr="007F1BC6">
        <w:trPr>
          <w:cnfStyle w:val="000000100000" w:firstRow="0" w:lastRow="0" w:firstColumn="0" w:lastColumn="0" w:oddVBand="0" w:evenVBand="0" w:oddHBand="1" w:evenHBand="0" w:firstRowFirstColumn="0" w:firstRowLastColumn="0" w:lastRowFirstColumn="0" w:lastRowLastColumn="0"/>
        </w:trPr>
        <w:tc>
          <w:tcPr>
            <w:tcW w:w="5346" w:type="dxa"/>
            <w:vAlign w:val="center"/>
          </w:tcPr>
          <w:p w14:paraId="252634FD" w14:textId="77777777" w:rsidR="00973F0F" w:rsidRPr="00DB4DC3" w:rsidRDefault="00973F0F" w:rsidP="007F1BC6">
            <w:proofErr w:type="spellStart"/>
            <w:r w:rsidRPr="002B4E43">
              <w:t>Cortex.Interaction.Portal.postman_collection.json</w:t>
            </w:r>
            <w:proofErr w:type="spellEnd"/>
          </w:p>
        </w:tc>
        <w:tc>
          <w:tcPr>
            <w:tcW w:w="4942" w:type="dxa"/>
          </w:tcPr>
          <w:p w14:paraId="45CBA008" w14:textId="77777777" w:rsidR="00973F0F" w:rsidRDefault="00973F0F" w:rsidP="007F1BC6">
            <w:pPr>
              <w:tabs>
                <w:tab w:val="left" w:pos="937"/>
              </w:tabs>
            </w:pPr>
            <w:r w:rsidRPr="00C723C2">
              <w:t xml:space="preserve">Postman collection for testing </w:t>
            </w:r>
            <w:r>
              <w:t>CORTEX</w:t>
            </w:r>
            <w:r w:rsidRPr="00C723C2">
              <w:t xml:space="preserve"> Innovation flows</w:t>
            </w:r>
          </w:p>
        </w:tc>
      </w:tr>
    </w:tbl>
    <w:p w14:paraId="6CF8D9C8" w14:textId="77777777" w:rsidR="00700EF6" w:rsidRDefault="00700EF6" w:rsidP="004406BF"/>
    <w:p w14:paraId="04EB3CAC" w14:textId="77777777" w:rsidR="004406BF" w:rsidRPr="004406BF" w:rsidRDefault="004406BF" w:rsidP="00BA1453">
      <w:pPr>
        <w:pStyle w:val="PrefaceSubheading"/>
      </w:pPr>
      <w:bookmarkStart w:id="19" w:name="_Toc123638455"/>
      <w:bookmarkStart w:id="20" w:name="_Toc131666172"/>
      <w:r w:rsidRPr="004406BF">
        <w:t xml:space="preserve">Abbreviations used in this </w:t>
      </w:r>
      <w:proofErr w:type="gramStart"/>
      <w:r w:rsidRPr="004406BF">
        <w:t>Document</w:t>
      </w:r>
      <w:bookmarkEnd w:id="19"/>
      <w:bookmarkEnd w:id="20"/>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1970A0" w14:paraId="0B84CFB3" w14:textId="77777777" w:rsidTr="00764924">
        <w:tc>
          <w:tcPr>
            <w:tcW w:w="1413" w:type="dxa"/>
          </w:tcPr>
          <w:p w14:paraId="4F834AFB" w14:textId="5944413A" w:rsidR="001970A0" w:rsidRDefault="000B343E" w:rsidP="004406BF">
            <w:pPr>
              <w:rPr>
                <w:b/>
                <w:bCs/>
              </w:rPr>
            </w:pPr>
            <w:r>
              <w:rPr>
                <w:b/>
                <w:bCs/>
              </w:rPr>
              <w:t>UI</w:t>
            </w:r>
          </w:p>
        </w:tc>
        <w:tc>
          <w:tcPr>
            <w:tcW w:w="9043" w:type="dxa"/>
          </w:tcPr>
          <w:p w14:paraId="7AE0575F" w14:textId="5A5881B0" w:rsidR="001970A0" w:rsidRDefault="00973F0F" w:rsidP="004406BF">
            <w:pPr>
              <w:rPr>
                <w:b/>
                <w:bCs/>
              </w:rPr>
            </w:pPr>
            <w:r>
              <w:t>User Interface</w:t>
            </w:r>
          </w:p>
        </w:tc>
      </w:tr>
      <w:tr w:rsidR="001970A0" w14:paraId="573BE47A" w14:textId="77777777" w:rsidTr="00764924">
        <w:tc>
          <w:tcPr>
            <w:tcW w:w="1413" w:type="dxa"/>
          </w:tcPr>
          <w:p w14:paraId="0120C6FF" w14:textId="1FF8B176" w:rsidR="001970A0" w:rsidRDefault="000B343E" w:rsidP="004406BF">
            <w:pPr>
              <w:rPr>
                <w:b/>
                <w:bCs/>
              </w:rPr>
            </w:pPr>
            <w:r>
              <w:rPr>
                <w:b/>
                <w:bCs/>
              </w:rPr>
              <w:t>UX</w:t>
            </w:r>
          </w:p>
        </w:tc>
        <w:tc>
          <w:tcPr>
            <w:tcW w:w="9043" w:type="dxa"/>
          </w:tcPr>
          <w:p w14:paraId="617EC441" w14:textId="49658BCD" w:rsidR="001970A0" w:rsidRPr="000B343E" w:rsidRDefault="000B343E" w:rsidP="004406BF">
            <w:r>
              <w:t>User Experience</w:t>
            </w:r>
          </w:p>
        </w:tc>
      </w:tr>
      <w:tr w:rsidR="00CE457D" w14:paraId="178CC1DD" w14:textId="77777777" w:rsidTr="00764924">
        <w:tc>
          <w:tcPr>
            <w:tcW w:w="1413" w:type="dxa"/>
          </w:tcPr>
          <w:p w14:paraId="2FB91315" w14:textId="6388D047" w:rsidR="00CE457D" w:rsidRPr="004406BF" w:rsidRDefault="000B343E" w:rsidP="004406BF">
            <w:pPr>
              <w:rPr>
                <w:b/>
                <w:bCs/>
              </w:rPr>
            </w:pPr>
            <w:r>
              <w:rPr>
                <w:b/>
                <w:bCs/>
              </w:rPr>
              <w:t>IIS</w:t>
            </w:r>
          </w:p>
        </w:tc>
        <w:tc>
          <w:tcPr>
            <w:tcW w:w="9043" w:type="dxa"/>
          </w:tcPr>
          <w:p w14:paraId="6A1DE2A5" w14:textId="170FC440" w:rsidR="00CE457D" w:rsidRPr="000B343E" w:rsidRDefault="000B343E" w:rsidP="004406BF">
            <w:r>
              <w:t>Internet Information Service</w:t>
            </w:r>
          </w:p>
        </w:tc>
      </w:tr>
      <w:tr w:rsidR="000B343E" w14:paraId="64AC25CA" w14:textId="77777777" w:rsidTr="00764924">
        <w:tc>
          <w:tcPr>
            <w:tcW w:w="1413" w:type="dxa"/>
          </w:tcPr>
          <w:p w14:paraId="5F308286" w14:textId="1B8F958C" w:rsidR="000B343E" w:rsidRDefault="000B343E" w:rsidP="004406BF">
            <w:pPr>
              <w:rPr>
                <w:b/>
                <w:bCs/>
              </w:rPr>
            </w:pPr>
            <w:r>
              <w:rPr>
                <w:b/>
                <w:bCs/>
              </w:rPr>
              <w:t>RBAC</w:t>
            </w:r>
          </w:p>
        </w:tc>
        <w:tc>
          <w:tcPr>
            <w:tcW w:w="9043" w:type="dxa"/>
          </w:tcPr>
          <w:p w14:paraId="630C29CA" w14:textId="467E383B" w:rsidR="000B343E" w:rsidRPr="000B343E" w:rsidRDefault="000B343E" w:rsidP="004406BF">
            <w:r>
              <w:t>Role Based Access Control</w:t>
            </w:r>
          </w:p>
        </w:tc>
      </w:tr>
    </w:tbl>
    <w:p w14:paraId="0DF600AC" w14:textId="347B95F4" w:rsidR="000A7807" w:rsidRDefault="000A7807" w:rsidP="00FA4596">
      <w:pPr>
        <w:sectPr w:rsidR="000A7807" w:rsidSect="005B20FB">
          <w:headerReference w:type="default" r:id="rId17"/>
          <w:footerReference w:type="default" r:id="rId18"/>
          <w:headerReference w:type="first" r:id="rId19"/>
          <w:pgSz w:w="11906" w:h="16838"/>
          <w:pgMar w:top="720" w:right="720" w:bottom="720" w:left="720" w:header="567" w:footer="567" w:gutter="0"/>
          <w:cols w:space="708"/>
          <w:docGrid w:linePitch="435"/>
        </w:sectPr>
      </w:pPr>
    </w:p>
    <w:p w14:paraId="7511AB46" w14:textId="77777777" w:rsidR="00102EFB" w:rsidRPr="009B77D4" w:rsidRDefault="00102EFB" w:rsidP="00BA1453">
      <w:pPr>
        <w:pStyle w:val="Heading1"/>
      </w:pPr>
      <w:bookmarkStart w:id="21" w:name="_Toc130996328"/>
      <w:bookmarkStart w:id="22" w:name="_Toc142058380"/>
      <w:bookmarkStart w:id="23" w:name="_Toc143171586"/>
      <w:bookmarkStart w:id="24" w:name="_Hlk142920278"/>
      <w:bookmarkEnd w:id="0"/>
      <w:r w:rsidRPr="009B77D4">
        <w:lastRenderedPageBreak/>
        <w:t>Introduction</w:t>
      </w:r>
      <w:bookmarkEnd w:id="21"/>
      <w:bookmarkEnd w:id="22"/>
      <w:bookmarkEnd w:id="23"/>
    </w:p>
    <w:p w14:paraId="41E49C55" w14:textId="77777777" w:rsidR="00102EFB" w:rsidRPr="009B77D4" w:rsidRDefault="00102EFB" w:rsidP="00BA1453">
      <w:pPr>
        <w:pStyle w:val="Heading2"/>
      </w:pPr>
      <w:bookmarkStart w:id="25" w:name="_Toc130996329"/>
      <w:bookmarkStart w:id="26" w:name="_Toc142058381"/>
      <w:bookmarkStart w:id="27" w:name="_Toc143171587"/>
      <w:r w:rsidRPr="009B77D4">
        <w:t>AppGyver Overview</w:t>
      </w:r>
      <w:bookmarkEnd w:id="25"/>
      <w:bookmarkEnd w:id="26"/>
      <w:bookmarkEnd w:id="27"/>
    </w:p>
    <w:p w14:paraId="27BE5A61" w14:textId="4647DF6A" w:rsidR="00102EFB" w:rsidRPr="009B77D4" w:rsidRDefault="00102EFB" w:rsidP="00102EFB">
      <w:ins w:id="28" w:author="Jonathan Rogers" w:date="2023-02-08T14:38:00Z">
        <w:r w:rsidRPr="009B77D4">
          <w:t xml:space="preserve">The </w:t>
        </w:r>
      </w:ins>
      <w:del w:id="29" w:author="Jonathan Rogers" w:date="2023-02-08T14:37:00Z">
        <w:r w:rsidRPr="009B77D4" w:rsidDel="001C79CF">
          <w:delText>Cortex UI</w:delText>
        </w:r>
      </w:del>
      <w:r>
        <w:t xml:space="preserve">CORTEX </w:t>
      </w:r>
      <w:ins w:id="30" w:author="Jonathan Rogers" w:date="2023-02-08T14:37:00Z">
        <w:r w:rsidRPr="009B77D4">
          <w:t>Interaction Portal</w:t>
        </w:r>
      </w:ins>
      <w:r w:rsidRPr="009B77D4">
        <w:t xml:space="preserve"> is built using SAP AppGyver: a low-code web (and mobile) application building tool which offers pre-built </w:t>
      </w:r>
      <w:r w:rsidRPr="008D4423">
        <w:rPr>
          <w:rStyle w:val="Emphasis"/>
        </w:rPr>
        <w:t>components</w:t>
      </w:r>
      <w:r w:rsidRPr="009B77D4">
        <w:t xml:space="preserve"> and the ability to create your own component templates. Also included is integrated logic to issue API requests, navigate pages, show data, and many more options.</w:t>
      </w:r>
    </w:p>
    <w:p w14:paraId="4C9E03FE" w14:textId="77777777" w:rsidR="00102EFB" w:rsidRPr="003718E9" w:rsidRDefault="00102EFB" w:rsidP="00102EFB">
      <w:pPr>
        <w:pStyle w:val="WeAreCORTEXEmphasis"/>
        <w:spacing w:line="276" w:lineRule="auto"/>
        <w:jc w:val="both"/>
      </w:pPr>
      <w:r w:rsidRPr="003718E9">
        <w:t>AppGyver is offered in several different pricing tiers. At the time of writing the Community Edition includes all the core functionality required.</w:t>
      </w:r>
    </w:p>
    <w:p w14:paraId="650C0F6C" w14:textId="77777777" w:rsidR="00102EFB" w:rsidRDefault="00102EFB" w:rsidP="00102EFB">
      <w:pPr>
        <w:spacing w:line="276" w:lineRule="auto"/>
        <w:jc w:val="both"/>
        <w:rPr>
          <w:rFonts w:asciiTheme="majorHAnsi" w:eastAsiaTheme="majorEastAsia" w:hAnsiTheme="majorHAnsi" w:cstheme="majorBidi"/>
          <w:b/>
          <w:iCs/>
          <w:color w:val="282864"/>
          <w:sz w:val="24"/>
        </w:rPr>
      </w:pPr>
      <w:bookmarkStart w:id="31" w:name="_Toc130996330"/>
      <w:r>
        <w:br w:type="page"/>
      </w:r>
    </w:p>
    <w:p w14:paraId="1AB88E82" w14:textId="77777777" w:rsidR="00102EFB" w:rsidRPr="008C5EF6" w:rsidRDefault="00102EFB" w:rsidP="00BA1453">
      <w:pPr>
        <w:pStyle w:val="Heading2"/>
      </w:pPr>
      <w:bookmarkStart w:id="32" w:name="_Toc142058382"/>
      <w:bookmarkStart w:id="33" w:name="_Toc143171588"/>
      <w:r w:rsidRPr="008C5EF6">
        <w:lastRenderedPageBreak/>
        <w:t>High-Level Architecture</w:t>
      </w:r>
      <w:bookmarkEnd w:id="31"/>
      <w:bookmarkEnd w:id="32"/>
      <w:bookmarkEnd w:id="33"/>
    </w:p>
    <w:p w14:paraId="353FD6C3" w14:textId="77777777" w:rsidR="00102EFB" w:rsidRPr="008C5EF6" w:rsidRDefault="00102EFB" w:rsidP="00102EFB">
      <w:pPr>
        <w:pStyle w:val="Heading3"/>
      </w:pPr>
      <w:bookmarkStart w:id="34" w:name="_Toc130888560"/>
      <w:bookmarkStart w:id="35" w:name="_Toc130996331"/>
      <w:r w:rsidRPr="008C5EF6">
        <w:t>Single Node</w:t>
      </w:r>
      <w:bookmarkEnd w:id="34"/>
      <w:bookmarkEnd w:id="35"/>
    </w:p>
    <w:p w14:paraId="6D1EBFE4" w14:textId="77777777" w:rsidR="00102EFB" w:rsidRPr="008C5EF6" w:rsidRDefault="00102EFB" w:rsidP="00102EFB">
      <w:r w:rsidRPr="008C5EF6">
        <w:t xml:space="preserve">The simplest possible architecture for a </w:t>
      </w:r>
      <w:r>
        <w:t xml:space="preserve">CORTEX </w:t>
      </w:r>
      <w:r w:rsidRPr="008C5EF6">
        <w:t xml:space="preserve">Interaction Portal is to install it alongside </w:t>
      </w:r>
      <w:r>
        <w:t xml:space="preserve">CORTEX </w:t>
      </w:r>
      <w:r w:rsidRPr="008C5EF6">
        <w:t xml:space="preserve">Gateway and a single </w:t>
      </w:r>
      <w:r>
        <w:t xml:space="preserve">CORTEX </w:t>
      </w:r>
      <w:r w:rsidRPr="008C5EF6">
        <w:t xml:space="preserve">node on one server. It may be accessed by a user alongside </w:t>
      </w:r>
      <w:r>
        <w:t xml:space="preserve">CORTEX </w:t>
      </w:r>
      <w:r w:rsidRPr="008C5EF6">
        <w:t xml:space="preserve">Gateway and interacts with the flows published to the </w:t>
      </w:r>
      <w:r>
        <w:t>CORTEX</w:t>
      </w:r>
      <w:r w:rsidRPr="008C5EF6">
        <w:t xml:space="preserve"> node via its API Gateway Service.</w:t>
      </w:r>
    </w:p>
    <w:p w14:paraId="4FB491DA" w14:textId="77777777" w:rsidR="00102EFB" w:rsidRPr="008C5EF6" w:rsidRDefault="00102EFB" w:rsidP="00102EFB">
      <w:commentRangeStart w:id="36"/>
      <w:r w:rsidRPr="008C5EF6">
        <w:rPr>
          <w:noProof/>
          <w:color w:val="2B579A"/>
          <w:shd w:val="clear" w:color="auto" w:fill="E6E6E6"/>
        </w:rPr>
        <w:drawing>
          <wp:inline distT="0" distB="0" distL="0" distR="0" wp14:anchorId="214D1B88" wp14:editId="2626071A">
            <wp:extent cx="3776869" cy="3096197"/>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0"/>
                    <a:stretch>
                      <a:fillRect/>
                    </a:stretch>
                  </pic:blipFill>
                  <pic:spPr>
                    <a:xfrm>
                      <a:off x="0" y="0"/>
                      <a:ext cx="3783316" cy="3101482"/>
                    </a:xfrm>
                    <a:prstGeom prst="rect">
                      <a:avLst/>
                    </a:prstGeom>
                  </pic:spPr>
                </pic:pic>
              </a:graphicData>
            </a:graphic>
          </wp:inline>
        </w:drawing>
      </w:r>
      <w:commentRangeEnd w:id="36"/>
      <w:r w:rsidRPr="008C5EF6">
        <w:commentReference w:id="36"/>
      </w:r>
    </w:p>
    <w:p w14:paraId="5D4C3422" w14:textId="77777777" w:rsidR="00102EFB" w:rsidRPr="008C5EF6" w:rsidRDefault="00102EFB" w:rsidP="00102EFB">
      <w:r w:rsidRPr="008C5EF6">
        <w:t xml:space="preserve">While this may serve for a simple proof-of-concept or development environment, often </w:t>
      </w:r>
      <w:r>
        <w:t xml:space="preserve">CORTEX </w:t>
      </w:r>
      <w:r w:rsidRPr="008C5EF6">
        <w:t xml:space="preserve">Gateway is installed on its own dedicated web server. The </w:t>
      </w:r>
      <w:r>
        <w:t xml:space="preserve">CORTEX </w:t>
      </w:r>
      <w:r w:rsidRPr="008C5EF6">
        <w:t>Interaction Portal may be installed alongside it here.</w:t>
      </w:r>
    </w:p>
    <w:p w14:paraId="69030FE0" w14:textId="56081C13" w:rsidR="00102EFB" w:rsidRPr="008C5EF6" w:rsidRDefault="00102EFB" w:rsidP="00102EFB">
      <w:r w:rsidRPr="008C5EF6">
        <w:rPr>
          <w:noProof/>
          <w:shd w:val="clear" w:color="auto" w:fill="E6E6E6"/>
        </w:rPr>
        <w:drawing>
          <wp:inline distT="0" distB="0" distL="0" distR="0" wp14:anchorId="1BEB29FE" wp14:editId="27B6BBEF">
            <wp:extent cx="3506525" cy="2918448"/>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1"/>
                    <a:stretch>
                      <a:fillRect/>
                    </a:stretch>
                  </pic:blipFill>
                  <pic:spPr>
                    <a:xfrm>
                      <a:off x="0" y="0"/>
                      <a:ext cx="3508296" cy="2919922"/>
                    </a:xfrm>
                    <a:prstGeom prst="rect">
                      <a:avLst/>
                    </a:prstGeom>
                  </pic:spPr>
                </pic:pic>
              </a:graphicData>
            </a:graphic>
          </wp:inline>
        </w:drawing>
      </w:r>
    </w:p>
    <w:p w14:paraId="35850374" w14:textId="77777777" w:rsidR="00102EFB" w:rsidRPr="008C5EF6" w:rsidRDefault="00102EFB" w:rsidP="00102EFB">
      <w:r w:rsidRPr="008C5EF6">
        <w:lastRenderedPageBreak/>
        <w:t xml:space="preserve">Alternatively, it may be installed alongside the </w:t>
      </w:r>
      <w:r>
        <w:t>CORTEX</w:t>
      </w:r>
      <w:r w:rsidRPr="008C5EF6">
        <w:t xml:space="preserve"> Node on the Application Server.</w:t>
      </w:r>
    </w:p>
    <w:p w14:paraId="4AE25561" w14:textId="77777777" w:rsidR="00102EFB" w:rsidRPr="008C5EF6" w:rsidRDefault="00102EFB" w:rsidP="00102EFB">
      <w:r w:rsidRPr="008C5EF6">
        <w:rPr>
          <w:noProof/>
          <w:shd w:val="clear" w:color="auto" w:fill="E6E6E6"/>
        </w:rPr>
        <w:drawing>
          <wp:inline distT="0" distB="0" distL="0" distR="0" wp14:anchorId="28547E51" wp14:editId="4C7EAFA2">
            <wp:extent cx="4257447" cy="3059400"/>
            <wp:effectExtent l="0" t="0" r="0" b="825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2"/>
                    <a:stretch>
                      <a:fillRect/>
                    </a:stretch>
                  </pic:blipFill>
                  <pic:spPr>
                    <a:xfrm>
                      <a:off x="0" y="0"/>
                      <a:ext cx="4262406" cy="3062964"/>
                    </a:xfrm>
                    <a:prstGeom prst="rect">
                      <a:avLst/>
                    </a:prstGeom>
                  </pic:spPr>
                </pic:pic>
              </a:graphicData>
            </a:graphic>
          </wp:inline>
        </w:drawing>
      </w:r>
    </w:p>
    <w:p w14:paraId="67F234B7" w14:textId="77777777" w:rsidR="00102EFB" w:rsidRPr="008C5EF6" w:rsidRDefault="00102EFB" w:rsidP="00102EFB"/>
    <w:p w14:paraId="51DD3F73" w14:textId="77777777" w:rsidR="00102EFB" w:rsidRPr="008C5EF6" w:rsidRDefault="00102EFB" w:rsidP="00102EFB">
      <w:r w:rsidRPr="008C5EF6">
        <w:t>An Interaction Portal may be installed on its own dedicated server as well.</w:t>
      </w:r>
    </w:p>
    <w:p w14:paraId="2FD7F8FE" w14:textId="77777777" w:rsidR="00102EFB" w:rsidRPr="008C5EF6" w:rsidRDefault="00102EFB" w:rsidP="00102EFB">
      <w:pPr>
        <w:spacing w:line="276" w:lineRule="auto"/>
        <w:jc w:val="both"/>
        <w:rPr>
          <w:szCs w:val="20"/>
        </w:rPr>
      </w:pPr>
      <w:r w:rsidRPr="008C5EF6">
        <w:rPr>
          <w:noProof/>
          <w:color w:val="2B579A"/>
          <w:szCs w:val="20"/>
          <w:shd w:val="clear" w:color="auto" w:fill="E6E6E6"/>
        </w:rPr>
        <w:drawing>
          <wp:inline distT="0" distB="0" distL="0" distR="0" wp14:anchorId="3324BB42" wp14:editId="2330B1EA">
            <wp:extent cx="4023360" cy="2963307"/>
            <wp:effectExtent l="0" t="0" r="0" b="889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3"/>
                    <a:stretch>
                      <a:fillRect/>
                    </a:stretch>
                  </pic:blipFill>
                  <pic:spPr>
                    <a:xfrm>
                      <a:off x="0" y="0"/>
                      <a:ext cx="4029299" cy="2967682"/>
                    </a:xfrm>
                    <a:prstGeom prst="rect">
                      <a:avLst/>
                    </a:prstGeom>
                  </pic:spPr>
                </pic:pic>
              </a:graphicData>
            </a:graphic>
          </wp:inline>
        </w:drawing>
      </w:r>
    </w:p>
    <w:p w14:paraId="0B77F66D" w14:textId="77777777" w:rsidR="00102EFB" w:rsidRPr="008C5EF6" w:rsidRDefault="00102EFB" w:rsidP="00102EFB">
      <w:pPr>
        <w:spacing w:line="276" w:lineRule="auto"/>
        <w:jc w:val="both"/>
        <w:rPr>
          <w:szCs w:val="20"/>
        </w:rPr>
      </w:pPr>
    </w:p>
    <w:p w14:paraId="14357863" w14:textId="77777777" w:rsidR="00102EFB" w:rsidRPr="008C5EF6" w:rsidRDefault="00102EFB" w:rsidP="00102EFB">
      <w:pPr>
        <w:spacing w:line="276" w:lineRule="auto"/>
        <w:jc w:val="both"/>
        <w:rPr>
          <w:bCs/>
          <w:szCs w:val="20"/>
        </w:rPr>
      </w:pPr>
      <w:r w:rsidRPr="008C5EF6">
        <w:rPr>
          <w:szCs w:val="20"/>
        </w:rPr>
        <w:br w:type="page"/>
      </w:r>
    </w:p>
    <w:p w14:paraId="625817B3" w14:textId="77777777" w:rsidR="00102EFB" w:rsidRPr="008C5EF6" w:rsidRDefault="00102EFB" w:rsidP="00102EFB">
      <w:pPr>
        <w:pStyle w:val="Heading3"/>
      </w:pPr>
      <w:bookmarkStart w:id="37" w:name="_Toc130888561"/>
      <w:bookmarkStart w:id="38" w:name="_Toc130996332"/>
      <w:r w:rsidRPr="008C5EF6">
        <w:lastRenderedPageBreak/>
        <w:t>Multi Node</w:t>
      </w:r>
      <w:bookmarkEnd w:id="37"/>
      <w:bookmarkEnd w:id="38"/>
    </w:p>
    <w:p w14:paraId="464475CF" w14:textId="1029E530" w:rsidR="00102EFB" w:rsidRPr="008C5EF6" w:rsidRDefault="00102EFB" w:rsidP="00102EFB">
      <w:r w:rsidRPr="008C5EF6">
        <w:t xml:space="preserve">The below is the default set-up for a three node </w:t>
      </w:r>
      <w:r>
        <w:t xml:space="preserve">CORTEX </w:t>
      </w:r>
      <w:r w:rsidRPr="008C5EF6">
        <w:t xml:space="preserve">environment without an Interaction Portal. </w:t>
      </w:r>
    </w:p>
    <w:p w14:paraId="4B687072" w14:textId="77777777" w:rsidR="00102EFB" w:rsidRPr="008C5EF6" w:rsidRDefault="00102EFB" w:rsidP="00102EFB">
      <w:pPr>
        <w:pStyle w:val="WeAreCORTEXEmphasis"/>
        <w:spacing w:line="276" w:lineRule="auto"/>
        <w:jc w:val="both"/>
      </w:pPr>
      <w:r w:rsidRPr="008C5EF6">
        <w:t xml:space="preserve">For simplicity, the web server hosting </w:t>
      </w:r>
      <w:r>
        <w:t>CORTEX</w:t>
      </w:r>
      <w:r w:rsidRPr="008C5EF6">
        <w:t xml:space="preserve"> Gateway has been omitted. </w:t>
      </w:r>
    </w:p>
    <w:p w14:paraId="00AEB4FD" w14:textId="77777777" w:rsidR="00102EFB" w:rsidRPr="008C5EF6" w:rsidRDefault="00102EFB" w:rsidP="00102EFB">
      <w:r w:rsidRPr="008C5EF6">
        <w:t xml:space="preserve">During a standard </w:t>
      </w:r>
      <w:r>
        <w:t xml:space="preserve">CORTEX </w:t>
      </w:r>
      <w:r w:rsidRPr="008C5EF6">
        <w:t xml:space="preserve">installation including a Load Balancer server, the </w:t>
      </w:r>
      <w:proofErr w:type="spellStart"/>
      <w:r w:rsidRPr="008C5EF6">
        <w:t>GoBetween</w:t>
      </w:r>
      <w:proofErr w:type="spellEnd"/>
      <w:r w:rsidRPr="008C5EF6">
        <w:t xml:space="preserve"> service is installed there </w:t>
      </w:r>
      <w:proofErr w:type="gramStart"/>
      <w:r w:rsidRPr="008C5EF6">
        <w:t>in order to</w:t>
      </w:r>
      <w:proofErr w:type="gramEnd"/>
      <w:r w:rsidRPr="008C5EF6">
        <w:t xml:space="preserve"> route each inbound REST requests to one of the three nodes.</w:t>
      </w:r>
    </w:p>
    <w:p w14:paraId="4961ECC8" w14:textId="77777777" w:rsidR="00102EFB" w:rsidRPr="008C5EF6" w:rsidRDefault="00102EFB" w:rsidP="00102EFB"/>
    <w:p w14:paraId="4CC58834" w14:textId="77777777" w:rsidR="00102EFB" w:rsidRPr="008C5EF6" w:rsidRDefault="00102EFB" w:rsidP="00102EFB">
      <w:r w:rsidRPr="008C5EF6">
        <w:rPr>
          <w:noProof/>
          <w:shd w:val="clear" w:color="auto" w:fill="E6E6E6"/>
        </w:rPr>
        <w:drawing>
          <wp:inline distT="0" distB="0" distL="0" distR="0" wp14:anchorId="1E2616CE" wp14:editId="3645AA8A">
            <wp:extent cx="3942893" cy="2695845"/>
            <wp:effectExtent l="0" t="0" r="635" b="9525"/>
            <wp:docPr id="19" name="Picture 1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diagram&#10;&#10;Description automatically generated"/>
                    <pic:cNvPicPr/>
                  </pic:nvPicPr>
                  <pic:blipFill>
                    <a:blip r:embed="rId24"/>
                    <a:stretch>
                      <a:fillRect/>
                    </a:stretch>
                  </pic:blipFill>
                  <pic:spPr>
                    <a:xfrm>
                      <a:off x="0" y="0"/>
                      <a:ext cx="3950988" cy="2701380"/>
                    </a:xfrm>
                    <a:prstGeom prst="rect">
                      <a:avLst/>
                    </a:prstGeom>
                  </pic:spPr>
                </pic:pic>
              </a:graphicData>
            </a:graphic>
          </wp:inline>
        </w:drawing>
      </w:r>
    </w:p>
    <w:p w14:paraId="51070623" w14:textId="77777777" w:rsidR="00102EFB" w:rsidRPr="008C5EF6" w:rsidRDefault="00102EFB" w:rsidP="00102EFB"/>
    <w:p w14:paraId="15833EFD" w14:textId="77777777" w:rsidR="00102EFB" w:rsidRPr="008C5EF6" w:rsidRDefault="00102EFB" w:rsidP="00102EFB">
      <w:r w:rsidRPr="008C5EF6">
        <w:t xml:space="preserve">Similarly, if a </w:t>
      </w:r>
      <w:r>
        <w:t xml:space="preserve">CORTEX </w:t>
      </w:r>
      <w:r w:rsidRPr="008C5EF6">
        <w:t>Interaction Portal web application is deployed to each of the three application servers, then it is possible to configure the load balancer to also route a user’s session to one of them, as below:</w:t>
      </w:r>
    </w:p>
    <w:p w14:paraId="67143451" w14:textId="77777777" w:rsidR="00102EFB" w:rsidRPr="008C5EF6" w:rsidRDefault="00102EFB" w:rsidP="00102EFB">
      <w:r w:rsidRPr="008C5EF6">
        <w:rPr>
          <w:noProof/>
          <w:shd w:val="clear" w:color="auto" w:fill="E6E6E6"/>
        </w:rPr>
        <w:lastRenderedPageBreak/>
        <w:drawing>
          <wp:inline distT="0" distB="0" distL="0" distR="0" wp14:anchorId="29AC3179" wp14:editId="4DF2B16B">
            <wp:extent cx="3741423" cy="3233318"/>
            <wp:effectExtent l="0" t="0" r="0" b="5715"/>
            <wp:docPr id="20" name="Picture 2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diagram&#10;&#10;Description automatically generated"/>
                    <pic:cNvPicPr/>
                  </pic:nvPicPr>
                  <pic:blipFill>
                    <a:blip r:embed="rId25"/>
                    <a:stretch>
                      <a:fillRect/>
                    </a:stretch>
                  </pic:blipFill>
                  <pic:spPr>
                    <a:xfrm>
                      <a:off x="0" y="0"/>
                      <a:ext cx="3746461" cy="3237672"/>
                    </a:xfrm>
                    <a:prstGeom prst="rect">
                      <a:avLst/>
                    </a:prstGeom>
                  </pic:spPr>
                </pic:pic>
              </a:graphicData>
            </a:graphic>
          </wp:inline>
        </w:drawing>
      </w:r>
    </w:p>
    <w:p w14:paraId="0D28016A" w14:textId="77777777" w:rsidR="00102EFB" w:rsidRPr="008C5EF6" w:rsidRDefault="00102EFB" w:rsidP="00102EFB"/>
    <w:p w14:paraId="52CAE7E5" w14:textId="77777777" w:rsidR="00102EFB" w:rsidRPr="008C5EF6" w:rsidRDefault="00102EFB" w:rsidP="00102EFB">
      <w:r w:rsidRPr="008C5EF6">
        <w:t xml:space="preserve">Combining these diagrams, we may see the full interactions between the </w:t>
      </w:r>
      <w:r>
        <w:t xml:space="preserve">CORTEX </w:t>
      </w:r>
      <w:r w:rsidRPr="008C5EF6">
        <w:t xml:space="preserve">Interaction Portals, the </w:t>
      </w:r>
      <w:r>
        <w:t xml:space="preserve">CORTEX </w:t>
      </w:r>
      <w:r w:rsidRPr="008C5EF6">
        <w:t>Nodes, and the Load Balancer.</w:t>
      </w:r>
    </w:p>
    <w:p w14:paraId="4D2F125C" w14:textId="77777777" w:rsidR="00102EFB" w:rsidRPr="008C5EF6" w:rsidRDefault="00102EFB" w:rsidP="00102EFB"/>
    <w:p w14:paraId="21E028EB" w14:textId="77777777" w:rsidR="00102EFB" w:rsidRPr="008C5EF6" w:rsidRDefault="00102EFB" w:rsidP="00102EFB">
      <w:r w:rsidRPr="008C5EF6">
        <w:rPr>
          <w:noProof/>
          <w:shd w:val="clear" w:color="auto" w:fill="E6E6E6"/>
        </w:rPr>
        <w:drawing>
          <wp:inline distT="0" distB="0" distL="0" distR="0" wp14:anchorId="728D3421" wp14:editId="2E15C329">
            <wp:extent cx="5278120" cy="3588385"/>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6"/>
                    <a:stretch>
                      <a:fillRect/>
                    </a:stretch>
                  </pic:blipFill>
                  <pic:spPr>
                    <a:xfrm>
                      <a:off x="0" y="0"/>
                      <a:ext cx="5278120" cy="3588385"/>
                    </a:xfrm>
                    <a:prstGeom prst="rect">
                      <a:avLst/>
                    </a:prstGeom>
                  </pic:spPr>
                </pic:pic>
              </a:graphicData>
            </a:graphic>
          </wp:inline>
        </w:drawing>
      </w:r>
    </w:p>
    <w:p w14:paraId="2F8E7C84" w14:textId="77777777" w:rsidR="00102EFB" w:rsidRPr="008C5EF6" w:rsidRDefault="00102EFB" w:rsidP="00102EFB"/>
    <w:p w14:paraId="084B8FD3" w14:textId="77777777" w:rsidR="00102EFB" w:rsidRDefault="00102EFB" w:rsidP="00102EFB">
      <w:r w:rsidRPr="008C5EF6">
        <w:lastRenderedPageBreak/>
        <w:t>Note that in a multi-node setup, the end users would access the Web Application via the Load Balancer URL which would then route to an available node accordingly.</w:t>
      </w:r>
    </w:p>
    <w:p w14:paraId="55D94A26" w14:textId="77777777" w:rsidR="00102EFB" w:rsidRPr="008C5EF6" w:rsidRDefault="00102EFB" w:rsidP="00102EFB">
      <w:r>
        <w:t xml:space="preserve">The Web Application could also be hosted on a single server and configured to send requests to the Load Balancer which would then forward them to an available node, however, this server would not have the </w:t>
      </w:r>
      <w:proofErr w:type="gramStart"/>
      <w:r>
        <w:t>high-availability</w:t>
      </w:r>
      <w:proofErr w:type="gramEnd"/>
      <w:r>
        <w:t xml:space="preserve"> in the same manner as the application nodes.</w:t>
      </w:r>
    </w:p>
    <w:p w14:paraId="0BFE6C00" w14:textId="77777777" w:rsidR="00102EFB" w:rsidRPr="008C5EF6" w:rsidRDefault="00102EFB" w:rsidP="00102EFB"/>
    <w:p w14:paraId="3A81E776" w14:textId="77777777" w:rsidR="00102EFB" w:rsidRDefault="00102EFB" w:rsidP="00102EFB">
      <w:r w:rsidRPr="008C5EF6">
        <w:t xml:space="preserve">In terms of the functional aspect of the AppGyver Web Application, the </w:t>
      </w:r>
      <w:r>
        <w:t xml:space="preserve">CORTEX </w:t>
      </w:r>
      <w:r w:rsidRPr="008C5EF6">
        <w:t xml:space="preserve">Interaction Portal will be sending requests to each </w:t>
      </w:r>
      <w:r>
        <w:t xml:space="preserve">CORTEX </w:t>
      </w:r>
      <w:r w:rsidRPr="008C5EF6">
        <w:t>node’s API Gateway via the Load Balancer, and performing actions based on the response. This includes the below core tasks, as well as any bespoke actions:</w:t>
      </w:r>
    </w:p>
    <w:p w14:paraId="24995AD5" w14:textId="77777777" w:rsidR="00102EFB" w:rsidRPr="008C5EF6" w:rsidRDefault="00102EFB" w:rsidP="00102EFB"/>
    <w:p w14:paraId="2A3E635D" w14:textId="77777777" w:rsidR="00102EFB" w:rsidRPr="002D54ED" w:rsidRDefault="00102EFB" w:rsidP="00102EFB">
      <w:pPr>
        <w:pStyle w:val="ListParagraph"/>
        <w:numPr>
          <w:ilvl w:val="0"/>
          <w:numId w:val="26"/>
        </w:numPr>
        <w:spacing w:line="276" w:lineRule="auto"/>
        <w:jc w:val="both"/>
        <w:rPr>
          <w:szCs w:val="20"/>
        </w:rPr>
      </w:pPr>
      <w:r w:rsidRPr="002D54ED">
        <w:rPr>
          <w:szCs w:val="20"/>
        </w:rPr>
        <w:t>Authenticate User</w:t>
      </w:r>
    </w:p>
    <w:p w14:paraId="3676B34A" w14:textId="77777777" w:rsidR="00102EFB" w:rsidRPr="002D54ED" w:rsidRDefault="00102EFB" w:rsidP="00102EFB">
      <w:pPr>
        <w:pStyle w:val="ListParagraph"/>
        <w:numPr>
          <w:ilvl w:val="0"/>
          <w:numId w:val="26"/>
        </w:numPr>
        <w:spacing w:line="276" w:lineRule="auto"/>
        <w:jc w:val="both"/>
        <w:rPr>
          <w:szCs w:val="20"/>
        </w:rPr>
      </w:pPr>
      <w:r w:rsidRPr="002D54ED">
        <w:rPr>
          <w:szCs w:val="20"/>
        </w:rPr>
        <w:t>Validate User Session (auth token)</w:t>
      </w:r>
    </w:p>
    <w:p w14:paraId="02C8E2D2" w14:textId="77777777" w:rsidR="00102EFB" w:rsidRPr="002D54ED" w:rsidRDefault="00102EFB" w:rsidP="00102EFB">
      <w:pPr>
        <w:pStyle w:val="ListParagraph"/>
        <w:numPr>
          <w:ilvl w:val="0"/>
          <w:numId w:val="26"/>
        </w:numPr>
        <w:spacing w:line="276" w:lineRule="auto"/>
        <w:jc w:val="both"/>
        <w:rPr>
          <w:szCs w:val="20"/>
        </w:rPr>
      </w:pPr>
      <w:r w:rsidRPr="002D54ED">
        <w:rPr>
          <w:szCs w:val="20"/>
        </w:rPr>
        <w:t>Get / Set System Settings</w:t>
      </w:r>
    </w:p>
    <w:p w14:paraId="6FB249F5" w14:textId="77777777" w:rsidR="00102EFB" w:rsidRPr="002D54ED" w:rsidRDefault="00102EFB" w:rsidP="00102EFB">
      <w:pPr>
        <w:pStyle w:val="ListParagraph"/>
        <w:numPr>
          <w:ilvl w:val="0"/>
          <w:numId w:val="26"/>
        </w:numPr>
        <w:spacing w:line="276" w:lineRule="auto"/>
        <w:jc w:val="both"/>
        <w:rPr>
          <w:szCs w:val="20"/>
        </w:rPr>
      </w:pPr>
      <w:r w:rsidRPr="002D54ED">
        <w:rPr>
          <w:szCs w:val="20"/>
        </w:rPr>
        <w:t>Get Service Requests</w:t>
      </w:r>
    </w:p>
    <w:p w14:paraId="25CC3AA3" w14:textId="77777777" w:rsidR="00102EFB" w:rsidRPr="002D54ED" w:rsidRDefault="00102EFB" w:rsidP="00102EFB">
      <w:pPr>
        <w:pStyle w:val="ListParagraph"/>
        <w:numPr>
          <w:ilvl w:val="0"/>
          <w:numId w:val="26"/>
        </w:numPr>
        <w:spacing w:line="276" w:lineRule="auto"/>
        <w:jc w:val="both"/>
        <w:rPr>
          <w:szCs w:val="20"/>
        </w:rPr>
      </w:pPr>
      <w:r w:rsidRPr="002D54ED">
        <w:rPr>
          <w:szCs w:val="20"/>
        </w:rPr>
        <w:t>Manage Service Requests and Groups (CRUD)</w:t>
      </w:r>
    </w:p>
    <w:p w14:paraId="26F248B9" w14:textId="77777777" w:rsidR="00102EFB" w:rsidRPr="002D54ED" w:rsidRDefault="00102EFB" w:rsidP="00102EFB">
      <w:pPr>
        <w:pStyle w:val="ListParagraph"/>
        <w:numPr>
          <w:ilvl w:val="0"/>
          <w:numId w:val="26"/>
        </w:numPr>
        <w:spacing w:line="276" w:lineRule="auto"/>
        <w:jc w:val="both"/>
        <w:rPr>
          <w:szCs w:val="20"/>
        </w:rPr>
      </w:pPr>
      <w:r w:rsidRPr="002D54ED">
        <w:rPr>
          <w:szCs w:val="20"/>
        </w:rPr>
        <w:t xml:space="preserve">Get Dashboard Data - Process Counters </w:t>
      </w:r>
    </w:p>
    <w:p w14:paraId="37DC9BF4" w14:textId="77777777" w:rsidR="00102EFB" w:rsidRPr="002D54ED" w:rsidRDefault="00102EFB" w:rsidP="00102EFB">
      <w:pPr>
        <w:pStyle w:val="ListParagraph"/>
        <w:numPr>
          <w:ilvl w:val="0"/>
          <w:numId w:val="26"/>
        </w:numPr>
        <w:spacing w:line="276" w:lineRule="auto"/>
        <w:jc w:val="both"/>
        <w:rPr>
          <w:szCs w:val="20"/>
        </w:rPr>
      </w:pPr>
      <w:r w:rsidRPr="002D54ED">
        <w:rPr>
          <w:szCs w:val="20"/>
        </w:rPr>
        <w:t>Get Process Execution Data</w:t>
      </w:r>
    </w:p>
    <w:p w14:paraId="2557A2B4" w14:textId="77777777" w:rsidR="00102EFB" w:rsidRPr="002D54ED" w:rsidRDefault="00102EFB" w:rsidP="00102EFB">
      <w:pPr>
        <w:pStyle w:val="ListParagraph"/>
        <w:numPr>
          <w:ilvl w:val="0"/>
          <w:numId w:val="26"/>
        </w:numPr>
        <w:spacing w:line="276" w:lineRule="auto"/>
        <w:jc w:val="both"/>
        <w:rPr>
          <w:szCs w:val="20"/>
        </w:rPr>
      </w:pPr>
      <w:r w:rsidRPr="002D54ED">
        <w:rPr>
          <w:szCs w:val="20"/>
        </w:rPr>
        <w:t>Get Process Task Input Data</w:t>
      </w:r>
    </w:p>
    <w:p w14:paraId="2E099CAC" w14:textId="77777777" w:rsidR="00102EFB" w:rsidRPr="002D54ED" w:rsidRDefault="00102EFB" w:rsidP="00102EFB">
      <w:pPr>
        <w:pStyle w:val="ListParagraph"/>
        <w:numPr>
          <w:ilvl w:val="0"/>
          <w:numId w:val="26"/>
        </w:numPr>
        <w:spacing w:line="276" w:lineRule="auto"/>
        <w:jc w:val="both"/>
        <w:rPr>
          <w:szCs w:val="20"/>
        </w:rPr>
      </w:pPr>
      <w:r w:rsidRPr="002D54ED">
        <w:rPr>
          <w:szCs w:val="20"/>
        </w:rPr>
        <w:t>Set Process Task Response Data</w:t>
      </w:r>
    </w:p>
    <w:p w14:paraId="41CC3EB0" w14:textId="77777777" w:rsidR="00102EFB" w:rsidRPr="009B77D4" w:rsidRDefault="00102EFB" w:rsidP="00102EFB">
      <w:pPr>
        <w:spacing w:line="276" w:lineRule="auto"/>
        <w:jc w:val="both"/>
        <w:rPr>
          <w:rStyle w:val="Emphasis"/>
        </w:rPr>
      </w:pPr>
      <w:r w:rsidRPr="009B77D4">
        <w:rPr>
          <w:rStyle w:val="Emphasis"/>
        </w:rPr>
        <w:br w:type="page"/>
      </w:r>
    </w:p>
    <w:p w14:paraId="538DB55C" w14:textId="77777777" w:rsidR="00102EFB" w:rsidRPr="00BE2225" w:rsidRDefault="00102EFB" w:rsidP="00BA1453">
      <w:pPr>
        <w:pStyle w:val="Heading1"/>
      </w:pPr>
      <w:bookmarkStart w:id="39" w:name="_Toc130996333"/>
      <w:bookmarkStart w:id="40" w:name="_Toc142058383"/>
      <w:bookmarkStart w:id="41" w:name="_Toc143171589"/>
      <w:r w:rsidRPr="00BE2225">
        <w:lastRenderedPageBreak/>
        <w:t>Setup and Deployment</w:t>
      </w:r>
      <w:bookmarkEnd w:id="39"/>
      <w:bookmarkEnd w:id="40"/>
      <w:bookmarkEnd w:id="41"/>
    </w:p>
    <w:p w14:paraId="7E7378F0" w14:textId="77777777" w:rsidR="00102EFB" w:rsidRPr="00BE2225" w:rsidRDefault="00102EFB" w:rsidP="00102EFB">
      <w:pPr>
        <w:spacing w:line="276" w:lineRule="auto"/>
        <w:jc w:val="both"/>
      </w:pPr>
      <w:del w:id="42" w:author="Jonathan Rogers" w:date="2023-02-08T14:39:00Z">
        <w:r w:rsidRPr="00BE2225" w:rsidDel="00D9730A">
          <w:delText xml:space="preserve">The </w:delText>
        </w:r>
      </w:del>
      <w:ins w:id="43" w:author="Jonathan Rogers" w:date="2023-02-08T14:39:00Z">
        <w:r w:rsidRPr="00BE2225">
          <w:t xml:space="preserve">Detailed </w:t>
        </w:r>
      </w:ins>
      <w:r w:rsidRPr="00BE2225">
        <w:t xml:space="preserve">steps for deploying the </w:t>
      </w:r>
      <w:del w:id="44" w:author="Jonathan Rogers" w:date="2023-02-08T14:37:00Z">
        <w:r w:rsidRPr="00BE2225" w:rsidDel="001C79CF">
          <w:delText>Cortex UI</w:delText>
        </w:r>
      </w:del>
      <w:del w:id="45" w:author="Jonathan Rogers" w:date="2023-02-08T14:38:00Z">
        <w:r w:rsidRPr="00BE2225" w:rsidDel="00165CD4">
          <w:delText xml:space="preserve"> solution</w:delText>
        </w:r>
      </w:del>
      <w:r w:rsidRPr="008901CB">
        <w:t xml:space="preserve"> </w:t>
      </w:r>
      <w:r>
        <w:t xml:space="preserve">CORTEX </w:t>
      </w:r>
      <w:ins w:id="46" w:author="Jonathan Rogers" w:date="2023-02-08T14:38:00Z">
        <w:r w:rsidRPr="00BE2225">
          <w:t>Interaction Portal</w:t>
        </w:r>
      </w:ins>
      <w:r w:rsidRPr="00BE2225">
        <w:t xml:space="preserve"> to a host server will be outlined in this section.</w:t>
      </w:r>
    </w:p>
    <w:p w14:paraId="505AE674" w14:textId="77777777" w:rsidR="00102EFB" w:rsidRDefault="00102EFB" w:rsidP="00BA1453">
      <w:pPr>
        <w:pStyle w:val="Heading2"/>
      </w:pPr>
      <w:bookmarkStart w:id="47" w:name="_Toc142058384"/>
      <w:bookmarkStart w:id="48" w:name="_Toc143171590"/>
      <w:r>
        <w:t>Pre-Requisites</w:t>
      </w:r>
      <w:bookmarkEnd w:id="47"/>
      <w:bookmarkEnd w:id="48"/>
    </w:p>
    <w:tbl>
      <w:tblPr>
        <w:tblStyle w:val="TableProfessional"/>
        <w:tblW w:w="8356" w:type="dxa"/>
        <w:tblLook w:val="04A0" w:firstRow="1" w:lastRow="0" w:firstColumn="1" w:lastColumn="0" w:noHBand="0" w:noVBand="1"/>
      </w:tblPr>
      <w:tblGrid>
        <w:gridCol w:w="2827"/>
        <w:gridCol w:w="5529"/>
      </w:tblGrid>
      <w:tr w:rsidR="00102EFB" w:rsidRPr="002B4E43" w14:paraId="6933BD9D" w14:textId="77777777" w:rsidTr="00EC3FBC">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827" w:type="dxa"/>
          </w:tcPr>
          <w:p w14:paraId="4A47C09D" w14:textId="77777777" w:rsidR="00102EFB" w:rsidRPr="002B4E43" w:rsidRDefault="00102EFB" w:rsidP="00102EFB">
            <w:r>
              <w:t>Component</w:t>
            </w:r>
          </w:p>
        </w:tc>
        <w:tc>
          <w:tcPr>
            <w:tcW w:w="5529" w:type="dxa"/>
          </w:tcPr>
          <w:p w14:paraId="3DB52406" w14:textId="77777777" w:rsidR="00102EFB" w:rsidRPr="002B4E43" w:rsidRDefault="00102EFB" w:rsidP="00102EFB">
            <w:pPr>
              <w:cnfStyle w:val="100000000000" w:firstRow="1" w:lastRow="0" w:firstColumn="0" w:lastColumn="0" w:oddVBand="0" w:evenVBand="0" w:oddHBand="0" w:evenHBand="0" w:firstRowFirstColumn="0" w:firstRowLastColumn="0" w:lastRowFirstColumn="0" w:lastRowLastColumn="0"/>
            </w:pPr>
            <w:r>
              <w:t>Requirements</w:t>
            </w:r>
          </w:p>
        </w:tc>
      </w:tr>
      <w:tr w:rsidR="00102EFB" w:rsidRPr="002B4E43" w14:paraId="03D19B13" w14:textId="77777777" w:rsidTr="00EC3FBC">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0FE1C29" w14:textId="77777777" w:rsidR="00102EFB" w:rsidRPr="004C1AFE" w:rsidRDefault="00102EFB" w:rsidP="00102EFB">
            <w:r>
              <w:rPr>
                <w:rFonts w:eastAsiaTheme="minorHAnsi"/>
                <w:lang w:eastAsia="en-US"/>
              </w:rPr>
              <w:t xml:space="preserve">CORTEX </w:t>
            </w:r>
            <w:r w:rsidRPr="00B4430F">
              <w:rPr>
                <w:rFonts w:eastAsiaTheme="minorHAnsi"/>
                <w:lang w:eastAsia="en-US"/>
              </w:rPr>
              <w:t>Version</w:t>
            </w:r>
          </w:p>
        </w:tc>
        <w:tc>
          <w:tcPr>
            <w:tcW w:w="5529" w:type="dxa"/>
            <w:vAlign w:val="center"/>
          </w:tcPr>
          <w:p w14:paraId="2F8B087E"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pPr>
            <w:r>
              <w:rPr>
                <w:rFonts w:eastAsiaTheme="minorHAnsi"/>
                <w:lang w:eastAsia="en-US"/>
              </w:rPr>
              <w:t>This version of the CORTEX Interaction Portal required CORTEX 2023.7 (or later).</w:t>
            </w:r>
          </w:p>
        </w:tc>
      </w:tr>
      <w:tr w:rsidR="00102EFB" w:rsidRPr="002B4E43" w14:paraId="0EBBDCC5" w14:textId="77777777" w:rsidTr="00EC3FBC">
        <w:trPr>
          <w:cnfStyle w:val="000000010000" w:firstRow="0" w:lastRow="0" w:firstColumn="0" w:lastColumn="0" w:oddVBand="0" w:evenVBand="0" w:oddHBand="0" w:evenHBand="1"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B36E9F4" w14:textId="77777777" w:rsidR="00102EFB" w:rsidRPr="004C1AFE" w:rsidRDefault="00102EFB" w:rsidP="00102EFB">
            <w:pPr>
              <w:rPr>
                <w:rFonts w:eastAsiaTheme="minorHAnsi"/>
                <w:lang w:eastAsia="en-US"/>
              </w:rPr>
            </w:pPr>
            <w:r w:rsidRPr="004C1AFE">
              <w:rPr>
                <w:rFonts w:eastAsiaTheme="minorHAnsi"/>
                <w:lang w:eastAsia="en-US"/>
              </w:rPr>
              <w:t>Application Nodes</w:t>
            </w:r>
            <w:r>
              <w:rPr>
                <w:rFonts w:eastAsiaTheme="minorHAnsi"/>
                <w:lang w:eastAsia="en-US"/>
              </w:rPr>
              <w:t xml:space="preserve"> -&gt; LDAP Server</w:t>
            </w:r>
          </w:p>
        </w:tc>
        <w:tc>
          <w:tcPr>
            <w:tcW w:w="5529" w:type="dxa"/>
            <w:vAlign w:val="center"/>
          </w:tcPr>
          <w:p w14:paraId="24BA00C2" w14:textId="77777777" w:rsidR="00102EFB" w:rsidRPr="004C1AFE"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eastAsiaTheme="minorHAnsi"/>
                <w:lang w:eastAsia="en-US"/>
              </w:rPr>
              <w:t>Port 9389 must be permitted between any Application servers and the LDAP server which will be used for logging in to the Interaction Portal.</w:t>
            </w:r>
          </w:p>
        </w:tc>
      </w:tr>
      <w:tr w:rsidR="00102EFB" w:rsidRPr="002B4E43" w14:paraId="2F14D2D3" w14:textId="77777777" w:rsidTr="00EC3FBC">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8113BEE" w14:textId="77777777" w:rsidR="00102EFB" w:rsidRPr="004C1AFE" w:rsidRDefault="00102EFB" w:rsidP="00102EFB">
            <w:pPr>
              <w:rPr>
                <w:rFonts w:eastAsiaTheme="minorHAnsi"/>
                <w:lang w:eastAsia="en-US"/>
              </w:rPr>
            </w:pPr>
            <w:r>
              <w:rPr>
                <w:rFonts w:eastAsiaTheme="minorHAnsi"/>
                <w:lang w:eastAsia="en-US"/>
              </w:rPr>
              <w:t>Application Nodes (/ Load Balancer) – Ports</w:t>
            </w:r>
          </w:p>
        </w:tc>
        <w:tc>
          <w:tcPr>
            <w:tcW w:w="5529" w:type="dxa"/>
            <w:vAlign w:val="center"/>
          </w:tcPr>
          <w:p w14:paraId="28351129"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rPr>
                <w:rFonts w:eastAsiaTheme="minorHAnsi"/>
                <w:lang w:eastAsia="en-US"/>
              </w:rPr>
            </w:pPr>
            <w:r>
              <w:rPr>
                <w:rFonts w:eastAsiaTheme="minorHAnsi"/>
                <w:lang w:eastAsia="en-US"/>
              </w:rPr>
              <w:t>Port 8722 must be permitted (inbound).</w:t>
            </w:r>
          </w:p>
          <w:p w14:paraId="16E01F13" w14:textId="77777777" w:rsidR="00102EFB" w:rsidRPr="004C1AFE" w:rsidRDefault="00102EFB" w:rsidP="00102EFB">
            <w:pPr>
              <w:cnfStyle w:val="000000100000" w:firstRow="0" w:lastRow="0" w:firstColumn="0" w:lastColumn="0" w:oddVBand="0" w:evenVBand="0" w:oddHBand="1" w:evenHBand="0" w:firstRowFirstColumn="0" w:firstRowLastColumn="0" w:lastRowFirstColumn="0" w:lastRowLastColumn="0"/>
              <w:rPr>
                <w:rFonts w:eastAsiaTheme="minorHAnsi"/>
                <w:lang w:eastAsia="en-US"/>
              </w:rPr>
            </w:pPr>
            <w:r>
              <w:rPr>
                <w:rFonts w:eastAsiaTheme="minorHAnsi"/>
                <w:lang w:eastAsia="en-US"/>
              </w:rPr>
              <w:t>This is used to run the flows, authenticate via OAuth, and to interact with the data storage (Reliable Collections)</w:t>
            </w:r>
          </w:p>
        </w:tc>
      </w:tr>
      <w:tr w:rsidR="00102EFB" w:rsidRPr="002B4E43" w14:paraId="53393380" w14:textId="77777777" w:rsidTr="00EC3FBC">
        <w:trPr>
          <w:cnfStyle w:val="000000010000" w:firstRow="0" w:lastRow="0" w:firstColumn="0" w:lastColumn="0" w:oddVBand="0" w:evenVBand="0" w:oddHBand="0" w:evenHBand="1"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CE8C7F6" w14:textId="77777777" w:rsidR="00102EFB" w:rsidRPr="004C1AFE" w:rsidRDefault="00102EFB" w:rsidP="00102EFB">
            <w:pPr>
              <w:rPr>
                <w:rFonts w:eastAsiaTheme="minorHAnsi"/>
                <w:lang w:eastAsia="en-US"/>
              </w:rPr>
            </w:pPr>
            <w:r>
              <w:rPr>
                <w:rFonts w:eastAsiaTheme="minorHAnsi"/>
                <w:lang w:eastAsia="en-US"/>
              </w:rPr>
              <w:t>Application Nodes – AD PowerShell Module</w:t>
            </w:r>
          </w:p>
        </w:tc>
        <w:tc>
          <w:tcPr>
            <w:tcW w:w="5529" w:type="dxa"/>
            <w:vAlign w:val="center"/>
          </w:tcPr>
          <w:p w14:paraId="194C0402" w14:textId="77777777" w:rsidR="00102EFB"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eastAsiaTheme="minorHAnsi"/>
                <w:lang w:eastAsia="en-US"/>
              </w:rPr>
              <w:t>Active Directory PowerShell Module must be installed.</w:t>
            </w:r>
          </w:p>
          <w:p w14:paraId="144279D3" w14:textId="77777777" w:rsidR="00102EFB"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eastAsiaTheme="minorHAnsi"/>
                <w:lang w:eastAsia="en-US"/>
              </w:rPr>
              <w:t>This is included with the Remote Server Administration Tools feature in Windows Server.</w:t>
            </w:r>
          </w:p>
          <w:p w14:paraId="554856DD" w14:textId="77777777" w:rsidR="00102EFB" w:rsidRPr="00800F43"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sidRPr="00800F43">
              <w:rPr>
                <w:rFonts w:eastAsiaTheme="minorHAnsi"/>
                <w:lang w:eastAsia="en-US"/>
              </w:rPr>
              <w:t>Features &gt; Remote Server Administration Tools &gt; Role Administration Tools &gt; AD DS and AD LDS Tools &gt; Active Directory Module for Windows PowerShell</w:t>
            </w:r>
          </w:p>
        </w:tc>
      </w:tr>
      <w:tr w:rsidR="00102EFB" w:rsidRPr="002B4E43" w14:paraId="02D2ECE9" w14:textId="77777777" w:rsidTr="00EC3FBC">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4799FD3" w14:textId="77777777" w:rsidR="00102EFB" w:rsidRPr="004C1AFE" w:rsidRDefault="00102EFB" w:rsidP="00102EFB">
            <w:pPr>
              <w:rPr>
                <w:rFonts w:eastAsiaTheme="minorHAnsi"/>
                <w:lang w:eastAsia="en-US"/>
              </w:rPr>
            </w:pPr>
            <w:r>
              <w:rPr>
                <w:rFonts w:eastAsiaTheme="minorHAnsi"/>
                <w:lang w:eastAsia="en-US"/>
              </w:rPr>
              <w:t>Web App Server – IIS Management PowerShell Module</w:t>
            </w:r>
          </w:p>
        </w:tc>
        <w:tc>
          <w:tcPr>
            <w:tcW w:w="5529" w:type="dxa"/>
            <w:vAlign w:val="center"/>
          </w:tcPr>
          <w:p w14:paraId="58F531D3"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rPr>
                <w:rFonts w:eastAsiaTheme="minorHAnsi"/>
                <w:lang w:eastAsia="en-US"/>
              </w:rPr>
            </w:pPr>
            <w:r>
              <w:rPr>
                <w:rFonts w:eastAsiaTheme="minorHAnsi"/>
                <w:lang w:eastAsia="en-US"/>
              </w:rPr>
              <w:t>IIS Management PowerShell Module must be installed to run the deployment script.</w:t>
            </w:r>
          </w:p>
          <w:p w14:paraId="51855321" w14:textId="77777777" w:rsidR="00102EFB" w:rsidRPr="004C1AFE" w:rsidRDefault="00102EFB" w:rsidP="00102EFB">
            <w:pPr>
              <w:cnfStyle w:val="000000100000" w:firstRow="0" w:lastRow="0" w:firstColumn="0" w:lastColumn="0" w:oddVBand="0" w:evenVBand="0" w:oddHBand="1" w:evenHBand="0" w:firstRowFirstColumn="0" w:firstRowLastColumn="0" w:lastRowFirstColumn="0" w:lastRowLastColumn="0"/>
              <w:rPr>
                <w:rFonts w:eastAsiaTheme="minorHAnsi"/>
                <w:lang w:eastAsia="en-US"/>
              </w:rPr>
            </w:pPr>
            <w:r>
              <w:rPr>
                <w:rFonts w:eastAsiaTheme="minorHAnsi"/>
                <w:lang w:eastAsia="en-US"/>
              </w:rPr>
              <w:t>This is installed as part of the CORTEX Web App Server installation, so may already be present if installing the Interaction Portal on the same server as CORTEX Gateway.</w:t>
            </w:r>
          </w:p>
        </w:tc>
      </w:tr>
      <w:tr w:rsidR="00102EFB" w:rsidRPr="002B4E43" w14:paraId="4230F0CD" w14:textId="77777777" w:rsidTr="00EC3FBC">
        <w:trPr>
          <w:cnfStyle w:val="000000010000" w:firstRow="0" w:lastRow="0" w:firstColumn="0" w:lastColumn="0" w:oddVBand="0" w:evenVBand="0" w:oddHBand="0" w:evenHBand="1"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0D76AE7" w14:textId="77777777" w:rsidR="00102EFB" w:rsidRPr="00564D03" w:rsidRDefault="00102EFB" w:rsidP="00102EFB">
            <w:pPr>
              <w:rPr>
                <w:rFonts w:eastAsiaTheme="minorHAnsi"/>
                <w:lang w:eastAsia="en-US"/>
              </w:rPr>
            </w:pPr>
            <w:r w:rsidRPr="00564D03">
              <w:rPr>
                <w:rFonts w:eastAsiaTheme="minorHAnsi"/>
                <w:lang w:eastAsia="en-US"/>
              </w:rPr>
              <w:t>Web App Server</w:t>
            </w:r>
          </w:p>
        </w:tc>
        <w:tc>
          <w:tcPr>
            <w:tcW w:w="5529" w:type="dxa"/>
            <w:vAlign w:val="center"/>
          </w:tcPr>
          <w:p w14:paraId="132D0BF8" w14:textId="77777777" w:rsidR="00102EFB" w:rsidRPr="00564D03"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eastAsiaTheme="minorHAnsi"/>
                <w:lang w:eastAsia="en-US"/>
              </w:rPr>
              <w:t>Port 443 must be permitted (inbound).</w:t>
            </w:r>
          </w:p>
        </w:tc>
      </w:tr>
    </w:tbl>
    <w:p w14:paraId="1A3B33FD" w14:textId="77777777" w:rsidR="00102EFB" w:rsidRPr="009224B4" w:rsidRDefault="00102EFB" w:rsidP="00102EFB"/>
    <w:p w14:paraId="6C463132" w14:textId="77777777" w:rsidR="00102EFB" w:rsidRPr="00BE2225" w:rsidRDefault="00102EFB" w:rsidP="00BA1453">
      <w:pPr>
        <w:pStyle w:val="Heading2"/>
      </w:pPr>
      <w:bookmarkStart w:id="49" w:name="_Toc130996334"/>
      <w:bookmarkStart w:id="50" w:name="_Toc142058385"/>
      <w:bookmarkStart w:id="51" w:name="_Toc143171591"/>
      <w:r w:rsidRPr="00BE2225">
        <w:t>Deployment Package Preparation</w:t>
      </w:r>
      <w:bookmarkEnd w:id="49"/>
      <w:bookmarkEnd w:id="50"/>
      <w:bookmarkEnd w:id="51"/>
    </w:p>
    <w:p w14:paraId="5BDA4585" w14:textId="77777777" w:rsidR="00102EFB" w:rsidRPr="00BE2225" w:rsidRDefault="00102EFB" w:rsidP="00102EFB">
      <w:proofErr w:type="gramStart"/>
      <w:r w:rsidRPr="00BE2225">
        <w:t>In order to</w:t>
      </w:r>
      <w:proofErr w:type="gramEnd"/>
      <w:r w:rsidRPr="00BE2225">
        <w:t xml:space="preserve"> install the </w:t>
      </w:r>
      <w:r>
        <w:t xml:space="preserve">CORTEX </w:t>
      </w:r>
      <w:r w:rsidRPr="00BE2225">
        <w:t>Interaction Portal, the relevant installation package must be acquired and made ready.</w:t>
      </w:r>
    </w:p>
    <w:p w14:paraId="5FA9F0FB" w14:textId="77777777" w:rsidR="00102EFB" w:rsidRPr="00E86039" w:rsidRDefault="00102EFB" w:rsidP="00EC3FBC">
      <w:pPr>
        <w:pStyle w:val="ListParagraph"/>
        <w:numPr>
          <w:ilvl w:val="0"/>
          <w:numId w:val="102"/>
        </w:numPr>
      </w:pPr>
      <w:commentRangeStart w:id="52"/>
      <w:r w:rsidRPr="00E86039">
        <w:t xml:space="preserve">Download </w:t>
      </w:r>
      <w:r>
        <w:rPr>
          <w:rStyle w:val="ui-provider"/>
        </w:rPr>
        <w:t>Cortex Innovation 2023.7 - Interaction Portal.zip</w:t>
      </w:r>
      <w:commentRangeEnd w:id="52"/>
      <w:r w:rsidRPr="00BE2225">
        <w:commentReference w:id="52"/>
      </w:r>
    </w:p>
    <w:p w14:paraId="158EBC15" w14:textId="77777777" w:rsidR="00102EFB" w:rsidRPr="00E86039" w:rsidRDefault="00102EFB" w:rsidP="00EC3FBC">
      <w:pPr>
        <w:pStyle w:val="ListParagraph"/>
        <w:numPr>
          <w:ilvl w:val="0"/>
          <w:numId w:val="102"/>
        </w:numPr>
      </w:pPr>
      <w:r w:rsidRPr="00E86039">
        <w:t>Extract the .zip to a suitable folder.</w:t>
      </w:r>
    </w:p>
    <w:p w14:paraId="1FD21E83" w14:textId="77777777" w:rsidR="00102EFB" w:rsidRPr="00BE2225" w:rsidRDefault="00102EFB" w:rsidP="00102EFB">
      <w:pPr>
        <w:spacing w:line="276" w:lineRule="auto"/>
        <w:jc w:val="both"/>
      </w:pPr>
    </w:p>
    <w:p w14:paraId="5AE959DC" w14:textId="77777777" w:rsidR="00102EFB" w:rsidRPr="00BE2225" w:rsidRDefault="00102EFB" w:rsidP="00BA1453">
      <w:pPr>
        <w:pStyle w:val="Heading2"/>
      </w:pPr>
      <w:bookmarkStart w:id="53" w:name="_Toc130996335"/>
      <w:bookmarkStart w:id="54" w:name="_Toc142058386"/>
      <w:bookmarkStart w:id="55" w:name="_Toc143171592"/>
      <w:r w:rsidRPr="00BE2225">
        <w:t>AppGyver Account Setup</w:t>
      </w:r>
      <w:bookmarkEnd w:id="53"/>
      <w:bookmarkEnd w:id="54"/>
      <w:bookmarkEnd w:id="55"/>
    </w:p>
    <w:p w14:paraId="594A7B48" w14:textId="596462A3" w:rsidR="00102EFB" w:rsidRPr="00BE2225" w:rsidRDefault="00102EFB" w:rsidP="00102EFB">
      <w:r w:rsidRPr="00BE2225">
        <w:t xml:space="preserve">The online AppGyver platform serves as a development environment for AppGyver apps and importing the pre-built </w:t>
      </w:r>
      <w:del w:id="56" w:author="Jonathan Rogers" w:date="2023-02-08T14:37:00Z">
        <w:r w:rsidRPr="00BE2225" w:rsidDel="001C79CF">
          <w:delText>Cortex UI</w:delText>
        </w:r>
      </w:del>
      <w:r w:rsidRPr="008901CB">
        <w:t xml:space="preserve"> </w:t>
      </w:r>
      <w:r>
        <w:t xml:space="preserve">CORTEX </w:t>
      </w:r>
      <w:ins w:id="57" w:author="Jonathan Rogers" w:date="2023-02-08T14:37:00Z">
        <w:r w:rsidRPr="00BE2225">
          <w:t>Interaction Portal</w:t>
        </w:r>
      </w:ins>
      <w:r w:rsidRPr="00BE2225">
        <w:t xml:space="preserve"> app will allow us to make small changes to it</w:t>
      </w:r>
      <w:r w:rsidRPr="00BE2225" w:rsidDel="000A14B1">
        <w:t xml:space="preserve"> </w:t>
      </w:r>
      <w:r w:rsidRPr="00BE2225">
        <w:t>so that it works as expected when deployed.</w:t>
      </w:r>
    </w:p>
    <w:p w14:paraId="19686E46" w14:textId="77777777" w:rsidR="00102EFB" w:rsidRPr="00BE2225" w:rsidRDefault="00102EFB" w:rsidP="00102EFB">
      <w:pPr>
        <w:pStyle w:val="WeAreCORTEXEmphasis"/>
      </w:pPr>
      <w:r w:rsidRPr="00BE2225">
        <w:t>This platform is also where further pages and functionality may be developed.</w:t>
      </w:r>
    </w:p>
    <w:p w14:paraId="565B233C" w14:textId="77777777" w:rsidR="00102EFB" w:rsidRPr="00BE2225" w:rsidRDefault="00102EFB" w:rsidP="00102EFB">
      <w:r w:rsidRPr="00BE2225">
        <w:t>To do this, complete the following steps:</w:t>
      </w:r>
    </w:p>
    <w:p w14:paraId="01638A4B" w14:textId="7F08A027" w:rsidR="00102EFB" w:rsidRPr="00BE2225" w:rsidRDefault="00102EFB" w:rsidP="00EC3FBC">
      <w:pPr>
        <w:pStyle w:val="ListParagraph"/>
        <w:numPr>
          <w:ilvl w:val="0"/>
          <w:numId w:val="103"/>
        </w:numPr>
      </w:pPr>
      <w:r w:rsidRPr="00BE2225">
        <w:t>Navigate to App</w:t>
      </w:r>
      <w:r>
        <w:t>G</w:t>
      </w:r>
      <w:r w:rsidRPr="00BE2225">
        <w:t xml:space="preserve">yver online platform at </w:t>
      </w:r>
      <w:hyperlink r:id="rId27" w:history="1">
        <w:r w:rsidR="00E73FA5" w:rsidRPr="00E73FA5">
          <w:rPr>
            <w:rStyle w:val="Hyperlink"/>
            <w:b/>
          </w:rPr>
          <w:t>https://www.appgyver.com/community</w:t>
        </w:r>
      </w:hyperlink>
      <w:r w:rsidRPr="00BE2225">
        <w:t>.</w:t>
      </w:r>
    </w:p>
    <w:p w14:paraId="75325921" w14:textId="21C15E3E" w:rsidR="00E73FA5" w:rsidRDefault="00E73FA5" w:rsidP="00E73FA5">
      <w:pPr>
        <w:pStyle w:val="ListParagraph"/>
        <w:numPr>
          <w:ilvl w:val="0"/>
          <w:numId w:val="103"/>
        </w:numPr>
      </w:pPr>
      <w:r>
        <w:t>Click</w:t>
      </w:r>
      <w:r w:rsidRPr="00BE2225">
        <w:t xml:space="preserve"> </w:t>
      </w:r>
      <w:r>
        <w:t xml:space="preserve">the </w:t>
      </w:r>
      <w:r w:rsidRPr="00BE2225">
        <w:t>‘</w:t>
      </w:r>
      <w:r>
        <w:t>Join Our Community’ or ‘Login / Sign Up</w:t>
      </w:r>
      <w:r w:rsidRPr="00BE2225">
        <w:t>’</w:t>
      </w:r>
      <w:r>
        <w:t xml:space="preserve"> button</w:t>
      </w:r>
      <w:r w:rsidRPr="00BE2225">
        <w:t>.</w:t>
      </w:r>
    </w:p>
    <w:p w14:paraId="62BD1C63" w14:textId="4E4982F9" w:rsidR="00102EFB" w:rsidRPr="00BE2225" w:rsidRDefault="00102EFB" w:rsidP="00EC3FBC">
      <w:pPr>
        <w:pStyle w:val="ListParagraph"/>
        <w:numPr>
          <w:ilvl w:val="0"/>
          <w:numId w:val="103"/>
        </w:numPr>
      </w:pPr>
      <w:r w:rsidRPr="00BE2225">
        <w:t>If an account is available, login to it before proceeding to Section 2.</w:t>
      </w:r>
      <w:r w:rsidR="00E73FA5">
        <w:t>4</w:t>
      </w:r>
      <w:r w:rsidRPr="00BE2225">
        <w:t>.</w:t>
      </w:r>
    </w:p>
    <w:p w14:paraId="0BF6E433" w14:textId="64F82517" w:rsidR="00102EFB" w:rsidRPr="00BE2225" w:rsidRDefault="00102EFB" w:rsidP="00EC3FBC">
      <w:pPr>
        <w:pStyle w:val="ListParagraph"/>
        <w:numPr>
          <w:ilvl w:val="0"/>
          <w:numId w:val="103"/>
        </w:numPr>
      </w:pPr>
      <w:r w:rsidRPr="00BE2225">
        <w:t xml:space="preserve">If no account is available, </w:t>
      </w:r>
      <w:r w:rsidR="00E73FA5">
        <w:t xml:space="preserve">click the ‘Register’ button and </w:t>
      </w:r>
      <w:r w:rsidRPr="00BE2225">
        <w:t>complete the steps to create one.</w:t>
      </w:r>
    </w:p>
    <w:p w14:paraId="1F61B393" w14:textId="77777777" w:rsidR="00102EFB" w:rsidRDefault="00102EFB" w:rsidP="00102EFB"/>
    <w:p w14:paraId="0232C494" w14:textId="77777777" w:rsidR="00102EFB" w:rsidRDefault="00102EFB" w:rsidP="00102EFB">
      <w:r>
        <w:br w:type="page"/>
      </w:r>
    </w:p>
    <w:p w14:paraId="70AC21C0" w14:textId="77777777" w:rsidR="00102EFB" w:rsidRPr="00BC50B9" w:rsidRDefault="00102EFB" w:rsidP="00BA1453">
      <w:pPr>
        <w:pStyle w:val="Heading2"/>
      </w:pPr>
      <w:bookmarkStart w:id="58" w:name="_Toc130996336"/>
      <w:bookmarkStart w:id="59" w:name="_Toc142058387"/>
      <w:bookmarkStart w:id="60" w:name="_Toc143171593"/>
      <w:r w:rsidRPr="00BC50B9">
        <w:lastRenderedPageBreak/>
        <w:t>App</w:t>
      </w:r>
      <w:commentRangeStart w:id="61"/>
      <w:commentRangeStart w:id="62"/>
      <w:r w:rsidRPr="00BC50B9">
        <w:t xml:space="preserve"> Variables Setup</w:t>
      </w:r>
      <w:commentRangeEnd w:id="61"/>
      <w:r w:rsidRPr="00BC50B9">
        <w:commentReference w:id="61"/>
      </w:r>
      <w:commentRangeEnd w:id="62"/>
      <w:r w:rsidRPr="00BC50B9">
        <w:commentReference w:id="62"/>
      </w:r>
      <w:bookmarkEnd w:id="58"/>
      <w:bookmarkEnd w:id="59"/>
      <w:bookmarkEnd w:id="60"/>
    </w:p>
    <w:p w14:paraId="57D12B4C" w14:textId="18C69592" w:rsidR="00102EFB" w:rsidRPr="00BC50B9" w:rsidRDefault="00102EFB" w:rsidP="00102EFB">
      <w:r w:rsidRPr="00BC50B9">
        <w:t>Once logged into an existing AppGyver platform account, complete the following steps to configure the application</w:t>
      </w:r>
      <w:r>
        <w:t>:</w:t>
      </w:r>
    </w:p>
    <w:p w14:paraId="0E76DFF9" w14:textId="77777777" w:rsidR="00102EFB" w:rsidRPr="00BC50B9" w:rsidRDefault="00102EFB" w:rsidP="00EC3FBC">
      <w:pPr>
        <w:pStyle w:val="ListParagraph"/>
        <w:numPr>
          <w:ilvl w:val="0"/>
          <w:numId w:val="104"/>
        </w:numPr>
      </w:pPr>
      <w:r w:rsidRPr="00BC50B9">
        <w:t>Select the ‘Create New’ button under ‘My Apps’.</w:t>
      </w:r>
    </w:p>
    <w:p w14:paraId="017B1360" w14:textId="77777777" w:rsidR="00102EFB" w:rsidRPr="00BC50B9" w:rsidRDefault="00102EFB" w:rsidP="00EC3FBC">
      <w:pPr>
        <w:pStyle w:val="ListParagraph"/>
        <w:numPr>
          <w:ilvl w:val="0"/>
          <w:numId w:val="104"/>
        </w:numPr>
      </w:pPr>
      <w:r w:rsidRPr="00BC50B9">
        <w:t>In the dialog which appears, select ‘Import from file’.</w:t>
      </w:r>
    </w:p>
    <w:p w14:paraId="69A2FB07" w14:textId="1657A717" w:rsidR="00102EFB" w:rsidRDefault="00102EFB" w:rsidP="00EC3FBC">
      <w:pPr>
        <w:pStyle w:val="ListParagraph"/>
        <w:numPr>
          <w:ilvl w:val="0"/>
          <w:numId w:val="104"/>
        </w:numPr>
      </w:pPr>
      <w:r w:rsidRPr="00BC50B9">
        <w:t xml:space="preserve">Select </w:t>
      </w:r>
      <w:proofErr w:type="spellStart"/>
      <w:r w:rsidRPr="00BC50B9">
        <w:t>Cortex.Interaction.Portal.zip.gpg</w:t>
      </w:r>
      <w:proofErr w:type="spellEnd"/>
      <w:r w:rsidRPr="00BC50B9">
        <w:t>, provided in the package downloaded in Section 2.</w:t>
      </w:r>
      <w:r w:rsidR="003E216D">
        <w:t>2</w:t>
      </w:r>
      <w:r w:rsidRPr="00BC50B9">
        <w:t>.</w:t>
      </w:r>
    </w:p>
    <w:p w14:paraId="2C851B61" w14:textId="77777777" w:rsidR="00102EFB" w:rsidRDefault="00102EFB" w:rsidP="00EC3FBC">
      <w:pPr>
        <w:pStyle w:val="ListParagraph"/>
        <w:numPr>
          <w:ilvl w:val="1"/>
          <w:numId w:val="104"/>
        </w:numPr>
      </w:pPr>
      <w:r>
        <w:t xml:space="preserve">This is contained within the CORTEX Interaction Portal </w:t>
      </w:r>
      <w:proofErr w:type="gramStart"/>
      <w:r>
        <w:t>subfolder</w:t>
      </w:r>
      <w:proofErr w:type="gramEnd"/>
    </w:p>
    <w:p w14:paraId="09782365" w14:textId="1691AC8B" w:rsidR="00102EFB" w:rsidRPr="00BC50B9" w:rsidRDefault="00102EFB" w:rsidP="00EC3FBC">
      <w:pPr>
        <w:pStyle w:val="ListParagraph"/>
        <w:numPr>
          <w:ilvl w:val="1"/>
          <w:numId w:val="104"/>
        </w:numPr>
      </w:pPr>
      <w:r>
        <w:t xml:space="preserve">For example, </w:t>
      </w:r>
      <w:r w:rsidRPr="00C06F75">
        <w:t>C:\Install\Cortex Innovation 2023.</w:t>
      </w:r>
      <w:r>
        <w:t>7</w:t>
      </w:r>
      <w:r w:rsidRPr="00C06F75">
        <w:t xml:space="preserve"> - Interaction Portal</w:t>
      </w:r>
      <w:r w:rsidR="006A229F" w:rsidRPr="00C06F75">
        <w:t xml:space="preserve"> </w:t>
      </w:r>
      <w:r w:rsidRPr="00C06F75">
        <w:t>\Cortex Interaction Portal</w:t>
      </w:r>
    </w:p>
    <w:p w14:paraId="60F29449" w14:textId="77777777" w:rsidR="00102EFB" w:rsidRPr="00BC50B9" w:rsidRDefault="00102EFB" w:rsidP="00EC3FBC">
      <w:pPr>
        <w:pStyle w:val="ListParagraph"/>
        <w:numPr>
          <w:ilvl w:val="0"/>
          <w:numId w:val="104"/>
        </w:numPr>
      </w:pPr>
      <w:r w:rsidRPr="00BC50B9">
        <w:t xml:space="preserve">Give the app a relevant name (such as </w:t>
      </w:r>
      <w:del w:id="63" w:author="Jonathan Rogers" w:date="2023-02-08T14:37:00Z">
        <w:r w:rsidRPr="00BC50B9" w:rsidDel="001C79CF">
          <w:delText>Cortex UI</w:delText>
        </w:r>
      </w:del>
      <w:r w:rsidRPr="008901CB">
        <w:t xml:space="preserve"> </w:t>
      </w:r>
      <w:r>
        <w:t xml:space="preserve">CORTEX </w:t>
      </w:r>
      <w:ins w:id="64" w:author="Jonathan Rogers" w:date="2023-02-08T14:37:00Z">
        <w:r w:rsidRPr="00BC50B9">
          <w:t>Interaction Portal</w:t>
        </w:r>
      </w:ins>
      <w:r w:rsidRPr="00BC50B9">
        <w:t>) and click ‘Create’.</w:t>
      </w:r>
    </w:p>
    <w:p w14:paraId="552F9002" w14:textId="77777777" w:rsidR="00102EFB" w:rsidRPr="00BC50B9" w:rsidRDefault="00102EFB" w:rsidP="00102EFB"/>
    <w:p w14:paraId="1CB46E40" w14:textId="77777777" w:rsidR="00102EFB" w:rsidRPr="00BC50B9" w:rsidRDefault="00102EFB" w:rsidP="00102EFB">
      <w:r w:rsidRPr="00BC50B9">
        <w:t xml:space="preserve">Once the </w:t>
      </w:r>
      <w:del w:id="65" w:author="Jonathan Rogers" w:date="2023-02-08T14:40:00Z">
        <w:r w:rsidRPr="00BC50B9" w:rsidDel="006A5EAD">
          <w:delText xml:space="preserve">solution </w:delText>
        </w:r>
      </w:del>
      <w:ins w:id="66" w:author="Jonathan Rogers" w:date="2023-02-08T14:40:00Z">
        <w:r w:rsidRPr="00BC50B9">
          <w:t xml:space="preserve">app </w:t>
        </w:r>
      </w:ins>
      <w:r w:rsidRPr="00BC50B9">
        <w:t>has been imported, the Config Object must be set up correctly. The elements of this are global parameters that govern how the app behaves.</w:t>
      </w:r>
    </w:p>
    <w:p w14:paraId="50F658B4" w14:textId="77777777" w:rsidR="00102EFB" w:rsidRPr="00BC50B9" w:rsidRDefault="00102EFB" w:rsidP="00102EFB">
      <w:pPr>
        <w:rPr>
          <w:ins w:id="67" w:author="Jonathan Rogers" w:date="2023-02-08T14:40:00Z"/>
        </w:rPr>
      </w:pPr>
      <w:r w:rsidRPr="00BC50B9">
        <w:t xml:space="preserve">This single configuration is required, then when the app is built and deployed their values will be included in the deployment, providing all the necessary information to interact seamlessly with </w:t>
      </w:r>
      <w:r>
        <w:t xml:space="preserve">CORTEX </w:t>
      </w:r>
      <w:r w:rsidRPr="00BC50B9">
        <w:t>flows.</w:t>
      </w:r>
    </w:p>
    <w:p w14:paraId="15B5C7DC" w14:textId="77777777" w:rsidR="00102EFB" w:rsidRPr="00BC50B9" w:rsidRDefault="00102EFB" w:rsidP="00102EFB">
      <w:r w:rsidRPr="00BC50B9">
        <w:t>To set up the App Variables, complete the following steps:</w:t>
      </w:r>
    </w:p>
    <w:p w14:paraId="79C10DEC" w14:textId="77777777" w:rsidR="00102EFB" w:rsidRPr="00BC50B9" w:rsidRDefault="00102EFB" w:rsidP="00EC3FBC">
      <w:pPr>
        <w:pStyle w:val="ListParagraph"/>
        <w:numPr>
          <w:ilvl w:val="0"/>
          <w:numId w:val="105"/>
        </w:numPr>
      </w:pPr>
      <w:r w:rsidRPr="00BC50B9">
        <w:t>Open the app to any page.</w:t>
      </w:r>
    </w:p>
    <w:p w14:paraId="7E40101D" w14:textId="6B1D014E" w:rsidR="00102EFB" w:rsidRPr="00BC50B9" w:rsidRDefault="00102EFB" w:rsidP="00EC3FBC">
      <w:pPr>
        <w:pStyle w:val="ListParagraph"/>
        <w:numPr>
          <w:ilvl w:val="0"/>
          <w:numId w:val="105"/>
        </w:numPr>
      </w:pPr>
      <w:r w:rsidRPr="00BC50B9">
        <w:t>Select the ‘View</w:t>
      </w:r>
      <w:r w:rsidR="008F666D">
        <w:t xml:space="preserve"> / </w:t>
      </w:r>
      <w:r w:rsidRPr="00BC50B9">
        <w:t>Variables’ toggle in the top right of the screen to switch to the variables view.</w:t>
      </w:r>
    </w:p>
    <w:p w14:paraId="611E1B56" w14:textId="2FA9FE18" w:rsidR="00102EFB" w:rsidRPr="00BC50B9" w:rsidRDefault="00102EFB" w:rsidP="00102EFB">
      <w:r w:rsidRPr="00BC50B9">
        <w:rPr>
          <w:noProof/>
          <w:shd w:val="clear" w:color="auto" w:fill="E6E6E6"/>
        </w:rPr>
        <w:drawing>
          <wp:inline distT="0" distB="0" distL="0" distR="0" wp14:anchorId="13ECC866" wp14:editId="7DD0B5FC">
            <wp:extent cx="1485900" cy="371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85900" cy="371475"/>
                    </a:xfrm>
                    <a:prstGeom prst="rect">
                      <a:avLst/>
                    </a:prstGeom>
                  </pic:spPr>
                </pic:pic>
              </a:graphicData>
            </a:graphic>
          </wp:inline>
        </w:drawing>
      </w:r>
    </w:p>
    <w:p w14:paraId="5B0B8BC8" w14:textId="77777777" w:rsidR="00102EFB" w:rsidRPr="00BC50B9" w:rsidRDefault="00102EFB" w:rsidP="00EC3FBC">
      <w:pPr>
        <w:pStyle w:val="ListParagraph"/>
        <w:numPr>
          <w:ilvl w:val="0"/>
          <w:numId w:val="105"/>
        </w:numPr>
      </w:pPr>
      <w:commentRangeStart w:id="68"/>
      <w:r w:rsidRPr="00BC50B9">
        <w:t>App Variables should be shown by default, but page variables and parameters may be viewed using the panel on the left</w:t>
      </w:r>
      <w:commentRangeEnd w:id="68"/>
      <w:r w:rsidRPr="00BC50B9">
        <w:commentReference w:id="68"/>
      </w:r>
      <w:r w:rsidRPr="00BC50B9">
        <w:t>.</w:t>
      </w:r>
    </w:p>
    <w:p w14:paraId="0BE262CE" w14:textId="7642C288" w:rsidR="00102EFB" w:rsidRPr="00BC50B9" w:rsidRDefault="00102EFB" w:rsidP="00102EFB">
      <w:pPr>
        <w:pStyle w:val="ListParagraph"/>
        <w:numPr>
          <w:ilvl w:val="0"/>
          <w:numId w:val="105"/>
        </w:numPr>
      </w:pPr>
      <w:r w:rsidRPr="00BC50B9">
        <w:t>Select ‘App Variables’</w:t>
      </w:r>
    </w:p>
    <w:p w14:paraId="06F51F34" w14:textId="01853E1C" w:rsidR="00102EFB" w:rsidRPr="00BC50B9" w:rsidRDefault="00102EFB" w:rsidP="00102EFB">
      <w:r w:rsidRPr="008404AF">
        <w:rPr>
          <w:noProof/>
          <w:color w:val="2B579A"/>
          <w:shd w:val="clear" w:color="auto" w:fill="E6E6E6"/>
        </w:rPr>
        <w:drawing>
          <wp:inline distT="0" distB="0" distL="0" distR="0" wp14:anchorId="4AE288F2" wp14:editId="6FAC8440">
            <wp:extent cx="2247900" cy="165735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9"/>
                    <a:stretch>
                      <a:fillRect/>
                    </a:stretch>
                  </pic:blipFill>
                  <pic:spPr>
                    <a:xfrm>
                      <a:off x="0" y="0"/>
                      <a:ext cx="2247900" cy="1657350"/>
                    </a:xfrm>
                    <a:prstGeom prst="rect">
                      <a:avLst/>
                    </a:prstGeom>
                  </pic:spPr>
                </pic:pic>
              </a:graphicData>
            </a:graphic>
          </wp:inline>
        </w:drawing>
      </w:r>
    </w:p>
    <w:p w14:paraId="0B9904D3" w14:textId="52F9A118" w:rsidR="00102EFB" w:rsidRPr="00BC50B9" w:rsidRDefault="00102EFB" w:rsidP="00102EFB">
      <w:pPr>
        <w:pStyle w:val="ListParagraph"/>
        <w:numPr>
          <w:ilvl w:val="0"/>
          <w:numId w:val="105"/>
        </w:numPr>
      </w:pPr>
      <w:r w:rsidRPr="00BC50B9">
        <w:lastRenderedPageBreak/>
        <w:t>Selecting the ‘</w:t>
      </w:r>
      <w:proofErr w:type="spellStart"/>
      <w:r w:rsidRPr="00BC50B9">
        <w:t>ConfigVariables</w:t>
      </w:r>
      <w:proofErr w:type="spellEnd"/>
      <w:r w:rsidRPr="00BC50B9">
        <w:t>’ object will allow the default value of each element to be configured in the panel on the right.</w:t>
      </w:r>
    </w:p>
    <w:p w14:paraId="085AC5AF" w14:textId="77777777" w:rsidR="00102EFB" w:rsidRPr="00BC50B9" w:rsidRDefault="00102EFB" w:rsidP="00102EFB">
      <w:r w:rsidRPr="00BC50B9">
        <w:rPr>
          <w:noProof/>
          <w:shd w:val="clear" w:color="auto" w:fill="E6E6E6"/>
        </w:rPr>
        <w:drawing>
          <wp:inline distT="0" distB="0" distL="0" distR="0" wp14:anchorId="485A915F" wp14:editId="37A0E42A">
            <wp:extent cx="1971492" cy="5322498"/>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rotWithShape="1">
                    <a:blip r:embed="rId30"/>
                    <a:srcRect r="1739"/>
                    <a:stretch/>
                  </pic:blipFill>
                  <pic:spPr bwMode="auto">
                    <a:xfrm>
                      <a:off x="0" y="0"/>
                      <a:ext cx="1977725" cy="5339327"/>
                    </a:xfrm>
                    <a:prstGeom prst="rect">
                      <a:avLst/>
                    </a:prstGeom>
                    <a:ln>
                      <a:noFill/>
                    </a:ln>
                    <a:extLst>
                      <a:ext uri="{53640926-AAD7-44D8-BBD7-CCE9431645EC}">
                        <a14:shadowObscured xmlns:a14="http://schemas.microsoft.com/office/drawing/2010/main"/>
                      </a:ext>
                    </a:extLst>
                  </pic:spPr>
                </pic:pic>
              </a:graphicData>
            </a:graphic>
          </wp:inline>
        </w:drawing>
      </w:r>
    </w:p>
    <w:p w14:paraId="1D5E7270" w14:textId="77777777" w:rsidR="00102EFB" w:rsidRPr="00BC50B9" w:rsidRDefault="00102EFB" w:rsidP="00102EFB"/>
    <w:p w14:paraId="4B58FE71" w14:textId="77777777" w:rsidR="00102EFB" w:rsidRPr="00BC50B9" w:rsidRDefault="00102EFB" w:rsidP="00102EFB"/>
    <w:p w14:paraId="30260108" w14:textId="77777777" w:rsidR="00102EFB" w:rsidRPr="00BC50B9" w:rsidRDefault="00102EFB" w:rsidP="00102EFB">
      <w:pPr>
        <w:sectPr w:rsidR="00102EFB" w:rsidRPr="00BC50B9" w:rsidSect="005710BA">
          <w:headerReference w:type="default" r:id="rId31"/>
          <w:footerReference w:type="default" r:id="rId32"/>
          <w:pgSz w:w="11906" w:h="16838"/>
          <w:pgMar w:top="1797" w:right="1800" w:bottom="1440" w:left="1800" w:header="708" w:footer="708" w:gutter="0"/>
          <w:cols w:space="708"/>
          <w:docGrid w:linePitch="360"/>
        </w:sectPr>
      </w:pPr>
    </w:p>
    <w:p w14:paraId="3D024A6D" w14:textId="77777777" w:rsidR="00102EFB" w:rsidRDefault="00102EFB" w:rsidP="00EC3FBC">
      <w:pPr>
        <w:pStyle w:val="ListParagraph"/>
        <w:numPr>
          <w:ilvl w:val="0"/>
          <w:numId w:val="105"/>
        </w:numPr>
      </w:pPr>
      <w:commentRangeStart w:id="69"/>
      <w:r w:rsidRPr="00BC50B9">
        <w:lastRenderedPageBreak/>
        <w:t>The following elements should be configured</w:t>
      </w:r>
      <w:commentRangeEnd w:id="69"/>
      <w:r w:rsidRPr="00BC50B9">
        <w:commentReference w:id="69"/>
      </w:r>
      <w:r w:rsidRPr="00BC50B9">
        <w:t>:</w:t>
      </w:r>
    </w:p>
    <w:p w14:paraId="1653B08B" w14:textId="233DF498" w:rsidR="00102EFB" w:rsidRPr="00BC50B9" w:rsidRDefault="00102EFB" w:rsidP="00102EFB">
      <w:pPr>
        <w:pStyle w:val="ListParagraph"/>
        <w:numPr>
          <w:ilvl w:val="1"/>
          <w:numId w:val="105"/>
        </w:numPr>
      </w:pPr>
      <w:commentRangeStart w:id="70"/>
      <w:r>
        <w:t>Note that any elements not mentioned in the table below should be kept with their existing values.</w:t>
      </w:r>
      <w:commentRangeEnd w:id="70"/>
      <w:r>
        <w:rPr>
          <w:rStyle w:val="CommentReference"/>
          <w:rFonts w:ascii="Trebuchet MS" w:eastAsia="Times New Roman" w:hAnsi="Trebuchet MS" w:cs="Times New Roman"/>
          <w:lang w:eastAsia="en-GB"/>
        </w:rPr>
        <w:commentReference w:id="70"/>
      </w:r>
    </w:p>
    <w:tbl>
      <w:tblPr>
        <w:tblStyle w:val="TableProfessional"/>
        <w:tblW w:w="13600" w:type="dxa"/>
        <w:tblLayout w:type="fixed"/>
        <w:tblLook w:val="04A0" w:firstRow="1" w:lastRow="0" w:firstColumn="1" w:lastColumn="0" w:noHBand="0" w:noVBand="1"/>
      </w:tblPr>
      <w:tblGrid>
        <w:gridCol w:w="2544"/>
        <w:gridCol w:w="3544"/>
        <w:gridCol w:w="3827"/>
        <w:gridCol w:w="3685"/>
      </w:tblGrid>
      <w:tr w:rsidR="00102EFB" w:rsidRPr="00BC50B9" w14:paraId="00AC7139"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23A88F94" w14:textId="77777777" w:rsidR="00102EFB" w:rsidRPr="00BC1BB7" w:rsidRDefault="00102EFB" w:rsidP="00102EFB">
            <w:r w:rsidRPr="00BC1BB7">
              <w:t>Variable Name</w:t>
            </w:r>
          </w:p>
        </w:tc>
        <w:tc>
          <w:tcPr>
            <w:tcW w:w="3544" w:type="dxa"/>
          </w:tcPr>
          <w:p w14:paraId="1498D465" w14:textId="77777777" w:rsidR="00102EFB" w:rsidRPr="00BC1BB7" w:rsidRDefault="00102EFB" w:rsidP="00102EFB">
            <w:pPr>
              <w:cnfStyle w:val="100000000000" w:firstRow="1" w:lastRow="0" w:firstColumn="0" w:lastColumn="0" w:oddVBand="0" w:evenVBand="0" w:oddHBand="0" w:evenHBand="0" w:firstRowFirstColumn="0" w:firstRowLastColumn="0" w:lastRowFirstColumn="0" w:lastRowLastColumn="0"/>
            </w:pPr>
            <w:r w:rsidRPr="00BC1BB7">
              <w:t>Variable Usage</w:t>
            </w:r>
          </w:p>
        </w:tc>
        <w:tc>
          <w:tcPr>
            <w:tcW w:w="3827" w:type="dxa"/>
          </w:tcPr>
          <w:p w14:paraId="4618DFF0" w14:textId="77777777" w:rsidR="00102EFB" w:rsidRPr="00BC1BB7" w:rsidRDefault="00102EFB" w:rsidP="00102EFB">
            <w:pPr>
              <w:cnfStyle w:val="100000000000" w:firstRow="1" w:lastRow="0" w:firstColumn="0" w:lastColumn="0" w:oddVBand="0" w:evenVBand="0" w:oddHBand="0" w:evenHBand="0" w:firstRowFirstColumn="0" w:firstRowLastColumn="0" w:lastRowFirstColumn="0" w:lastRowLastColumn="0"/>
            </w:pPr>
            <w:r w:rsidRPr="00BC1BB7">
              <w:t>Default Value Description</w:t>
            </w:r>
          </w:p>
        </w:tc>
        <w:tc>
          <w:tcPr>
            <w:tcW w:w="3685" w:type="dxa"/>
          </w:tcPr>
          <w:p w14:paraId="4353CB56" w14:textId="77777777" w:rsidR="00102EFB" w:rsidRPr="00BC1BB7" w:rsidRDefault="00102EFB" w:rsidP="00102EFB">
            <w:pPr>
              <w:cnfStyle w:val="100000000000" w:firstRow="1" w:lastRow="0" w:firstColumn="0" w:lastColumn="0" w:oddVBand="0" w:evenVBand="0" w:oddHBand="0" w:evenHBand="0" w:firstRowFirstColumn="0" w:firstRowLastColumn="0" w:lastRowFirstColumn="0" w:lastRowLastColumn="0"/>
            </w:pPr>
            <w:r w:rsidRPr="00BC1BB7">
              <w:t>Default Value Example</w:t>
            </w:r>
          </w:p>
        </w:tc>
      </w:tr>
      <w:tr w:rsidR="00102EFB" w:rsidRPr="00BC50B9" w14:paraId="27E00E2D"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7280360D" w14:textId="77777777" w:rsidR="00102EFB" w:rsidRPr="00700F10" w:rsidRDefault="00102EFB" w:rsidP="00102EFB">
            <w:pPr>
              <w:rPr>
                <w:sz w:val="18"/>
                <w:szCs w:val="18"/>
              </w:rPr>
            </w:pPr>
            <w:r w:rsidRPr="00700F10">
              <w:rPr>
                <w:sz w:val="18"/>
                <w:szCs w:val="18"/>
              </w:rPr>
              <w:t>CortexEnvironment</w:t>
            </w:r>
          </w:p>
        </w:tc>
        <w:tc>
          <w:tcPr>
            <w:tcW w:w="3544" w:type="dxa"/>
          </w:tcPr>
          <w:p w14:paraId="3BA68038"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CORTEX Environment</w:t>
            </w:r>
          </w:p>
        </w:tc>
        <w:tc>
          <w:tcPr>
            <w:tcW w:w="3827" w:type="dxa"/>
          </w:tcPr>
          <w:p w14:paraId="7D91AE25"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For most configurations this will be “default”.</w:t>
            </w:r>
          </w:p>
        </w:tc>
        <w:tc>
          <w:tcPr>
            <w:tcW w:w="3685" w:type="dxa"/>
          </w:tcPr>
          <w:p w14:paraId="58D2BE6C"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default</w:t>
            </w:r>
          </w:p>
        </w:tc>
      </w:tr>
      <w:tr w:rsidR="00102EFB" w:rsidRPr="00BC50B9" w14:paraId="544C678B"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598C9F20" w14:textId="77777777" w:rsidR="00102EFB" w:rsidRPr="00700F10" w:rsidRDefault="00102EFB" w:rsidP="00102EFB">
            <w:pPr>
              <w:rPr>
                <w:sz w:val="18"/>
                <w:szCs w:val="18"/>
              </w:rPr>
            </w:pPr>
            <w:r w:rsidRPr="00700F10">
              <w:rPr>
                <w:sz w:val="18"/>
                <w:szCs w:val="18"/>
              </w:rPr>
              <w:t>CortexPort</w:t>
            </w:r>
          </w:p>
        </w:tc>
        <w:tc>
          <w:tcPr>
            <w:tcW w:w="3544" w:type="dxa"/>
          </w:tcPr>
          <w:p w14:paraId="02C1731C"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 xml:space="preserve">Port to communicate with the CORTEX API endpoint. </w:t>
            </w:r>
          </w:p>
        </w:tc>
        <w:tc>
          <w:tcPr>
            <w:tcW w:w="3827" w:type="dxa"/>
          </w:tcPr>
          <w:p w14:paraId="52699C8A"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For single node installations where REST requests are sent directly to a CORTEX Node’s API Gateway, this is 8722.</w:t>
            </w:r>
          </w:p>
          <w:p w14:paraId="38A729C9"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For multi-node installations where REST requests are sent to a Load Balancer, this is 443.</w:t>
            </w:r>
          </w:p>
        </w:tc>
        <w:tc>
          <w:tcPr>
            <w:tcW w:w="3685" w:type="dxa"/>
          </w:tcPr>
          <w:p w14:paraId="7FFAD1B7"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8722</w:t>
            </w:r>
          </w:p>
        </w:tc>
      </w:tr>
      <w:tr w:rsidR="00102EFB" w:rsidRPr="00BC50B9" w14:paraId="2FBFD9B6"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122D2853" w14:textId="77777777" w:rsidR="00102EFB" w:rsidRPr="00700F10" w:rsidRDefault="00102EFB" w:rsidP="00102EFB">
            <w:pPr>
              <w:rPr>
                <w:sz w:val="18"/>
                <w:szCs w:val="18"/>
              </w:rPr>
            </w:pPr>
            <w:r w:rsidRPr="00700F10">
              <w:rPr>
                <w:sz w:val="18"/>
                <w:szCs w:val="18"/>
              </w:rPr>
              <w:t>CortexTenant</w:t>
            </w:r>
          </w:p>
        </w:tc>
        <w:tc>
          <w:tcPr>
            <w:tcW w:w="3544" w:type="dxa"/>
          </w:tcPr>
          <w:p w14:paraId="6970B00C"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CORTEX Tenant</w:t>
            </w:r>
          </w:p>
        </w:tc>
        <w:tc>
          <w:tcPr>
            <w:tcW w:w="3827" w:type="dxa"/>
          </w:tcPr>
          <w:p w14:paraId="231EA988"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For most configurations this will be “default”.</w:t>
            </w:r>
          </w:p>
        </w:tc>
        <w:tc>
          <w:tcPr>
            <w:tcW w:w="3685" w:type="dxa"/>
          </w:tcPr>
          <w:p w14:paraId="6A5A92D5"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default</w:t>
            </w:r>
          </w:p>
        </w:tc>
      </w:tr>
      <w:tr w:rsidR="00102EFB" w:rsidRPr="00BC50B9" w14:paraId="0461CC84"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6E0FD6E8" w14:textId="77777777" w:rsidR="00102EFB" w:rsidRPr="00700F10" w:rsidRDefault="00102EFB" w:rsidP="00102EFB">
            <w:pPr>
              <w:rPr>
                <w:sz w:val="18"/>
                <w:szCs w:val="18"/>
              </w:rPr>
            </w:pPr>
            <w:r w:rsidRPr="00700F10">
              <w:rPr>
                <w:sz w:val="18"/>
                <w:szCs w:val="18"/>
              </w:rPr>
              <w:t>CortexUrl</w:t>
            </w:r>
          </w:p>
        </w:tc>
        <w:tc>
          <w:tcPr>
            <w:tcW w:w="3544" w:type="dxa"/>
          </w:tcPr>
          <w:p w14:paraId="70B48088"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 xml:space="preserve">URL to communicate with the CORTEX API endpoint. </w:t>
            </w:r>
          </w:p>
        </w:tc>
        <w:tc>
          <w:tcPr>
            <w:tcW w:w="3827" w:type="dxa"/>
          </w:tcPr>
          <w:p w14:paraId="57B3E428"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 xml:space="preserve">Base </w:t>
            </w:r>
            <w:r w:rsidRPr="00700F10">
              <w:rPr>
                <w:rFonts w:eastAsiaTheme="minorHAnsi" w:cstheme="minorBidi"/>
                <w:sz w:val="18"/>
                <w:szCs w:val="18"/>
                <w:lang w:eastAsia="en-US"/>
              </w:rPr>
              <w:t xml:space="preserve">CORTEX </w:t>
            </w:r>
            <w:r w:rsidRPr="00700F10">
              <w:rPr>
                <w:sz w:val="18"/>
                <w:szCs w:val="18"/>
              </w:rPr>
              <w:t>App URL.</w:t>
            </w:r>
          </w:p>
        </w:tc>
        <w:tc>
          <w:tcPr>
            <w:tcW w:w="3685" w:type="dxa"/>
          </w:tcPr>
          <w:p w14:paraId="2B44AB06"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https://cortexApp1.domain.com</w:t>
            </w:r>
          </w:p>
        </w:tc>
      </w:tr>
      <w:tr w:rsidR="00102EFB" w:rsidRPr="00BC50B9" w14:paraId="4D2A2BCF"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36EF946F" w14:textId="77777777" w:rsidR="00102EFB" w:rsidRPr="00700F10" w:rsidRDefault="00102EFB" w:rsidP="00102EFB">
            <w:pPr>
              <w:rPr>
                <w:sz w:val="18"/>
                <w:szCs w:val="18"/>
              </w:rPr>
            </w:pPr>
            <w:r w:rsidRPr="00700F10">
              <w:rPr>
                <w:sz w:val="18"/>
                <w:szCs w:val="18"/>
              </w:rPr>
              <w:t>FlowAuthBase64</w:t>
            </w:r>
          </w:p>
        </w:tc>
        <w:tc>
          <w:tcPr>
            <w:tcW w:w="3544" w:type="dxa"/>
          </w:tcPr>
          <w:p w14:paraId="201E2DCF"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Base64 encoded username and password to communicate with the CORTEX API endpoint.</w:t>
            </w:r>
          </w:p>
          <w:p w14:paraId="40D01C9D" w14:textId="67C0C8FD"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b/>
                <w:bCs/>
                <w:sz w:val="18"/>
                <w:szCs w:val="18"/>
              </w:rPr>
              <w:t xml:space="preserve">Only required if </w:t>
            </w:r>
            <w:proofErr w:type="spellStart"/>
            <w:r w:rsidRPr="00700F10">
              <w:rPr>
                <w:b/>
                <w:bCs/>
                <w:sz w:val="18"/>
                <w:szCs w:val="18"/>
              </w:rPr>
              <w:t>UseOAuth</w:t>
            </w:r>
            <w:proofErr w:type="spellEnd"/>
            <w:r w:rsidRPr="00700F10">
              <w:rPr>
                <w:b/>
                <w:bCs/>
                <w:sz w:val="18"/>
                <w:szCs w:val="18"/>
              </w:rPr>
              <w:t xml:space="preserve"> is false</w:t>
            </w:r>
            <w:r w:rsidR="00700F10" w:rsidRPr="00700F10">
              <w:rPr>
                <w:b/>
                <w:bCs/>
                <w:sz w:val="18"/>
                <w:szCs w:val="18"/>
              </w:rPr>
              <w:t xml:space="preserve"> – </w:t>
            </w:r>
            <w:r w:rsidR="00700F10" w:rsidRPr="00700F10">
              <w:rPr>
                <w:sz w:val="18"/>
                <w:szCs w:val="18"/>
              </w:rPr>
              <w:t>otherwise this should be left empty.</w:t>
            </w:r>
          </w:p>
        </w:tc>
        <w:tc>
          <w:tcPr>
            <w:tcW w:w="3827" w:type="dxa"/>
          </w:tcPr>
          <w:p w14:paraId="0AE698A4"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 xml:space="preserve">This is generated in the form of </w:t>
            </w:r>
            <w:proofErr w:type="spellStart"/>
            <w:r w:rsidRPr="00700F10">
              <w:rPr>
                <w:sz w:val="18"/>
                <w:szCs w:val="18"/>
              </w:rPr>
              <w:t>username:</w:t>
            </w:r>
            <w:proofErr w:type="gramStart"/>
            <w:r w:rsidRPr="00700F10">
              <w:rPr>
                <w:sz w:val="18"/>
                <w:szCs w:val="18"/>
              </w:rPr>
              <w:t>password</w:t>
            </w:r>
            <w:proofErr w:type="spellEnd"/>
            <w:proofErr w:type="gramEnd"/>
            <w:r w:rsidRPr="00700F10">
              <w:rPr>
                <w:sz w:val="18"/>
                <w:szCs w:val="18"/>
              </w:rPr>
              <w:t xml:space="preserve"> </w:t>
            </w:r>
          </w:p>
          <w:p w14:paraId="4B7A8ABE"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 xml:space="preserve">Note that there are tools online to encode text in Base64. You can also test in Postman using Basic </w:t>
            </w:r>
            <w:proofErr w:type="gramStart"/>
            <w:r w:rsidRPr="00700F10">
              <w:rPr>
                <w:sz w:val="18"/>
                <w:szCs w:val="18"/>
              </w:rPr>
              <w:t>Authentication, and</w:t>
            </w:r>
            <w:proofErr w:type="gramEnd"/>
            <w:r w:rsidRPr="00700F10">
              <w:rPr>
                <w:sz w:val="18"/>
                <w:szCs w:val="18"/>
              </w:rPr>
              <w:t xml:space="preserve"> check the auto-generated headers.</w:t>
            </w:r>
          </w:p>
        </w:tc>
        <w:tc>
          <w:tcPr>
            <w:tcW w:w="3685" w:type="dxa"/>
          </w:tcPr>
          <w:p w14:paraId="37297995"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dXNlcm5hbWU6cGFzc3dvcmQ=</w:t>
            </w:r>
          </w:p>
        </w:tc>
      </w:tr>
      <w:tr w:rsidR="00102EFB" w:rsidRPr="00BC50B9" w14:paraId="5ABF4B8F"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65DF8681" w14:textId="77777777" w:rsidR="00102EFB" w:rsidRPr="00700F10" w:rsidRDefault="00102EFB" w:rsidP="00102EFB">
            <w:pPr>
              <w:rPr>
                <w:sz w:val="18"/>
                <w:szCs w:val="18"/>
              </w:rPr>
            </w:pPr>
            <w:proofErr w:type="spellStart"/>
            <w:r w:rsidRPr="00700F10">
              <w:rPr>
                <w:sz w:val="18"/>
                <w:szCs w:val="18"/>
              </w:rPr>
              <w:t>MobileBreakpoint</w:t>
            </w:r>
            <w:proofErr w:type="spellEnd"/>
          </w:p>
        </w:tc>
        <w:tc>
          <w:tcPr>
            <w:tcW w:w="3544" w:type="dxa"/>
          </w:tcPr>
          <w:p w14:paraId="4B37E8B1"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Used to determine the size of the screen before the app switches from a side bar to a hamburger menu.</w:t>
            </w:r>
          </w:p>
        </w:tc>
        <w:tc>
          <w:tcPr>
            <w:tcW w:w="3827" w:type="dxa"/>
          </w:tcPr>
          <w:p w14:paraId="3AE6A25F" w14:textId="671F1F09"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For most configurations this will be 769.</w:t>
            </w:r>
            <w:r w:rsidR="00700F10" w:rsidRPr="00700F10">
              <w:rPr>
                <w:sz w:val="18"/>
                <w:szCs w:val="18"/>
              </w:rPr>
              <w:t xml:space="preserve"> It is not suggested to modify this value.</w:t>
            </w:r>
          </w:p>
        </w:tc>
        <w:tc>
          <w:tcPr>
            <w:tcW w:w="3685" w:type="dxa"/>
          </w:tcPr>
          <w:p w14:paraId="3CEFE8B5"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769</w:t>
            </w:r>
          </w:p>
        </w:tc>
      </w:tr>
      <w:tr w:rsidR="00102EFB" w:rsidRPr="00BC50B9" w14:paraId="7B97C501"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77C284B0" w14:textId="77777777" w:rsidR="00102EFB" w:rsidRPr="00700F10" w:rsidRDefault="00102EFB" w:rsidP="00102EFB">
            <w:pPr>
              <w:rPr>
                <w:sz w:val="18"/>
                <w:szCs w:val="18"/>
              </w:rPr>
            </w:pPr>
            <w:proofErr w:type="spellStart"/>
            <w:r w:rsidRPr="00700F10">
              <w:rPr>
                <w:sz w:val="18"/>
                <w:szCs w:val="18"/>
              </w:rPr>
              <w:lastRenderedPageBreak/>
              <w:t>TableBreakpoint</w:t>
            </w:r>
            <w:proofErr w:type="spellEnd"/>
          </w:p>
        </w:tc>
        <w:tc>
          <w:tcPr>
            <w:tcW w:w="3544" w:type="dxa"/>
          </w:tcPr>
          <w:p w14:paraId="7C6948AC"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Used to determine the size of the screen before the table layouts become smaller</w:t>
            </w:r>
          </w:p>
        </w:tc>
        <w:tc>
          <w:tcPr>
            <w:tcW w:w="3827" w:type="dxa"/>
          </w:tcPr>
          <w:p w14:paraId="6E15EEAF" w14:textId="15EBBAC1"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For most configurations this will be 1224.</w:t>
            </w:r>
            <w:r w:rsidR="00700F10" w:rsidRPr="00700F10">
              <w:rPr>
                <w:sz w:val="18"/>
                <w:szCs w:val="18"/>
              </w:rPr>
              <w:t xml:space="preserve"> It is not suggested to modify this value.</w:t>
            </w:r>
          </w:p>
        </w:tc>
        <w:tc>
          <w:tcPr>
            <w:tcW w:w="3685" w:type="dxa"/>
          </w:tcPr>
          <w:p w14:paraId="5A72A7AF"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1224</w:t>
            </w:r>
          </w:p>
        </w:tc>
      </w:tr>
      <w:tr w:rsidR="00102EFB" w:rsidRPr="00BC50B9" w14:paraId="787E750C"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086DAECD" w14:textId="77777777" w:rsidR="00102EFB" w:rsidRPr="00700F10" w:rsidRDefault="00102EFB" w:rsidP="00102EFB">
            <w:pPr>
              <w:rPr>
                <w:sz w:val="18"/>
                <w:szCs w:val="18"/>
              </w:rPr>
            </w:pPr>
            <w:r w:rsidRPr="00700F10">
              <w:rPr>
                <w:sz w:val="18"/>
                <w:szCs w:val="18"/>
              </w:rPr>
              <w:t>UamEnvironment</w:t>
            </w:r>
          </w:p>
        </w:tc>
        <w:tc>
          <w:tcPr>
            <w:tcW w:w="3544" w:type="dxa"/>
          </w:tcPr>
          <w:p w14:paraId="72D7B6A0"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CORTEX Environment containing the published User Access Management flows.</w:t>
            </w:r>
          </w:p>
        </w:tc>
        <w:tc>
          <w:tcPr>
            <w:tcW w:w="3827" w:type="dxa"/>
          </w:tcPr>
          <w:p w14:paraId="58861541"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For most configurations this will be “default”</w:t>
            </w:r>
          </w:p>
        </w:tc>
        <w:tc>
          <w:tcPr>
            <w:tcW w:w="3685" w:type="dxa"/>
          </w:tcPr>
          <w:p w14:paraId="2AEA45A4"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default</w:t>
            </w:r>
          </w:p>
        </w:tc>
      </w:tr>
      <w:tr w:rsidR="00102EFB" w:rsidRPr="00BC50B9" w14:paraId="106536F7"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265D50B6" w14:textId="77777777" w:rsidR="00102EFB" w:rsidRPr="00700F10" w:rsidRDefault="00102EFB" w:rsidP="00102EFB">
            <w:pPr>
              <w:rPr>
                <w:sz w:val="18"/>
                <w:szCs w:val="18"/>
              </w:rPr>
            </w:pPr>
            <w:r w:rsidRPr="00700F10">
              <w:rPr>
                <w:sz w:val="18"/>
                <w:szCs w:val="18"/>
              </w:rPr>
              <w:t>UamPackageName</w:t>
            </w:r>
          </w:p>
        </w:tc>
        <w:tc>
          <w:tcPr>
            <w:tcW w:w="3544" w:type="dxa"/>
          </w:tcPr>
          <w:p w14:paraId="64EE19A0"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Name of the package containing the published User Access Management flows.</w:t>
            </w:r>
          </w:p>
        </w:tc>
        <w:tc>
          <w:tcPr>
            <w:tcW w:w="3827" w:type="dxa"/>
          </w:tcPr>
          <w:p w14:paraId="1D5A0238"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When creating and publishing the package of flows, if the name is changed, this variable will need to be updated.</w:t>
            </w:r>
          </w:p>
        </w:tc>
        <w:tc>
          <w:tcPr>
            <w:tcW w:w="3685" w:type="dxa"/>
          </w:tcPr>
          <w:p w14:paraId="2113D1D2"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UserAccessManagement</w:t>
            </w:r>
          </w:p>
        </w:tc>
      </w:tr>
      <w:tr w:rsidR="00102EFB" w:rsidRPr="00BC50B9" w14:paraId="5B5725E7"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15FA54C2" w14:textId="77777777" w:rsidR="00102EFB" w:rsidRPr="00700F10" w:rsidRDefault="00102EFB" w:rsidP="00102EFB">
            <w:pPr>
              <w:rPr>
                <w:sz w:val="18"/>
                <w:szCs w:val="18"/>
              </w:rPr>
            </w:pPr>
            <w:proofErr w:type="spellStart"/>
            <w:r w:rsidRPr="00700F10">
              <w:rPr>
                <w:sz w:val="18"/>
                <w:szCs w:val="18"/>
              </w:rPr>
              <w:t>UamPackageVersion</w:t>
            </w:r>
            <w:proofErr w:type="spellEnd"/>
          </w:p>
        </w:tc>
        <w:tc>
          <w:tcPr>
            <w:tcW w:w="3544" w:type="dxa"/>
          </w:tcPr>
          <w:p w14:paraId="3F9264B4"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The version of the package containing the published User Access Management flows.</w:t>
            </w:r>
          </w:p>
        </w:tc>
        <w:tc>
          <w:tcPr>
            <w:tcW w:w="3827" w:type="dxa"/>
          </w:tcPr>
          <w:p w14:paraId="6E2E1924"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This should be left blank unless targeting a specific version of a published package (</w:t>
            </w:r>
            <w:proofErr w:type="gramStart"/>
            <w:r w:rsidRPr="00700F10">
              <w:rPr>
                <w:sz w:val="18"/>
                <w:szCs w:val="18"/>
              </w:rPr>
              <w:t>e.g.</w:t>
            </w:r>
            <w:proofErr w:type="gramEnd"/>
            <w:r w:rsidRPr="00700F10">
              <w:rPr>
                <w:sz w:val="18"/>
                <w:szCs w:val="18"/>
              </w:rPr>
              <w:t xml:space="preserve"> for testing).</w:t>
            </w:r>
          </w:p>
        </w:tc>
        <w:tc>
          <w:tcPr>
            <w:tcW w:w="3685" w:type="dxa"/>
          </w:tcPr>
          <w:p w14:paraId="79876C6A" w14:textId="77777777" w:rsidR="00102EFB" w:rsidRPr="00700F10" w:rsidRDefault="00102EFB" w:rsidP="007F1BC6">
            <w:pPr>
              <w:pStyle w:val="Body2"/>
              <w:cnfStyle w:val="000000010000" w:firstRow="0" w:lastRow="0" w:firstColumn="0" w:lastColumn="0" w:oddVBand="0" w:evenVBand="0" w:oddHBand="0" w:evenHBand="1" w:firstRowFirstColumn="0" w:firstRowLastColumn="0" w:lastRowFirstColumn="0" w:lastRowLastColumn="0"/>
              <w:rPr>
                <w:rFonts w:cstheme="minorHAnsi"/>
                <w:sz w:val="18"/>
                <w:szCs w:val="18"/>
              </w:rPr>
            </w:pPr>
          </w:p>
        </w:tc>
      </w:tr>
      <w:tr w:rsidR="00102EFB" w:rsidRPr="00BC50B9" w14:paraId="2A3EF9E3"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3955F173" w14:textId="77777777" w:rsidR="00102EFB" w:rsidRPr="00700F10" w:rsidRDefault="00102EFB" w:rsidP="00102EFB">
            <w:pPr>
              <w:rPr>
                <w:sz w:val="18"/>
                <w:szCs w:val="18"/>
              </w:rPr>
            </w:pPr>
            <w:r w:rsidRPr="00700F10">
              <w:rPr>
                <w:sz w:val="18"/>
                <w:szCs w:val="18"/>
              </w:rPr>
              <w:t>UamTenant</w:t>
            </w:r>
          </w:p>
        </w:tc>
        <w:tc>
          <w:tcPr>
            <w:tcW w:w="3544" w:type="dxa"/>
          </w:tcPr>
          <w:p w14:paraId="311C9D26"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CORTEX Tenant containing the published User Access Management flows.</w:t>
            </w:r>
          </w:p>
        </w:tc>
        <w:tc>
          <w:tcPr>
            <w:tcW w:w="3827" w:type="dxa"/>
          </w:tcPr>
          <w:p w14:paraId="31C58283"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For most configurations this will be “default”.</w:t>
            </w:r>
          </w:p>
        </w:tc>
        <w:tc>
          <w:tcPr>
            <w:tcW w:w="3685" w:type="dxa"/>
          </w:tcPr>
          <w:p w14:paraId="012CAEEA"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Default</w:t>
            </w:r>
          </w:p>
        </w:tc>
      </w:tr>
      <w:tr w:rsidR="00102EFB" w:rsidRPr="00BC50B9" w14:paraId="4C5B885C"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4D0539C1" w14:textId="77777777" w:rsidR="00102EFB" w:rsidRPr="00700F10" w:rsidRDefault="00102EFB" w:rsidP="00102EFB">
            <w:pPr>
              <w:rPr>
                <w:sz w:val="18"/>
                <w:szCs w:val="18"/>
              </w:rPr>
            </w:pPr>
            <w:proofErr w:type="spellStart"/>
            <w:r w:rsidRPr="00700F10">
              <w:rPr>
                <w:sz w:val="18"/>
                <w:szCs w:val="18"/>
              </w:rPr>
              <w:t>UseOAuth</w:t>
            </w:r>
            <w:proofErr w:type="spellEnd"/>
          </w:p>
        </w:tc>
        <w:tc>
          <w:tcPr>
            <w:tcW w:w="3544" w:type="dxa"/>
          </w:tcPr>
          <w:p w14:paraId="5C85809C"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Flag indicating whether to use OAuth. If this is TRUE, the FlowAuthBase64 parameter can be left blank</w:t>
            </w:r>
          </w:p>
        </w:tc>
        <w:tc>
          <w:tcPr>
            <w:tcW w:w="3827" w:type="dxa"/>
          </w:tcPr>
          <w:p w14:paraId="08A3BA97"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If the Active Directory used for the end users is the same as the one used in CORTEX Gateway, it is suggested to use OAuth as it is a more secure manner of authentication to run the CORTEX flows.</w:t>
            </w:r>
          </w:p>
          <w:p w14:paraId="0C39E523" w14:textId="77777777" w:rsidR="00102EFB" w:rsidRPr="00700F10" w:rsidRDefault="00102EFB" w:rsidP="007F1BC6">
            <w:pPr>
              <w:cnfStyle w:val="000000010000" w:firstRow="0" w:lastRow="0" w:firstColumn="0" w:lastColumn="0" w:oddVBand="0" w:evenVBand="0" w:oddHBand="0" w:evenHBand="1" w:firstRowFirstColumn="0" w:firstRowLastColumn="0" w:lastRowFirstColumn="0" w:lastRowLastColumn="0"/>
              <w:rPr>
                <w:sz w:val="18"/>
                <w:szCs w:val="18"/>
              </w:rPr>
            </w:pPr>
          </w:p>
        </w:tc>
        <w:tc>
          <w:tcPr>
            <w:tcW w:w="3685" w:type="dxa"/>
          </w:tcPr>
          <w:p w14:paraId="24181E9F"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True</w:t>
            </w:r>
          </w:p>
        </w:tc>
      </w:tr>
    </w:tbl>
    <w:p w14:paraId="6E8B2003" w14:textId="77777777" w:rsidR="00102EFB" w:rsidRPr="00BC50B9" w:rsidRDefault="00102EFB" w:rsidP="00102EFB"/>
    <w:p w14:paraId="6A581730" w14:textId="77777777" w:rsidR="00102EFB" w:rsidRDefault="00102EFB" w:rsidP="00EC3FBC">
      <w:pPr>
        <w:pStyle w:val="ListParagraph"/>
        <w:numPr>
          <w:ilvl w:val="0"/>
          <w:numId w:val="105"/>
        </w:numPr>
      </w:pPr>
      <w:r w:rsidRPr="00BC50B9">
        <w:t>Save the app.</w:t>
      </w:r>
    </w:p>
    <w:p w14:paraId="507E6F44" w14:textId="77777777" w:rsidR="00102EFB" w:rsidRDefault="00102EFB" w:rsidP="00102EFB">
      <w:r>
        <w:br w:type="page"/>
      </w:r>
    </w:p>
    <w:p w14:paraId="1D7F73F3" w14:textId="77777777" w:rsidR="00102EFB" w:rsidRDefault="00102EFB" w:rsidP="00102EFB">
      <w:pPr>
        <w:sectPr w:rsidR="00102EFB" w:rsidSect="005710BA">
          <w:headerReference w:type="default" r:id="rId33"/>
          <w:footerReference w:type="default" r:id="rId34"/>
          <w:headerReference w:type="first" r:id="rId35"/>
          <w:footerReference w:type="first" r:id="rId36"/>
          <w:pgSz w:w="16838" w:h="11906" w:orient="landscape"/>
          <w:pgMar w:top="1440" w:right="1440" w:bottom="1440" w:left="1440" w:header="709" w:footer="709" w:gutter="0"/>
          <w:cols w:space="708"/>
          <w:titlePg/>
          <w:docGrid w:linePitch="435"/>
        </w:sectPr>
      </w:pPr>
    </w:p>
    <w:p w14:paraId="3D8FE880" w14:textId="77777777" w:rsidR="00102EFB" w:rsidRPr="006275F5" w:rsidRDefault="00102EFB" w:rsidP="00BA1453">
      <w:pPr>
        <w:pStyle w:val="Heading2"/>
      </w:pPr>
      <w:bookmarkStart w:id="71" w:name="_Toc130996337"/>
      <w:bookmarkStart w:id="72" w:name="_Toc142058388"/>
      <w:bookmarkStart w:id="73" w:name="_Toc143171594"/>
      <w:r w:rsidRPr="006275F5">
        <w:lastRenderedPageBreak/>
        <w:t>Theme Variables</w:t>
      </w:r>
      <w:bookmarkEnd w:id="71"/>
      <w:bookmarkEnd w:id="72"/>
      <w:bookmarkEnd w:id="73"/>
    </w:p>
    <w:p w14:paraId="54D74B51" w14:textId="77777777" w:rsidR="00102EFB" w:rsidRPr="006275F5" w:rsidRDefault="00102EFB" w:rsidP="00102EFB">
      <w:pPr>
        <w:pStyle w:val="WeAreCORTEXEmphasis"/>
      </w:pPr>
      <w:r w:rsidRPr="006275F5">
        <w:t>This section is optional and will only be necessary if a custom theme for the Interaction Portal is required.</w:t>
      </w:r>
    </w:p>
    <w:p w14:paraId="30AE2582" w14:textId="4546E7CA" w:rsidR="00102EFB" w:rsidRPr="006275F5" w:rsidRDefault="00102EFB" w:rsidP="00102EFB">
      <w:r w:rsidRPr="006275F5">
        <w:t xml:space="preserve">Throughout the core pages of the </w:t>
      </w:r>
      <w:r>
        <w:t xml:space="preserve">CORTEX </w:t>
      </w:r>
      <w:r w:rsidRPr="006275F5">
        <w:t>Interaction Portal, the styles used reference colours and text sizes that are stored as theme variables. For example, the ‘Primary Font’ variable is used below:</w:t>
      </w:r>
    </w:p>
    <w:p w14:paraId="23E1C7B7" w14:textId="77777777" w:rsidR="00102EFB" w:rsidRPr="006275F5" w:rsidRDefault="00102EFB" w:rsidP="00102EFB">
      <w:r w:rsidRPr="006275F5">
        <w:rPr>
          <w:noProof/>
          <w:shd w:val="clear" w:color="auto" w:fill="E6E6E6"/>
        </w:rPr>
        <w:drawing>
          <wp:inline distT="0" distB="0" distL="0" distR="0" wp14:anchorId="552D1C0E" wp14:editId="3E9A28AB">
            <wp:extent cx="2553056" cy="1971950"/>
            <wp:effectExtent l="0" t="0" r="0" b="952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37"/>
                    <a:stretch>
                      <a:fillRect/>
                    </a:stretch>
                  </pic:blipFill>
                  <pic:spPr>
                    <a:xfrm>
                      <a:off x="0" y="0"/>
                      <a:ext cx="2553056" cy="1971950"/>
                    </a:xfrm>
                    <a:prstGeom prst="rect">
                      <a:avLst/>
                    </a:prstGeom>
                  </pic:spPr>
                </pic:pic>
              </a:graphicData>
            </a:graphic>
          </wp:inline>
        </w:drawing>
      </w:r>
    </w:p>
    <w:p w14:paraId="27B78901" w14:textId="77777777" w:rsidR="00102EFB" w:rsidRPr="006275F5" w:rsidRDefault="00102EFB" w:rsidP="00102EFB"/>
    <w:p w14:paraId="40E54665" w14:textId="4C370534" w:rsidR="00102EFB" w:rsidRPr="006275F5" w:rsidRDefault="00102EFB" w:rsidP="00102EFB">
      <w:r w:rsidRPr="006275F5">
        <w:t xml:space="preserve">These variables control the look and feel of the Interaction Portal and are set to </w:t>
      </w:r>
      <w:proofErr w:type="gramStart"/>
      <w:r w:rsidRPr="006275F5">
        <w:t>We</w:t>
      </w:r>
      <w:proofErr w:type="gramEnd"/>
      <w:r w:rsidRPr="006275F5">
        <w:t xml:space="preserve"> Are CORTEX colours by default. To change the theme of the application, complete the following steps:</w:t>
      </w:r>
    </w:p>
    <w:p w14:paraId="36CA5BB2" w14:textId="0F2326DD" w:rsidR="00102EFB" w:rsidRPr="006275F5" w:rsidRDefault="00102EFB" w:rsidP="00EC3FBC">
      <w:pPr>
        <w:pStyle w:val="ListParagraph"/>
        <w:numPr>
          <w:ilvl w:val="0"/>
          <w:numId w:val="108"/>
        </w:numPr>
      </w:pPr>
      <w:r w:rsidRPr="006275F5">
        <w:t>In the AppGyver online platform, with the application imported ready for editing, select ‘Themes’ from the bar at the top.</w:t>
      </w:r>
    </w:p>
    <w:p w14:paraId="0C2C8EB0" w14:textId="77777777" w:rsidR="00102EFB" w:rsidRPr="006275F5" w:rsidRDefault="00102EFB" w:rsidP="00EC3FBC">
      <w:pPr>
        <w:pStyle w:val="ListParagraph"/>
        <w:numPr>
          <w:ilvl w:val="0"/>
          <w:numId w:val="108"/>
        </w:numPr>
      </w:pPr>
      <w:r w:rsidRPr="006275F5">
        <w:t>Select ‘Theme Variables’ from the panel to the left.</w:t>
      </w:r>
    </w:p>
    <w:p w14:paraId="246AB34E" w14:textId="77777777" w:rsidR="00102EFB" w:rsidRPr="006275F5" w:rsidRDefault="00102EFB" w:rsidP="00EC3FBC">
      <w:pPr>
        <w:pStyle w:val="ListParagraph"/>
        <w:numPr>
          <w:ilvl w:val="0"/>
          <w:numId w:val="108"/>
        </w:numPr>
      </w:pPr>
      <w:r w:rsidRPr="006275F5">
        <w:t>From the menu that is displayed, many different parameters that control the look and feel of the Interaction Portal can be configured.</w:t>
      </w:r>
    </w:p>
    <w:p w14:paraId="2C6D881C" w14:textId="77777777" w:rsidR="00102EFB" w:rsidRPr="006275F5" w:rsidRDefault="00102EFB" w:rsidP="00EC3FBC">
      <w:pPr>
        <w:pStyle w:val="ListParagraph"/>
        <w:numPr>
          <w:ilvl w:val="0"/>
          <w:numId w:val="108"/>
        </w:numPr>
      </w:pPr>
      <w:r w:rsidRPr="006275F5">
        <w:t>The colour scheme of the core pages is stored under ‘</w:t>
      </w:r>
      <w:proofErr w:type="spellStart"/>
      <w:r w:rsidRPr="006275F5">
        <w:t>Color</w:t>
      </w:r>
      <w:proofErr w:type="spellEnd"/>
      <w:r w:rsidRPr="006275F5">
        <w:t xml:space="preserve"> Variables’ &gt; ‘Cortex’. Update these where necessary to quickly change the colour scheme of the Interaction Portal.</w:t>
      </w:r>
    </w:p>
    <w:p w14:paraId="010B6CAC" w14:textId="77777777" w:rsidR="00102EFB" w:rsidRPr="006275F5" w:rsidRDefault="00102EFB" w:rsidP="00102EFB"/>
    <w:p w14:paraId="2E54B570" w14:textId="77777777" w:rsidR="00102EFB" w:rsidRDefault="00102EFB" w:rsidP="00102EFB">
      <w:r w:rsidRPr="006275F5">
        <w:rPr>
          <w:noProof/>
          <w:shd w:val="clear" w:color="auto" w:fill="E6E6E6"/>
        </w:rPr>
        <w:lastRenderedPageBreak/>
        <w:drawing>
          <wp:inline distT="0" distB="0" distL="0" distR="0" wp14:anchorId="3B16EAF5" wp14:editId="794093BD">
            <wp:extent cx="3864334" cy="3090727"/>
            <wp:effectExtent l="0" t="0" r="3175" b="0"/>
            <wp:docPr id="94" name="Picture 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38"/>
                    <a:stretch>
                      <a:fillRect/>
                    </a:stretch>
                  </pic:blipFill>
                  <pic:spPr>
                    <a:xfrm>
                      <a:off x="0" y="0"/>
                      <a:ext cx="3885801" cy="3107896"/>
                    </a:xfrm>
                    <a:prstGeom prst="rect">
                      <a:avLst/>
                    </a:prstGeom>
                  </pic:spPr>
                </pic:pic>
              </a:graphicData>
            </a:graphic>
          </wp:inline>
        </w:drawing>
      </w:r>
    </w:p>
    <w:p w14:paraId="205C9601" w14:textId="77777777" w:rsidR="002D1CD8" w:rsidRDefault="002D1CD8" w:rsidP="00102EFB"/>
    <w:p w14:paraId="02C150F3" w14:textId="77777777" w:rsidR="00102EFB" w:rsidRPr="00F90481" w:rsidRDefault="00102EFB" w:rsidP="00BA1453">
      <w:pPr>
        <w:pStyle w:val="Heading2"/>
      </w:pPr>
      <w:bookmarkStart w:id="74" w:name="_Toc130996338"/>
      <w:bookmarkStart w:id="75" w:name="_Toc142058389"/>
      <w:bookmarkStart w:id="76" w:name="_Toc143171595"/>
      <w:r w:rsidRPr="00F90481">
        <w:t xml:space="preserve">Import </w:t>
      </w:r>
      <w:r>
        <w:t>CORTEX</w:t>
      </w:r>
      <w:r w:rsidRPr="00F90481">
        <w:t xml:space="preserve"> </w:t>
      </w:r>
      <w:del w:id="77" w:author="Jonathan Rogers" w:date="2023-02-08T14:37:00Z">
        <w:r w:rsidRPr="00F90481" w:rsidDel="001C79CF">
          <w:delText>Cortex UI</w:delText>
        </w:r>
      </w:del>
      <w:proofErr w:type="gramStart"/>
      <w:r w:rsidRPr="00F90481">
        <w:t>Flows</w:t>
      </w:r>
      <w:bookmarkEnd w:id="74"/>
      <w:bookmarkEnd w:id="75"/>
      <w:bookmarkEnd w:id="76"/>
      <w:proofErr w:type="gramEnd"/>
    </w:p>
    <w:p w14:paraId="4D4B2F4A" w14:textId="77777777" w:rsidR="00102EFB" w:rsidRPr="00F90481" w:rsidRDefault="00102EFB" w:rsidP="00102EFB">
      <w:r w:rsidRPr="00F90481">
        <w:t xml:space="preserve">The flows must be imported into the </w:t>
      </w:r>
      <w:r>
        <w:rPr>
          <w:rFonts w:cstheme="minorHAnsi"/>
        </w:rPr>
        <w:t>CORTEX</w:t>
      </w:r>
      <w:r w:rsidRPr="00BC1BB7">
        <w:rPr>
          <w:rFonts w:cstheme="minorHAnsi"/>
        </w:rPr>
        <w:t xml:space="preserve"> </w:t>
      </w:r>
      <w:r w:rsidRPr="00F90481">
        <w:t xml:space="preserve">Innovation environment(s). </w:t>
      </w:r>
    </w:p>
    <w:p w14:paraId="58620423" w14:textId="77777777" w:rsidR="00102EFB" w:rsidRPr="00F90481" w:rsidRDefault="00102EFB" w:rsidP="00EC3FBC">
      <w:pPr>
        <w:pStyle w:val="ListParagraph"/>
        <w:numPr>
          <w:ilvl w:val="0"/>
          <w:numId w:val="109"/>
        </w:numPr>
      </w:pPr>
      <w:r w:rsidRPr="00F90481">
        <w:t xml:space="preserve">Log into the </w:t>
      </w:r>
      <w:r w:rsidRPr="00EC3FBC">
        <w:rPr>
          <w:rFonts w:cstheme="minorHAnsi"/>
        </w:rPr>
        <w:t xml:space="preserve">CORTEX </w:t>
      </w:r>
      <w:r w:rsidRPr="00F90481">
        <w:t xml:space="preserve">Gateway that was installed with the </w:t>
      </w:r>
      <w:r w:rsidRPr="00EC3FBC">
        <w:rPr>
          <w:rFonts w:cstheme="minorHAnsi"/>
        </w:rPr>
        <w:t xml:space="preserve">CORTEX </w:t>
      </w:r>
      <w:r w:rsidRPr="00F90481">
        <w:t>application server.</w:t>
      </w:r>
    </w:p>
    <w:p w14:paraId="43458822" w14:textId="77777777" w:rsidR="00102EFB" w:rsidRDefault="00102EFB" w:rsidP="00EC3FBC">
      <w:pPr>
        <w:pStyle w:val="ListParagraph"/>
        <w:numPr>
          <w:ilvl w:val="0"/>
          <w:numId w:val="109"/>
        </w:numPr>
      </w:pPr>
      <w:r w:rsidRPr="00F90481">
        <w:t xml:space="preserve">In </w:t>
      </w:r>
      <w:r>
        <w:t xml:space="preserve">CORTEX </w:t>
      </w:r>
      <w:r w:rsidRPr="00F90481">
        <w:t xml:space="preserve">Gateway, click </w:t>
      </w:r>
      <w:ins w:id="78" w:author="Jonathan Rogers" w:date="2023-02-13T09:13:00Z">
        <w:r w:rsidRPr="00F90481">
          <w:t>‘</w:t>
        </w:r>
      </w:ins>
      <w:r w:rsidRPr="00F90481">
        <w:t>Settings</w:t>
      </w:r>
      <w:ins w:id="79" w:author="Jonathan Rogers" w:date="2023-02-13T09:13:00Z">
        <w:r w:rsidRPr="00F90481">
          <w:t>’, then</w:t>
        </w:r>
      </w:ins>
      <w:del w:id="80" w:author="Jonathan Rogers" w:date="2023-02-13T09:13:00Z">
        <w:r w:rsidRPr="00F90481" w:rsidDel="00AD07C4">
          <w:delText xml:space="preserve"> &gt;</w:delText>
        </w:r>
      </w:del>
      <w:r w:rsidRPr="00F90481">
        <w:t xml:space="preserve"> </w:t>
      </w:r>
      <w:ins w:id="81" w:author="Jonathan Rogers" w:date="2023-02-13T09:13:00Z">
        <w:r w:rsidRPr="00F90481">
          <w:t>‘</w:t>
        </w:r>
      </w:ins>
      <w:r w:rsidRPr="00F90481">
        <w:t>Studio Import</w:t>
      </w:r>
      <w:ins w:id="82" w:author="Jonathan Rogers" w:date="2023-02-13T09:13:00Z">
        <w:r w:rsidRPr="00F90481">
          <w:t>’</w:t>
        </w:r>
      </w:ins>
      <w:r w:rsidRPr="00F90481">
        <w:t>.</w:t>
      </w:r>
    </w:p>
    <w:p w14:paraId="5D845CE3" w14:textId="7A9809AF" w:rsidR="00102EFB" w:rsidRDefault="00102EFB" w:rsidP="00EC3FBC">
      <w:pPr>
        <w:pStyle w:val="ListParagraph"/>
        <w:numPr>
          <w:ilvl w:val="0"/>
          <w:numId w:val="109"/>
        </w:numPr>
      </w:pPr>
      <w:r>
        <w:t xml:space="preserve">Select </w:t>
      </w:r>
      <w:r w:rsidRPr="00EC3FBC">
        <w:rPr>
          <w:b/>
          <w:bCs/>
        </w:rPr>
        <w:t xml:space="preserve">User Access </w:t>
      </w:r>
      <w:proofErr w:type="spellStart"/>
      <w:r w:rsidRPr="00EC3FBC">
        <w:rPr>
          <w:b/>
          <w:bCs/>
        </w:rPr>
        <w:t>Management.Flows.studiopkg</w:t>
      </w:r>
      <w:proofErr w:type="spellEnd"/>
      <w:r>
        <w:t xml:space="preserve">, </w:t>
      </w:r>
      <w:r w:rsidRPr="00F90481">
        <w:t>provided in the package downloaded in Section 2.</w:t>
      </w:r>
      <w:r w:rsidR="003E216D">
        <w:t>2</w:t>
      </w:r>
      <w:r>
        <w:t>, inside the User Access Management directory</w:t>
      </w:r>
      <w:r w:rsidRPr="00F90481">
        <w:t>, and import it.</w:t>
      </w:r>
    </w:p>
    <w:p w14:paraId="39EC56D1" w14:textId="77777777" w:rsidR="00102EFB" w:rsidRPr="00F90481" w:rsidRDefault="00102EFB" w:rsidP="00EC3FBC">
      <w:pPr>
        <w:pStyle w:val="ListParagraph"/>
        <w:numPr>
          <w:ilvl w:val="1"/>
          <w:numId w:val="109"/>
        </w:numPr>
      </w:pPr>
      <w:r>
        <w:t>If there are flow dependencies outside of the User Access Management group, include these unless they already exist on the system.</w:t>
      </w:r>
    </w:p>
    <w:p w14:paraId="3ACB6E69" w14:textId="77777777" w:rsidR="00102EFB" w:rsidRDefault="00102EFB" w:rsidP="00EC3FBC">
      <w:pPr>
        <w:pStyle w:val="ListParagraph"/>
        <w:numPr>
          <w:ilvl w:val="0"/>
          <w:numId w:val="109"/>
        </w:numPr>
      </w:pPr>
      <w:r w:rsidRPr="00F90481">
        <w:t xml:space="preserve">Select </w:t>
      </w:r>
      <w:proofErr w:type="spellStart"/>
      <w:r w:rsidRPr="00EC3FBC">
        <w:rPr>
          <w:b/>
          <w:bCs/>
        </w:rPr>
        <w:t>Interaction.Portal.Core.Flows.studiopkg</w:t>
      </w:r>
      <w:proofErr w:type="spellEnd"/>
      <w:r w:rsidRPr="00F90481">
        <w:t>,</w:t>
      </w:r>
      <w:r>
        <w:t xml:space="preserve"> inside the </w:t>
      </w:r>
      <w:r w:rsidRPr="00EC3FBC">
        <w:rPr>
          <w:rFonts w:cstheme="minorHAnsi"/>
        </w:rPr>
        <w:t xml:space="preserve">CORTEX </w:t>
      </w:r>
      <w:r>
        <w:t>Interaction Portal directory</w:t>
      </w:r>
      <w:r w:rsidRPr="00F90481">
        <w:t>, and import it.</w:t>
      </w:r>
    </w:p>
    <w:p w14:paraId="1EE9F0FD" w14:textId="158D7A8E" w:rsidR="00102EFB" w:rsidRPr="00F90481" w:rsidRDefault="00102EFB">
      <w:pPr>
        <w:pStyle w:val="ListParagraph"/>
        <w:numPr>
          <w:ilvl w:val="0"/>
          <w:numId w:val="109"/>
        </w:numPr>
        <w:rPr>
          <w:ins w:id="83" w:author="Jonathan Rogers" w:date="2023-02-13T09:25:00Z"/>
        </w:rPr>
        <w:pPrChange w:id="84" w:author="Jonathan Rogers" w:date="2023-02-13T09:25:00Z">
          <w:pPr>
            <w:numPr>
              <w:numId w:val="15"/>
            </w:numPr>
            <w:ind w:left="720" w:hanging="360"/>
          </w:pPr>
        </w:pPrChange>
      </w:pPr>
      <w:r w:rsidRPr="00F90481">
        <w:t>Select</w:t>
      </w:r>
      <w:r>
        <w:t xml:space="preserve"> </w:t>
      </w:r>
      <w:proofErr w:type="spellStart"/>
      <w:r w:rsidRPr="00EC3FBC">
        <w:rPr>
          <w:b/>
          <w:bCs/>
        </w:rPr>
        <w:t>Process.Management.Extension.Flows.studiopkg</w:t>
      </w:r>
      <w:proofErr w:type="spellEnd"/>
      <w:r>
        <w:t>, inside the Process Management Extension directory, and import it.</w:t>
      </w:r>
    </w:p>
    <w:p w14:paraId="0D67AC98" w14:textId="1D3ED056" w:rsidR="00102EFB" w:rsidRPr="00F90481" w:rsidRDefault="00102EFB">
      <w:pPr>
        <w:pStyle w:val="WeAreCORTEXEmphasis"/>
        <w:pPrChange w:id="85" w:author="Jonathan Rogers" w:date="2023-02-13T09:25:00Z">
          <w:pPr>
            <w:numPr>
              <w:numId w:val="15"/>
            </w:numPr>
            <w:ind w:left="720" w:hanging="360"/>
          </w:pPr>
        </w:pPrChange>
      </w:pPr>
      <w:del w:id="86" w:author="Jonathan Rogers" w:date="2023-02-13T09:25:00Z">
        <w:r w:rsidRPr="00F90481" w:rsidDel="00FC7138">
          <w:delText xml:space="preserve"> – y</w:delText>
        </w:r>
      </w:del>
      <w:r w:rsidRPr="00F90481">
        <w:t>The import hierarchy should not need to change unless the flows need to be stored in a different location.</w:t>
      </w:r>
    </w:p>
    <w:p w14:paraId="217A25F7" w14:textId="6DD0F08C" w:rsidR="00102EFB" w:rsidRPr="00F90481" w:rsidRDefault="00102EFB">
      <w:pPr>
        <w:pStyle w:val="ListParagraph"/>
        <w:numPr>
          <w:ilvl w:val="0"/>
          <w:numId w:val="109"/>
        </w:numPr>
        <w:pPrChange w:id="87" w:author="Jonathan Rogers" w:date="2023-02-13T09:25:00Z">
          <w:pPr>
            <w:numPr>
              <w:numId w:val="15"/>
            </w:numPr>
            <w:ind w:left="720" w:hanging="360"/>
          </w:pPr>
        </w:pPrChange>
      </w:pPr>
      <w:r w:rsidRPr="00F90481">
        <w:t>Set</w:t>
      </w:r>
      <w:ins w:id="88" w:author="Jonathan Rogers" w:date="2023-02-13T09:13:00Z">
        <w:r w:rsidRPr="00F90481">
          <w:t xml:space="preserve"> </w:t>
        </w:r>
      </w:ins>
      <w:r w:rsidRPr="00F90481">
        <w:t>up the access to these flows using Studio Authorisation</w:t>
      </w:r>
      <w:r>
        <w:t>.</w:t>
      </w:r>
    </w:p>
    <w:p w14:paraId="660F37B7" w14:textId="554344EB" w:rsidR="00102EFB" w:rsidRPr="00F90481" w:rsidRDefault="00102EFB" w:rsidP="00102EFB">
      <w:pPr>
        <w:pStyle w:val="WeAreCORTEXEmphasis"/>
      </w:pPr>
      <w:r w:rsidRPr="00F90481">
        <w:t>Once the flows are imported, they should be available from the ‘Flows’ charms menu</w:t>
      </w:r>
      <w:r w:rsidR="00552891">
        <w:t xml:space="preserve"> – note that you may need to refresh CORTEX Gateway </w:t>
      </w:r>
      <w:r w:rsidR="004C5E52">
        <w:t>after importing.</w:t>
      </w:r>
    </w:p>
    <w:p w14:paraId="70D95027" w14:textId="77777777" w:rsidR="00102EFB" w:rsidRDefault="00102EFB" w:rsidP="00102EFB"/>
    <w:p w14:paraId="5BE4DEDA" w14:textId="77777777" w:rsidR="00102EFB" w:rsidRDefault="00102EFB" w:rsidP="00BA1453">
      <w:pPr>
        <w:pStyle w:val="Heading2"/>
      </w:pPr>
      <w:bookmarkStart w:id="89" w:name="_Toc130996339"/>
      <w:bookmarkStart w:id="90" w:name="_Toc142058390"/>
      <w:bookmarkStart w:id="91" w:name="_Toc143171596"/>
      <w:r w:rsidRPr="00C675D2">
        <w:lastRenderedPageBreak/>
        <w:t>Config Flow Configuration</w:t>
      </w:r>
      <w:bookmarkEnd w:id="89"/>
      <w:bookmarkEnd w:id="90"/>
      <w:bookmarkEnd w:id="91"/>
    </w:p>
    <w:p w14:paraId="7646469B" w14:textId="77777777" w:rsidR="00102EFB" w:rsidRPr="009609F3" w:rsidRDefault="00102EFB" w:rsidP="00102EFB">
      <w:pPr>
        <w:pStyle w:val="Heading3"/>
      </w:pPr>
      <w:r>
        <w:t>User Access Management Config Flow</w:t>
      </w:r>
    </w:p>
    <w:p w14:paraId="010F9A5B" w14:textId="77777777" w:rsidR="00102EFB" w:rsidRPr="00C675D2" w:rsidRDefault="00102EFB" w:rsidP="00EC3FBC">
      <w:pPr>
        <w:pStyle w:val="ListParagraph"/>
        <w:numPr>
          <w:ilvl w:val="0"/>
          <w:numId w:val="111"/>
        </w:numPr>
      </w:pPr>
      <w:r w:rsidRPr="00C675D2">
        <w:t xml:space="preserve">Log into the </w:t>
      </w:r>
      <w:r w:rsidRPr="00EC3FBC">
        <w:rPr>
          <w:rFonts w:cstheme="minorHAnsi"/>
        </w:rPr>
        <w:t xml:space="preserve">CORTEX </w:t>
      </w:r>
      <w:r w:rsidRPr="00C675D2">
        <w:t xml:space="preserve">Gateway that was installed with the </w:t>
      </w:r>
      <w:r w:rsidRPr="00EC3FBC">
        <w:rPr>
          <w:rFonts w:cstheme="minorHAnsi"/>
        </w:rPr>
        <w:t xml:space="preserve">CORTEX </w:t>
      </w:r>
      <w:r w:rsidRPr="00C675D2">
        <w:t>application server.</w:t>
      </w:r>
    </w:p>
    <w:p w14:paraId="4EA133DB" w14:textId="77777777" w:rsidR="00102EFB" w:rsidRPr="00C675D2" w:rsidRDefault="00102EFB" w:rsidP="00EC3FBC">
      <w:pPr>
        <w:pStyle w:val="ListParagraph"/>
        <w:numPr>
          <w:ilvl w:val="0"/>
          <w:numId w:val="111"/>
        </w:numPr>
      </w:pPr>
      <w:r w:rsidRPr="00C675D2">
        <w:t xml:space="preserve">In the Flows charms menu, navigate to </w:t>
      </w:r>
      <w:r>
        <w:t xml:space="preserve">Cortex Library &gt; </w:t>
      </w:r>
      <w:r w:rsidRPr="00C675D2">
        <w:t>User Access Management &gt; UAM-Get-Config</w:t>
      </w:r>
    </w:p>
    <w:p w14:paraId="194F2524" w14:textId="77777777" w:rsidR="00102EFB" w:rsidRPr="00C675D2" w:rsidRDefault="00102EFB" w:rsidP="00EC3FBC">
      <w:pPr>
        <w:pStyle w:val="ListParagraph"/>
        <w:numPr>
          <w:ilvl w:val="1"/>
          <w:numId w:val="111"/>
        </w:numPr>
      </w:pPr>
      <w:r w:rsidRPr="00C675D2">
        <w:t>You may also search for the flow directly.</w:t>
      </w:r>
    </w:p>
    <w:p w14:paraId="085B0287" w14:textId="00333154" w:rsidR="00102EFB" w:rsidRPr="00C675D2" w:rsidRDefault="00102EFB" w:rsidP="00102EFB">
      <w:pPr>
        <w:pStyle w:val="ListParagraph"/>
        <w:numPr>
          <w:ilvl w:val="0"/>
          <w:numId w:val="111"/>
        </w:numPr>
      </w:pPr>
      <w:r w:rsidRPr="00C675D2">
        <w:t>This flow contains one Set Variable block which must be edited accordingly:</w:t>
      </w:r>
    </w:p>
    <w:p w14:paraId="267CBCFA" w14:textId="06FC3D5D" w:rsidR="00102EFB" w:rsidRPr="00C675D2" w:rsidRDefault="00102EFB" w:rsidP="00102EFB">
      <w:del w:id="92" w:author="Jonathan Rogers" w:date="2023-02-06T13:28:00Z">
        <w:r w:rsidRPr="00C675D2" w:rsidDel="00AF573E">
          <w:rPr>
            <w:noProof/>
            <w:shd w:val="clear" w:color="auto" w:fill="E6E6E6"/>
          </w:rPr>
          <w:drawing>
            <wp:inline distT="0" distB="0" distL="0" distR="0" wp14:anchorId="3D70B897" wp14:editId="2866474F">
              <wp:extent cx="5278120" cy="3009481"/>
              <wp:effectExtent l="0" t="0" r="0" b="635"/>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rotWithShape="1">
                      <a:blip r:embed="rId39"/>
                      <a:srcRect b="892"/>
                      <a:stretch/>
                    </pic:blipFill>
                    <pic:spPr bwMode="auto">
                      <a:xfrm>
                        <a:off x="0" y="0"/>
                        <a:ext cx="5278120" cy="3009481"/>
                      </a:xfrm>
                      <a:prstGeom prst="rect">
                        <a:avLst/>
                      </a:prstGeom>
                      <a:ln>
                        <a:noFill/>
                      </a:ln>
                      <a:extLst>
                        <a:ext uri="{53640926-AAD7-44D8-BBD7-CCE9431645EC}">
                          <a14:shadowObscured xmlns:a14="http://schemas.microsoft.com/office/drawing/2010/main"/>
                        </a:ext>
                      </a:extLst>
                    </pic:spPr>
                  </pic:pic>
                </a:graphicData>
              </a:graphic>
            </wp:inline>
          </w:drawing>
        </w:r>
      </w:del>
      <w:r w:rsidR="00093625" w:rsidRPr="00093625">
        <w:rPr>
          <w:noProof/>
        </w:rPr>
        <w:t xml:space="preserve"> </w:t>
      </w:r>
      <w:r w:rsidR="00093625" w:rsidRPr="00093625">
        <w:rPr>
          <w:noProof/>
        </w:rPr>
        <w:drawing>
          <wp:inline distT="0" distB="0" distL="0" distR="0" wp14:anchorId="11E1A4BC" wp14:editId="57FF9A02">
            <wp:extent cx="5731510" cy="2707640"/>
            <wp:effectExtent l="0" t="0" r="2540" b="0"/>
            <wp:docPr id="1212881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81564" name="Picture 1" descr="A screenshot of a computer&#10;&#10;Description automatically generated"/>
                    <pic:cNvPicPr/>
                  </pic:nvPicPr>
                  <pic:blipFill>
                    <a:blip r:embed="rId40"/>
                    <a:stretch>
                      <a:fillRect/>
                    </a:stretch>
                  </pic:blipFill>
                  <pic:spPr>
                    <a:xfrm>
                      <a:off x="0" y="0"/>
                      <a:ext cx="5731510" cy="2707640"/>
                    </a:xfrm>
                    <a:prstGeom prst="rect">
                      <a:avLst/>
                    </a:prstGeom>
                  </pic:spPr>
                </pic:pic>
              </a:graphicData>
            </a:graphic>
          </wp:inline>
        </w:drawing>
      </w:r>
    </w:p>
    <w:p w14:paraId="2044F58E" w14:textId="6F9C37A8" w:rsidR="00102EFB" w:rsidRPr="0070781E" w:rsidRDefault="00102EFB" w:rsidP="00102EFB">
      <w:pPr>
        <w:pStyle w:val="ListParagraph"/>
        <w:numPr>
          <w:ilvl w:val="0"/>
          <w:numId w:val="111"/>
        </w:numPr>
      </w:pPr>
      <w:r w:rsidRPr="0070781E">
        <w:t xml:space="preserve">Update the following parameters only, leaving any that are not listed as they are </w:t>
      </w:r>
      <w:r>
        <w:t>already</w:t>
      </w:r>
      <w:r w:rsidRPr="0070781E">
        <w:t xml:space="preserve"> configured.</w:t>
      </w:r>
    </w:p>
    <w:tbl>
      <w:tblPr>
        <w:tblStyle w:val="TableProfessional"/>
        <w:tblW w:w="0" w:type="auto"/>
        <w:tblLayout w:type="fixed"/>
        <w:tblLook w:val="04A0" w:firstRow="1" w:lastRow="0" w:firstColumn="1" w:lastColumn="0" w:noHBand="0" w:noVBand="1"/>
      </w:tblPr>
      <w:tblGrid>
        <w:gridCol w:w="3111"/>
        <w:gridCol w:w="2551"/>
        <w:gridCol w:w="2628"/>
      </w:tblGrid>
      <w:tr w:rsidR="00102EFB" w:rsidRPr="0070781E" w14:paraId="15627353" w14:textId="77777777" w:rsidTr="00EC3F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108D1205" w14:textId="77777777" w:rsidR="00102EFB" w:rsidRPr="0008004E" w:rsidRDefault="00102EFB" w:rsidP="00102EFB">
            <w:r w:rsidRPr="0008004E">
              <w:t>Parameter</w:t>
            </w:r>
          </w:p>
        </w:tc>
        <w:tc>
          <w:tcPr>
            <w:tcW w:w="2551" w:type="dxa"/>
          </w:tcPr>
          <w:p w14:paraId="0EF8FD98" w14:textId="77777777" w:rsidR="00102EFB" w:rsidRPr="0008004E" w:rsidRDefault="00102EFB" w:rsidP="00102EFB">
            <w:pPr>
              <w:cnfStyle w:val="100000000000" w:firstRow="1" w:lastRow="0" w:firstColumn="0" w:lastColumn="0" w:oddVBand="0" w:evenVBand="0" w:oddHBand="0" w:evenHBand="0" w:firstRowFirstColumn="0" w:firstRowLastColumn="0" w:lastRowFirstColumn="0" w:lastRowLastColumn="0"/>
            </w:pPr>
            <w:r w:rsidRPr="0008004E">
              <w:t>Details</w:t>
            </w:r>
          </w:p>
        </w:tc>
        <w:tc>
          <w:tcPr>
            <w:tcW w:w="2628" w:type="dxa"/>
          </w:tcPr>
          <w:p w14:paraId="01257768" w14:textId="77777777" w:rsidR="00102EFB" w:rsidRPr="0008004E" w:rsidRDefault="00102EFB" w:rsidP="00102EFB">
            <w:pPr>
              <w:cnfStyle w:val="100000000000" w:firstRow="1" w:lastRow="0" w:firstColumn="0" w:lastColumn="0" w:oddVBand="0" w:evenVBand="0" w:oddHBand="0" w:evenHBand="0" w:firstRowFirstColumn="0" w:firstRowLastColumn="0" w:lastRowFirstColumn="0" w:lastRowLastColumn="0"/>
            </w:pPr>
            <w:r w:rsidRPr="0008004E">
              <w:t>Example</w:t>
            </w:r>
          </w:p>
        </w:tc>
      </w:tr>
      <w:tr w:rsidR="00102EFB" w:rsidRPr="0070781E" w14:paraId="1EF46329"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7CEF06E0" w14:textId="77777777" w:rsidR="00102EFB" w:rsidRPr="0008004E" w:rsidRDefault="00102EFB" w:rsidP="00102EFB">
            <w:r w:rsidRPr="0008004E">
              <w:t>PowerShellDetails.Username</w:t>
            </w:r>
          </w:p>
        </w:tc>
        <w:tc>
          <w:tcPr>
            <w:tcW w:w="2551" w:type="dxa"/>
          </w:tcPr>
          <w:p w14:paraId="78E7AEE7"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pPr>
            <w:r w:rsidRPr="0008004E">
              <w:t>Username of an account to use PowerShell, e.g., Service Account</w:t>
            </w:r>
            <w:r>
              <w:t>.</w:t>
            </w:r>
          </w:p>
          <w:p w14:paraId="6B2DCF53"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t>This user should be an administrator across the CORTEX</w:t>
            </w:r>
            <w:r w:rsidRPr="00BC1BB7">
              <w:t xml:space="preserve"> </w:t>
            </w:r>
            <w:r>
              <w:t>servers.</w:t>
            </w:r>
          </w:p>
        </w:tc>
        <w:tc>
          <w:tcPr>
            <w:tcW w:w="2628" w:type="dxa"/>
          </w:tcPr>
          <w:p w14:paraId="57778349"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w:t>
            </w:r>
            <w:proofErr w:type="gramStart"/>
            <w:r w:rsidRPr="0008004E">
              <w:t>ctx</w:t>
            </w:r>
            <w:proofErr w:type="gramEnd"/>
            <w:r w:rsidRPr="0008004E">
              <w:t>_ServiceAccount"</w:t>
            </w:r>
          </w:p>
        </w:tc>
      </w:tr>
      <w:tr w:rsidR="00102EFB" w:rsidRPr="0070781E" w14:paraId="5197FFAA"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208CD4FE" w14:textId="77777777" w:rsidR="00102EFB" w:rsidRPr="0008004E" w:rsidRDefault="00102EFB" w:rsidP="00102EFB">
            <w:r w:rsidRPr="0008004E">
              <w:t>PowerShellDetails.Password</w:t>
            </w:r>
          </w:p>
        </w:tc>
        <w:tc>
          <w:tcPr>
            <w:tcW w:w="2551" w:type="dxa"/>
          </w:tcPr>
          <w:p w14:paraId="55D3D77C"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Corresponding encrypted password</w:t>
            </w:r>
          </w:p>
        </w:tc>
        <w:tc>
          <w:tcPr>
            <w:tcW w:w="2628" w:type="dxa"/>
          </w:tcPr>
          <w:p w14:paraId="3AFE8744"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"#_124211015226168!130105247000243225146179242013178~146135159100034!214216128191025238010012072111212#"</w:t>
            </w:r>
          </w:p>
        </w:tc>
      </w:tr>
      <w:tr w:rsidR="00102EFB" w:rsidRPr="0070781E" w14:paraId="71CFAA01"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F37ECEE" w14:textId="77777777" w:rsidR="00102EFB" w:rsidRPr="0008004E" w:rsidRDefault="00102EFB" w:rsidP="00102EFB">
            <w:r w:rsidRPr="0008004E">
              <w:lastRenderedPageBreak/>
              <w:t>PowerShellDetails.Domain</w:t>
            </w:r>
          </w:p>
        </w:tc>
        <w:tc>
          <w:tcPr>
            <w:tcW w:w="2551" w:type="dxa"/>
          </w:tcPr>
          <w:p w14:paraId="2F894DF0"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Domain of the account</w:t>
            </w:r>
          </w:p>
        </w:tc>
        <w:tc>
          <w:tcPr>
            <w:tcW w:w="2628" w:type="dxa"/>
          </w:tcPr>
          <w:p w14:paraId="417FC41C"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rPr>
                <w:del w:id="93" w:author="Joe Lees" w:date="2023-02-02T14:52:00Z"/>
              </w:rPr>
            </w:pPr>
            <w:r w:rsidRPr="0008004E">
              <w:t>"myDomain"</w:t>
            </w:r>
          </w:p>
          <w:p w14:paraId="5D932A6E" w14:textId="77777777" w:rsidR="00102EFB" w:rsidRPr="0008004E" w:rsidRDefault="00102EFB">
            <w:pPr>
              <w:cnfStyle w:val="000000100000" w:firstRow="0" w:lastRow="0" w:firstColumn="0" w:lastColumn="0" w:oddVBand="0" w:evenVBand="0" w:oddHBand="1" w:evenHBand="0" w:firstRowFirstColumn="0" w:firstRowLastColumn="0" w:lastRowFirstColumn="0" w:lastRowLastColumn="0"/>
            </w:pPr>
          </w:p>
        </w:tc>
      </w:tr>
      <w:tr w:rsidR="00102EFB" w:rsidRPr="0070781E" w14:paraId="61F5909E"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6B9E5B8" w14:textId="77777777" w:rsidR="00102EFB" w:rsidRPr="0008004E" w:rsidRDefault="00102EFB" w:rsidP="00102EFB">
            <w:r w:rsidRPr="0008004E">
              <w:t>PowerShellDetails.Host</w:t>
            </w:r>
          </w:p>
        </w:tc>
        <w:tc>
          <w:tcPr>
            <w:tcW w:w="2551" w:type="dxa"/>
          </w:tcPr>
          <w:p w14:paraId="64AE9956"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commentRangeStart w:id="94"/>
            <w:commentRangeStart w:id="95"/>
            <w:commentRangeStart w:id="96"/>
            <w:commentRangeStart w:id="97"/>
            <w:r w:rsidRPr="0008004E">
              <w:t>Hostname of the machine</w:t>
            </w:r>
            <w:commentRangeEnd w:id="94"/>
            <w:r w:rsidRPr="0008004E">
              <w:commentReference w:id="94"/>
            </w:r>
            <w:commentRangeEnd w:id="95"/>
            <w:r w:rsidRPr="0008004E">
              <w:commentReference w:id="95"/>
            </w:r>
            <w:commentRangeEnd w:id="96"/>
            <w:r w:rsidRPr="0008004E">
              <w:commentReference w:id="96"/>
            </w:r>
            <w:commentRangeEnd w:id="97"/>
            <w:r w:rsidRPr="0008004E">
              <w:commentReference w:id="97"/>
            </w:r>
          </w:p>
        </w:tc>
        <w:tc>
          <w:tcPr>
            <w:tcW w:w="2628" w:type="dxa"/>
          </w:tcPr>
          <w:p w14:paraId="193D5BC0"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commentRangeStart w:id="98"/>
            <w:r w:rsidRPr="0008004E">
              <w:t>"cortexApp1.myDomain.com"</w:t>
            </w:r>
            <w:commentRangeEnd w:id="98"/>
            <w:r>
              <w:rPr>
                <w:rStyle w:val="CommentReference"/>
                <w:rFonts w:ascii="Trebuchet MS" w:hAnsi="Trebuchet MS"/>
              </w:rPr>
              <w:commentReference w:id="98"/>
            </w:r>
          </w:p>
        </w:tc>
      </w:tr>
      <w:tr w:rsidR="00102EFB" w:rsidRPr="0070781E" w14:paraId="5E361560"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24B9DC42" w14:textId="77777777" w:rsidR="00102EFB" w:rsidRPr="0008004E" w:rsidRDefault="00102EFB" w:rsidP="00102EFB">
            <w:r w:rsidRPr="0008004E">
              <w:t>PowerShellDetails.Port</w:t>
            </w:r>
          </w:p>
        </w:tc>
        <w:tc>
          <w:tcPr>
            <w:tcW w:w="2551" w:type="dxa"/>
          </w:tcPr>
          <w:p w14:paraId="0943A82C"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PowerShell Port</w:t>
            </w:r>
          </w:p>
        </w:tc>
        <w:tc>
          <w:tcPr>
            <w:tcW w:w="2628" w:type="dxa"/>
          </w:tcPr>
          <w:p w14:paraId="03974B72"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5985</w:t>
            </w:r>
          </w:p>
        </w:tc>
      </w:tr>
      <w:tr w:rsidR="00102EFB" w:rsidRPr="0070781E" w14:paraId="3F34EA42"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5BDEF038" w14:textId="77777777" w:rsidR="00102EFB" w:rsidRPr="0008004E" w:rsidRDefault="00102EFB" w:rsidP="00102EFB">
            <w:r w:rsidRPr="0008004E">
              <w:t>PowerShellDetails.SSL</w:t>
            </w:r>
          </w:p>
        </w:tc>
        <w:tc>
          <w:tcPr>
            <w:tcW w:w="2551" w:type="dxa"/>
          </w:tcPr>
          <w:p w14:paraId="12B28736"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Boolean indicating whether SSL should be used</w:t>
            </w:r>
          </w:p>
        </w:tc>
        <w:tc>
          <w:tcPr>
            <w:tcW w:w="2628" w:type="dxa"/>
          </w:tcPr>
          <w:p w14:paraId="65F9E78D"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False</w:t>
            </w:r>
          </w:p>
        </w:tc>
      </w:tr>
      <w:tr w:rsidR="00102EFB" w:rsidRPr="0070781E" w14:paraId="0910D8AA"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6C0BBE3D" w14:textId="77777777" w:rsidR="00102EFB" w:rsidRPr="0008004E" w:rsidRDefault="00102EFB" w:rsidP="00102EFB">
            <w:proofErr w:type="spellStart"/>
            <w:r w:rsidRPr="0008004E">
              <w:t>RecursiveAccessControl</w:t>
            </w:r>
            <w:proofErr w:type="spellEnd"/>
          </w:p>
        </w:tc>
        <w:tc>
          <w:tcPr>
            <w:tcW w:w="2551" w:type="dxa"/>
          </w:tcPr>
          <w:p w14:paraId="198E2951"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Boolean indicating whether child user groups should inherit access control granted to parents.</w:t>
            </w:r>
          </w:p>
          <w:p w14:paraId="7DD3C557"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proofErr w:type="gramStart"/>
            <w:r w:rsidRPr="0008004E">
              <w:t>e.g.</w:t>
            </w:r>
            <w:proofErr w:type="gramEnd"/>
            <w:r w:rsidRPr="0008004E">
              <w:t xml:space="preserve"> User 1 is in ‘Group A’, Group A is a member of ‘CIP Users’, CIP Users has access to the system. If this is true, the CIP would allow User 1 access.</w:t>
            </w:r>
          </w:p>
          <w:p w14:paraId="40468E4C"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Default is False</w:t>
            </w:r>
          </w:p>
        </w:tc>
        <w:tc>
          <w:tcPr>
            <w:tcW w:w="2628" w:type="dxa"/>
          </w:tcPr>
          <w:p w14:paraId="6DCDBE77"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 xml:space="preserve">True </w:t>
            </w:r>
          </w:p>
        </w:tc>
      </w:tr>
      <w:tr w:rsidR="00102EFB" w:rsidRPr="0070781E" w14:paraId="0E08A1F8" w14:textId="77777777" w:rsidTr="00EC3FBC">
        <w:trPr>
          <w:cnfStyle w:val="000000010000" w:firstRow="0" w:lastRow="0" w:firstColumn="0" w:lastColumn="0" w:oddVBand="0" w:evenVBand="0" w:oddHBand="0" w:evenHBand="1" w:firstRowFirstColumn="0" w:firstRowLastColumn="0" w:lastRowFirstColumn="0" w:lastRowLastColumn="0"/>
          <w:ins w:id="99" w:author="Joe Lees" w:date="2023-02-06T11:49:00Z"/>
        </w:trPr>
        <w:tc>
          <w:tcPr>
            <w:cnfStyle w:val="001000000000" w:firstRow="0" w:lastRow="0" w:firstColumn="1" w:lastColumn="0" w:oddVBand="0" w:evenVBand="0" w:oddHBand="0" w:evenHBand="0" w:firstRowFirstColumn="0" w:firstRowLastColumn="0" w:lastRowFirstColumn="0" w:lastRowLastColumn="0"/>
            <w:tcW w:w="3111" w:type="dxa"/>
          </w:tcPr>
          <w:p w14:paraId="6654A7EE" w14:textId="77777777" w:rsidR="00102EFB" w:rsidRPr="00D405F0" w:rsidRDefault="00102EFB" w:rsidP="00102EFB">
            <w:pPr>
              <w:rPr>
                <w:ins w:id="100" w:author="Joe Lees" w:date="2023-02-06T11:49:00Z"/>
              </w:rPr>
            </w:pPr>
            <w:proofErr w:type="spellStart"/>
            <w:r w:rsidRPr="00D405F0">
              <w:t>OptionalAdConfig.</w:t>
            </w:r>
            <w:ins w:id="101" w:author="Joe Lees" w:date="2023-02-06T11:49:00Z">
              <w:r w:rsidRPr="00D405F0">
                <w:t>DomainController</w:t>
              </w:r>
              <w:proofErr w:type="spellEnd"/>
            </w:ins>
          </w:p>
        </w:tc>
        <w:tc>
          <w:tcPr>
            <w:tcW w:w="2551" w:type="dxa"/>
          </w:tcPr>
          <w:p w14:paraId="58BB3BD0" w14:textId="77777777" w:rsidR="00102EFB" w:rsidRPr="00D405F0" w:rsidRDefault="00102EFB" w:rsidP="00102EFB">
            <w:pPr>
              <w:cnfStyle w:val="000000010000" w:firstRow="0" w:lastRow="0" w:firstColumn="0" w:lastColumn="0" w:oddVBand="0" w:evenVBand="0" w:oddHBand="0" w:evenHBand="1" w:firstRowFirstColumn="0" w:firstRowLastColumn="0" w:lastRowFirstColumn="0" w:lastRowLastColumn="0"/>
            </w:pPr>
            <w:r w:rsidRPr="00D405F0">
              <w:t>The name of the domain controller server.</w:t>
            </w:r>
          </w:p>
          <w:p w14:paraId="21F2790D" w14:textId="77777777" w:rsidR="00102EFB" w:rsidRPr="00D405F0" w:rsidRDefault="00102EFB" w:rsidP="00102EFB">
            <w:pPr>
              <w:cnfStyle w:val="000000010000" w:firstRow="0" w:lastRow="0" w:firstColumn="0" w:lastColumn="0" w:oddVBand="0" w:evenVBand="0" w:oddHBand="0" w:evenHBand="1" w:firstRowFirstColumn="0" w:firstRowLastColumn="0" w:lastRowFirstColumn="0" w:lastRowLastColumn="0"/>
              <w:rPr>
                <w:ins w:id="102" w:author="Joe Lees" w:date="2023-02-06T11:49:00Z"/>
              </w:rPr>
            </w:pPr>
            <w:r w:rsidRPr="00D405F0">
              <w:t>If empty, the domain that the node is attached to will be used.</w:t>
            </w:r>
          </w:p>
        </w:tc>
        <w:tc>
          <w:tcPr>
            <w:tcW w:w="2628" w:type="dxa"/>
          </w:tcPr>
          <w:p w14:paraId="6E1A9D12" w14:textId="77777777" w:rsidR="00102EFB" w:rsidRPr="00D405F0" w:rsidRDefault="00102EFB" w:rsidP="00102EFB">
            <w:pPr>
              <w:cnfStyle w:val="000000010000" w:firstRow="0" w:lastRow="0" w:firstColumn="0" w:lastColumn="0" w:oddVBand="0" w:evenVBand="0" w:oddHBand="0" w:evenHBand="1" w:firstRowFirstColumn="0" w:firstRowLastColumn="0" w:lastRowFirstColumn="0" w:lastRowLastColumn="0"/>
              <w:rPr>
                <w:ins w:id="103" w:author="Joe Lees" w:date="2023-02-06T11:49:00Z"/>
              </w:rPr>
            </w:pPr>
            <w:ins w:id="104" w:author="Joe Lees" w:date="2023-02-06T11:49:00Z">
              <w:r w:rsidRPr="00D405F0">
                <w:t>"</w:t>
              </w:r>
              <w:proofErr w:type="gramStart"/>
              <w:r w:rsidRPr="00D405F0">
                <w:t>server</w:t>
              </w:r>
              <w:proofErr w:type="gramEnd"/>
              <w:r w:rsidRPr="00D405F0">
                <w:t>-name"</w:t>
              </w:r>
            </w:ins>
          </w:p>
        </w:tc>
      </w:tr>
      <w:tr w:rsidR="00102EFB" w:rsidRPr="0070781E" w14:paraId="38390F3D"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7C3A6641" w14:textId="77777777" w:rsidR="00102EFB" w:rsidRPr="0008004E" w:rsidRDefault="00102EFB" w:rsidP="00102EFB">
            <w:proofErr w:type="spellStart"/>
            <w:r>
              <w:t>OptionalAdConfig.BaseAdGroupSearch</w:t>
            </w:r>
            <w:proofErr w:type="spellEnd"/>
          </w:p>
        </w:tc>
        <w:tc>
          <w:tcPr>
            <w:tcW w:w="2551" w:type="dxa"/>
          </w:tcPr>
          <w:p w14:paraId="6771D089"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pPr>
            <w:r>
              <w:t>The base path within the domain from which users can be selected.</w:t>
            </w:r>
          </w:p>
          <w:p w14:paraId="1459FA9A"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t>If empty, the entire domain will be used.</w:t>
            </w:r>
          </w:p>
        </w:tc>
        <w:tc>
          <w:tcPr>
            <w:tcW w:w="2628" w:type="dxa"/>
          </w:tcPr>
          <w:p w14:paraId="5AEFAFD3"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t>“</w:t>
            </w:r>
            <w:r w:rsidRPr="00ED7836">
              <w:t>CN=</w:t>
            </w:r>
            <w:proofErr w:type="spellStart"/>
            <w:r w:rsidRPr="00ED7836">
              <w:t>Builtin,DC</w:t>
            </w:r>
            <w:proofErr w:type="spellEnd"/>
            <w:r w:rsidRPr="00ED7836">
              <w:t>=</w:t>
            </w:r>
            <w:proofErr w:type="spellStart"/>
            <w:r>
              <w:t>CortexUsers</w:t>
            </w:r>
            <w:r w:rsidRPr="00ED7836">
              <w:t>,DC</w:t>
            </w:r>
            <w:proofErr w:type="spellEnd"/>
            <w:r w:rsidRPr="00ED7836">
              <w:t>=com</w:t>
            </w:r>
            <w:r>
              <w:t>”</w:t>
            </w:r>
          </w:p>
        </w:tc>
      </w:tr>
      <w:tr w:rsidR="00102EFB" w:rsidRPr="006143DE" w14:paraId="44B080A7"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00A6BFC" w14:textId="77777777" w:rsidR="00102EFB" w:rsidRPr="006143DE" w:rsidRDefault="00102EFB" w:rsidP="00102EFB">
            <w:proofErr w:type="spellStart"/>
            <w:r w:rsidRPr="006143DE">
              <w:t>DataStorage</w:t>
            </w:r>
            <w:proofErr w:type="spellEnd"/>
            <w:r w:rsidRPr="006143DE">
              <w:t xml:space="preserve"> Object</w:t>
            </w:r>
          </w:p>
        </w:tc>
        <w:tc>
          <w:tcPr>
            <w:tcW w:w="2551" w:type="dxa"/>
          </w:tcPr>
          <w:p w14:paraId="2ADD4757" w14:textId="77777777" w:rsidR="00102EFB" w:rsidRPr="006143DE" w:rsidRDefault="00102EFB" w:rsidP="00102EFB">
            <w:pPr>
              <w:cnfStyle w:val="000000010000" w:firstRow="0" w:lastRow="0" w:firstColumn="0" w:lastColumn="0" w:oddVBand="0" w:evenVBand="0" w:oddHBand="0" w:evenHBand="1" w:firstRowFirstColumn="0" w:firstRowLastColumn="0" w:lastRowFirstColumn="0" w:lastRowLastColumn="0"/>
            </w:pPr>
            <w:r>
              <w:t>The object references for Shared Data Collections. These are suggested to leave as the default.</w:t>
            </w:r>
          </w:p>
        </w:tc>
        <w:tc>
          <w:tcPr>
            <w:tcW w:w="2628" w:type="dxa"/>
          </w:tcPr>
          <w:p w14:paraId="06068F34" w14:textId="77777777" w:rsidR="00102EFB" w:rsidRPr="006143DE" w:rsidRDefault="00102EFB" w:rsidP="00102EFB">
            <w:pPr>
              <w:cnfStyle w:val="000000010000" w:firstRow="0" w:lastRow="0" w:firstColumn="0" w:lastColumn="0" w:oddVBand="0" w:evenVBand="0" w:oddHBand="0" w:evenHBand="1" w:firstRowFirstColumn="0" w:firstRowLastColumn="0" w:lastRowFirstColumn="0" w:lastRowLastColumn="0"/>
            </w:pPr>
            <w:r>
              <w:t>(Leave as default)</w:t>
            </w:r>
          </w:p>
        </w:tc>
      </w:tr>
    </w:tbl>
    <w:p w14:paraId="42445A70" w14:textId="77777777" w:rsidR="00102EFB" w:rsidRPr="0070781E" w:rsidRDefault="00102EFB" w:rsidP="00102EFB"/>
    <w:p w14:paraId="534E575F" w14:textId="77777777" w:rsidR="00102EFB" w:rsidRDefault="00102EFB" w:rsidP="00EC3FBC">
      <w:pPr>
        <w:pStyle w:val="ListParagraph"/>
        <w:numPr>
          <w:ilvl w:val="0"/>
          <w:numId w:val="111"/>
        </w:numPr>
      </w:pPr>
      <w:commentRangeStart w:id="105"/>
      <w:r w:rsidRPr="0070781E">
        <w:t>The flow should then be saved and committed</w:t>
      </w:r>
      <w:commentRangeEnd w:id="105"/>
      <w:r w:rsidRPr="0070781E">
        <w:commentReference w:id="105"/>
      </w:r>
      <w:r w:rsidRPr="0070781E">
        <w:t>.</w:t>
      </w:r>
    </w:p>
    <w:p w14:paraId="7F7ACBCC" w14:textId="77777777" w:rsidR="00102EFB" w:rsidRDefault="00102EFB" w:rsidP="00102EFB"/>
    <w:p w14:paraId="24E94DB8" w14:textId="77777777" w:rsidR="00102EFB" w:rsidRPr="009609F3" w:rsidRDefault="00102EFB" w:rsidP="00102EFB">
      <w:pPr>
        <w:pStyle w:val="Heading3"/>
      </w:pPr>
      <w:r>
        <w:t>Optional: Process Management Config Flow</w:t>
      </w:r>
    </w:p>
    <w:p w14:paraId="25574205" w14:textId="77777777" w:rsidR="00102EFB" w:rsidRDefault="00102EFB" w:rsidP="00EC3FBC">
      <w:pPr>
        <w:pStyle w:val="ListParagraph"/>
        <w:numPr>
          <w:ilvl w:val="0"/>
          <w:numId w:val="113"/>
        </w:numPr>
      </w:pPr>
      <w:r>
        <w:t>Optional: Set Process Management Config - For most installations, the default values will not need to be changed.</w:t>
      </w:r>
    </w:p>
    <w:p w14:paraId="1F8C79CF" w14:textId="77777777" w:rsidR="00102EFB" w:rsidRPr="00C675D2" w:rsidRDefault="00102EFB" w:rsidP="00C507C2">
      <w:pPr>
        <w:pStyle w:val="ListParagraph"/>
        <w:numPr>
          <w:ilvl w:val="1"/>
          <w:numId w:val="113"/>
        </w:numPr>
      </w:pPr>
      <w:r w:rsidRPr="00C675D2">
        <w:t xml:space="preserve">In the Flows charms menu, navigate to </w:t>
      </w:r>
      <w:r>
        <w:t>Cortex Library &gt; Manual Intervention</w:t>
      </w:r>
      <w:r w:rsidRPr="00C675D2">
        <w:t xml:space="preserve"> &gt; </w:t>
      </w:r>
      <w:r>
        <w:t>MI</w:t>
      </w:r>
      <w:r w:rsidRPr="00C675D2">
        <w:t>-Get-Config</w:t>
      </w:r>
    </w:p>
    <w:p w14:paraId="6B29B251" w14:textId="77777777" w:rsidR="00102EFB" w:rsidRPr="00C675D2" w:rsidRDefault="00102EFB" w:rsidP="00C507C2">
      <w:pPr>
        <w:pStyle w:val="ListParagraph"/>
        <w:numPr>
          <w:ilvl w:val="2"/>
          <w:numId w:val="113"/>
        </w:numPr>
      </w:pPr>
      <w:r w:rsidRPr="00C675D2">
        <w:t>You may also search for the flow directly.</w:t>
      </w:r>
    </w:p>
    <w:p w14:paraId="39AACF81" w14:textId="77777777" w:rsidR="00102EFB" w:rsidRDefault="00102EFB" w:rsidP="00C507C2">
      <w:pPr>
        <w:pStyle w:val="ListParagraph"/>
        <w:numPr>
          <w:ilvl w:val="1"/>
          <w:numId w:val="113"/>
        </w:numPr>
      </w:pPr>
      <w:r>
        <w:t xml:space="preserve">Edit the final Set Variable block, as directed by the note on the </w:t>
      </w:r>
      <w:proofErr w:type="gramStart"/>
      <w:r>
        <w:t>workspace</w:t>
      </w:r>
      <w:proofErr w:type="gramEnd"/>
    </w:p>
    <w:p w14:paraId="68E747ED" w14:textId="18ED997C" w:rsidR="00102EFB" w:rsidRPr="00C675D2" w:rsidRDefault="00093625" w:rsidP="00093625">
      <w:pPr>
        <w:jc w:val="center"/>
      </w:pPr>
      <w:r w:rsidRPr="00093625">
        <w:rPr>
          <w:noProof/>
        </w:rPr>
        <w:drawing>
          <wp:inline distT="0" distB="0" distL="0" distR="0" wp14:anchorId="6E25F81F" wp14:editId="51B0A355">
            <wp:extent cx="2882743" cy="3190875"/>
            <wp:effectExtent l="0" t="0" r="0" b="0"/>
            <wp:docPr id="1878333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3392" name="Picture 1" descr="A screenshot of a computer screen&#10;&#10;Description automatically generated"/>
                    <pic:cNvPicPr/>
                  </pic:nvPicPr>
                  <pic:blipFill>
                    <a:blip r:embed="rId41"/>
                    <a:stretch>
                      <a:fillRect/>
                    </a:stretch>
                  </pic:blipFill>
                  <pic:spPr>
                    <a:xfrm>
                      <a:off x="0" y="0"/>
                      <a:ext cx="2884598" cy="3192929"/>
                    </a:xfrm>
                    <a:prstGeom prst="rect">
                      <a:avLst/>
                    </a:prstGeom>
                  </pic:spPr>
                </pic:pic>
              </a:graphicData>
            </a:graphic>
          </wp:inline>
        </w:drawing>
      </w:r>
    </w:p>
    <w:p w14:paraId="1202D3DE" w14:textId="77777777" w:rsidR="00C507C2" w:rsidRDefault="00102EFB" w:rsidP="00102EFB">
      <w:pPr>
        <w:pStyle w:val="ListParagraph"/>
        <w:numPr>
          <w:ilvl w:val="1"/>
          <w:numId w:val="113"/>
        </w:numPr>
      </w:pPr>
      <w:r>
        <w:t xml:space="preserve">Edit the parameters inside this block if required. </w:t>
      </w:r>
    </w:p>
    <w:p w14:paraId="414FDCD0" w14:textId="75F6A41D" w:rsidR="00102EFB" w:rsidRPr="0070781E" w:rsidRDefault="00102EFB" w:rsidP="00102EFB">
      <w:pPr>
        <w:pStyle w:val="ListParagraph"/>
        <w:numPr>
          <w:ilvl w:val="1"/>
          <w:numId w:val="113"/>
        </w:numPr>
      </w:pPr>
      <w:r>
        <w:t xml:space="preserve">Save and </w:t>
      </w:r>
      <w:proofErr w:type="gramStart"/>
      <w:r>
        <w:t>Commit</w:t>
      </w:r>
      <w:proofErr w:type="gramEnd"/>
      <w:r>
        <w:t xml:space="preserve"> the flow if changes were made</w:t>
      </w:r>
    </w:p>
    <w:p w14:paraId="2FD6FE5E" w14:textId="77777777" w:rsidR="00102EFB" w:rsidRDefault="00102EFB" w:rsidP="00102EFB"/>
    <w:p w14:paraId="65E917B7" w14:textId="77777777" w:rsidR="00102EFB" w:rsidRDefault="00102EFB" w:rsidP="00102EFB">
      <w:pPr>
        <w:rPr>
          <w:rFonts w:asciiTheme="majorHAnsi" w:eastAsiaTheme="majorEastAsia" w:hAnsiTheme="majorHAnsi" w:cstheme="majorBidi"/>
          <w:b/>
          <w:iCs/>
          <w:color w:val="282864"/>
          <w:sz w:val="24"/>
        </w:rPr>
      </w:pPr>
      <w:bookmarkStart w:id="106" w:name="_Toc130996340"/>
      <w:r>
        <w:br w:type="page"/>
      </w:r>
    </w:p>
    <w:p w14:paraId="3A3FB0D5" w14:textId="77777777" w:rsidR="00102EFB" w:rsidRPr="00950A27" w:rsidRDefault="00102EFB">
      <w:pPr>
        <w:pStyle w:val="Heading2"/>
        <w:pPrChange w:id="107" w:author="Jonathan Rogers" w:date="2023-02-08T14:45:00Z">
          <w:pPr>
            <w:numPr>
              <w:numId w:val="17"/>
            </w:numPr>
            <w:ind w:left="1440" w:hanging="360"/>
          </w:pPr>
        </w:pPrChange>
      </w:pPr>
      <w:bookmarkStart w:id="108" w:name="_Toc142058391"/>
      <w:bookmarkStart w:id="109" w:name="_Toc143171597"/>
      <w:r w:rsidRPr="00950A27">
        <w:lastRenderedPageBreak/>
        <w:t xml:space="preserve">Publish </w:t>
      </w:r>
      <w:r>
        <w:t xml:space="preserve">CORTEX </w:t>
      </w:r>
      <w:r w:rsidRPr="00950A27">
        <w:t>Flows</w:t>
      </w:r>
      <w:bookmarkEnd w:id="106"/>
      <w:bookmarkEnd w:id="108"/>
      <w:bookmarkEnd w:id="109"/>
    </w:p>
    <w:p w14:paraId="386F9DB1" w14:textId="77777777" w:rsidR="00102EFB" w:rsidRPr="00950A27" w:rsidRDefault="00102EFB" w:rsidP="00102EFB">
      <w:commentRangeStart w:id="110"/>
      <w:r w:rsidRPr="00950A27">
        <w:t>The flows then need to be added to a package and published to the server.</w:t>
      </w:r>
    </w:p>
    <w:p w14:paraId="2D015FA0" w14:textId="77777777" w:rsidR="00102EFB" w:rsidRPr="00950A27" w:rsidRDefault="00102EFB" w:rsidP="00C507C2">
      <w:pPr>
        <w:pStyle w:val="ListParagraph"/>
        <w:numPr>
          <w:ilvl w:val="0"/>
          <w:numId w:val="115"/>
        </w:numPr>
      </w:pPr>
      <w:r w:rsidRPr="00950A27">
        <w:t xml:space="preserve">In </w:t>
      </w:r>
      <w:r w:rsidRPr="00C507C2">
        <w:rPr>
          <w:rFonts w:cstheme="minorHAnsi"/>
        </w:rPr>
        <w:t xml:space="preserve">CORTEX </w:t>
      </w:r>
      <w:r w:rsidRPr="00950A27">
        <w:t xml:space="preserve">Gateway, click </w:t>
      </w:r>
      <w:ins w:id="111" w:author="Jonathan Rogers" w:date="2023-02-13T09:13:00Z">
        <w:r w:rsidRPr="00950A27">
          <w:t>‘</w:t>
        </w:r>
      </w:ins>
      <w:r w:rsidRPr="00950A27">
        <w:t>Settings</w:t>
      </w:r>
      <w:ins w:id="112" w:author="Jonathan Rogers" w:date="2023-02-13T09:13:00Z">
        <w:r w:rsidRPr="00950A27">
          <w:t>’,</w:t>
        </w:r>
      </w:ins>
      <w:del w:id="113" w:author="Jonathan Rogers" w:date="2023-02-13T09:13:00Z">
        <w:r w:rsidRPr="00950A27" w:rsidDel="00AD07C4">
          <w:delText xml:space="preserve"> &gt;</w:delText>
        </w:r>
      </w:del>
      <w:ins w:id="114" w:author="Jonathan Rogers" w:date="2023-02-13T09:13:00Z">
        <w:r w:rsidRPr="00950A27">
          <w:t xml:space="preserve"> then</w:t>
        </w:r>
      </w:ins>
      <w:r w:rsidRPr="00950A27">
        <w:t xml:space="preserve"> </w:t>
      </w:r>
      <w:ins w:id="115" w:author="Jonathan Rogers" w:date="2023-02-13T09:13:00Z">
        <w:r w:rsidRPr="00950A27">
          <w:t>‘</w:t>
        </w:r>
      </w:ins>
      <w:r w:rsidRPr="00950A27">
        <w:t>Packages’.</w:t>
      </w:r>
    </w:p>
    <w:p w14:paraId="28BE4C2D" w14:textId="77777777" w:rsidR="00102EFB" w:rsidRPr="00950A27" w:rsidRDefault="00102EFB" w:rsidP="00C507C2">
      <w:pPr>
        <w:pStyle w:val="ListParagraph"/>
        <w:numPr>
          <w:ilvl w:val="0"/>
          <w:numId w:val="115"/>
        </w:numPr>
      </w:pPr>
      <w:r w:rsidRPr="00950A27">
        <w:t>Select ‘Add Package Definition’ and enter a Package Name</w:t>
      </w:r>
    </w:p>
    <w:p w14:paraId="277D2607" w14:textId="77777777" w:rsidR="00102EFB" w:rsidRPr="00950A27" w:rsidRDefault="00102EFB" w:rsidP="00364BA3">
      <w:pPr>
        <w:pStyle w:val="ListParagraph"/>
        <w:numPr>
          <w:ilvl w:val="1"/>
          <w:numId w:val="115"/>
        </w:numPr>
      </w:pPr>
      <w:r w:rsidRPr="00950A27">
        <w:t xml:space="preserve">The </w:t>
      </w:r>
      <w:del w:id="116" w:author="Joe Lees" w:date="2023-02-02T14:50:00Z">
        <w:r w:rsidRPr="00950A27">
          <w:delText>suggested (</w:delText>
        </w:r>
      </w:del>
      <w:r w:rsidRPr="00950A27">
        <w:t>default</w:t>
      </w:r>
      <w:del w:id="117" w:author="Joe Lees" w:date="2023-02-02T14:50:00Z">
        <w:r w:rsidRPr="00950A27">
          <w:delText>)</w:delText>
        </w:r>
      </w:del>
      <w:r w:rsidRPr="00950A27">
        <w:t xml:space="preserve"> name is </w:t>
      </w:r>
      <w:ins w:id="118" w:author="Jonathan Rogers" w:date="2023-02-13T09:13:00Z">
        <w:r w:rsidRPr="00950A27">
          <w:t>‘</w:t>
        </w:r>
      </w:ins>
      <w:r w:rsidRPr="00950A27">
        <w:t>UserAccessManagement</w:t>
      </w:r>
      <w:ins w:id="119" w:author="Jonathan Rogers" w:date="2023-02-13T09:13:00Z">
        <w:r w:rsidRPr="00950A27">
          <w:t>’</w:t>
        </w:r>
      </w:ins>
      <w:r w:rsidRPr="00950A27">
        <w:t>, however any value can be entered.</w:t>
      </w:r>
    </w:p>
    <w:p w14:paraId="07289F8E" w14:textId="77777777" w:rsidR="00102EFB" w:rsidRPr="00950A27" w:rsidRDefault="00102EFB" w:rsidP="00364BA3">
      <w:pPr>
        <w:pStyle w:val="ListParagraph"/>
        <w:numPr>
          <w:ilvl w:val="1"/>
          <w:numId w:val="115"/>
        </w:numPr>
      </w:pPr>
      <w:r w:rsidRPr="00950A27">
        <w:t xml:space="preserve">If changing from default, the UamPackageName element of the </w:t>
      </w:r>
      <w:proofErr w:type="spellStart"/>
      <w:r w:rsidRPr="00950A27">
        <w:t>ConfigVariables</w:t>
      </w:r>
      <w:proofErr w:type="spellEnd"/>
      <w:r w:rsidRPr="00950A27">
        <w:t xml:space="preserve"> App Variable in AppGyver will need to be updated accordingly.</w:t>
      </w:r>
    </w:p>
    <w:p w14:paraId="3C7DC93A" w14:textId="77777777" w:rsidR="00102EFB" w:rsidRDefault="00102EFB" w:rsidP="00C507C2">
      <w:pPr>
        <w:pStyle w:val="ListParagraph"/>
        <w:numPr>
          <w:ilvl w:val="0"/>
          <w:numId w:val="115"/>
        </w:numPr>
      </w:pPr>
      <w:r w:rsidRPr="00950A27">
        <w:t>From the Flows panel below, select all the imported flows, along with any additional flows you might need with it.</w:t>
      </w:r>
    </w:p>
    <w:p w14:paraId="409D8A37" w14:textId="77777777" w:rsidR="00102EFB" w:rsidRDefault="00102EFB" w:rsidP="00C507C2">
      <w:pPr>
        <w:pStyle w:val="ListParagraph"/>
        <w:numPr>
          <w:ilvl w:val="1"/>
          <w:numId w:val="115"/>
        </w:numPr>
      </w:pPr>
      <w:r>
        <w:t>Note that these flows have a dependency on the Reliable Collections and PowerShell flows inside the Generic Flow Library group.</w:t>
      </w:r>
    </w:p>
    <w:p w14:paraId="76CC3924" w14:textId="77777777" w:rsidR="00102EFB" w:rsidRPr="00950A27" w:rsidRDefault="00102EFB" w:rsidP="00C507C2">
      <w:pPr>
        <w:pStyle w:val="ListParagraph"/>
        <w:numPr>
          <w:ilvl w:val="1"/>
          <w:numId w:val="115"/>
        </w:numPr>
      </w:pPr>
      <w:r>
        <w:t>These should be auto selected when creating the package for the first time; otherwise, ensure they also included.</w:t>
      </w:r>
    </w:p>
    <w:p w14:paraId="13B92021" w14:textId="77777777" w:rsidR="00102EFB" w:rsidRPr="00950A27" w:rsidRDefault="00102EFB" w:rsidP="00C507C2">
      <w:pPr>
        <w:pStyle w:val="ListParagraph"/>
        <w:numPr>
          <w:ilvl w:val="0"/>
          <w:numId w:val="115"/>
        </w:numPr>
      </w:pPr>
      <w:r w:rsidRPr="00950A27">
        <w:t>The core flows will be the User Access Management</w:t>
      </w:r>
      <w:r>
        <w:t xml:space="preserve">, </w:t>
      </w:r>
      <w:r w:rsidRPr="00C507C2">
        <w:rPr>
          <w:rFonts w:cstheme="minorHAnsi"/>
        </w:rPr>
        <w:t xml:space="preserve">CORTEX </w:t>
      </w:r>
      <w:r>
        <w:t>Interaction Portal</w:t>
      </w:r>
      <w:r w:rsidRPr="00950A27">
        <w:t xml:space="preserve"> </w:t>
      </w:r>
      <w:r>
        <w:t xml:space="preserve">and Process Management </w:t>
      </w:r>
      <w:r w:rsidRPr="00950A27">
        <w:t>group</w:t>
      </w:r>
      <w:r>
        <w:t>s</w:t>
      </w:r>
      <w:r w:rsidRPr="00950A27">
        <w:t>.</w:t>
      </w:r>
    </w:p>
    <w:p w14:paraId="401243D1" w14:textId="77777777" w:rsidR="00102EFB" w:rsidRDefault="00102EFB" w:rsidP="00C507C2">
      <w:pPr>
        <w:pStyle w:val="ListParagraph"/>
        <w:numPr>
          <w:ilvl w:val="0"/>
          <w:numId w:val="115"/>
        </w:numPr>
      </w:pPr>
      <w:r w:rsidRPr="00950A27">
        <w:t>Click Save, then when saved, click Publish.</w:t>
      </w:r>
      <w:commentRangeEnd w:id="110"/>
      <w:r w:rsidRPr="00950A27">
        <w:commentReference w:id="110"/>
      </w:r>
    </w:p>
    <w:p w14:paraId="17C07AC0" w14:textId="77777777" w:rsidR="00102EFB" w:rsidRDefault="00102EFB" w:rsidP="00102EFB"/>
    <w:p w14:paraId="4E31D8B6" w14:textId="77777777" w:rsidR="00102EFB" w:rsidRPr="00950A27" w:rsidRDefault="00102EFB">
      <w:pPr>
        <w:pStyle w:val="Heading2"/>
        <w:pPrChange w:id="120" w:author="Jonathan Rogers" w:date="2023-02-08T14:45:00Z">
          <w:pPr>
            <w:numPr>
              <w:numId w:val="17"/>
            </w:numPr>
            <w:ind w:left="1440" w:hanging="360"/>
          </w:pPr>
        </w:pPrChange>
      </w:pPr>
      <w:bookmarkStart w:id="121" w:name="_Toc142058392"/>
      <w:bookmarkStart w:id="122" w:name="_Toc143171598"/>
      <w:r>
        <w:t>Setup OAuth Published for Flows</w:t>
      </w:r>
      <w:bookmarkEnd w:id="121"/>
      <w:bookmarkEnd w:id="122"/>
    </w:p>
    <w:p w14:paraId="6953AA76" w14:textId="77777777" w:rsidR="00102EFB" w:rsidRDefault="00102EFB" w:rsidP="00102EFB">
      <w:r>
        <w:t>If using OAuth (as set in the AppGyver Config Object variable), the configuration must be setup within the published Package.</w:t>
      </w:r>
    </w:p>
    <w:p w14:paraId="49BF63BB" w14:textId="77777777" w:rsidR="00102EFB" w:rsidRDefault="00102EFB" w:rsidP="00C507C2">
      <w:pPr>
        <w:pStyle w:val="ListParagraph"/>
        <w:numPr>
          <w:ilvl w:val="0"/>
          <w:numId w:val="116"/>
        </w:numPr>
      </w:pPr>
      <w:r w:rsidRPr="00950A27">
        <w:t xml:space="preserve">In </w:t>
      </w:r>
      <w:r>
        <w:t xml:space="preserve">CORTEX </w:t>
      </w:r>
      <w:r w:rsidRPr="00950A27">
        <w:t xml:space="preserve">Gateway, click </w:t>
      </w:r>
      <w:ins w:id="123" w:author="Jonathan Rogers" w:date="2023-02-13T09:13:00Z">
        <w:r w:rsidRPr="00950A27">
          <w:t>‘</w:t>
        </w:r>
      </w:ins>
      <w:r w:rsidRPr="00950A27">
        <w:t>Settings</w:t>
      </w:r>
      <w:ins w:id="124" w:author="Jonathan Rogers" w:date="2023-02-13T09:13:00Z">
        <w:r w:rsidRPr="00950A27">
          <w:t>’,</w:t>
        </w:r>
      </w:ins>
      <w:del w:id="125" w:author="Jonathan Rogers" w:date="2023-02-13T09:13:00Z">
        <w:r w:rsidRPr="00950A27" w:rsidDel="00AD07C4">
          <w:delText xml:space="preserve"> &gt;</w:delText>
        </w:r>
      </w:del>
      <w:ins w:id="126" w:author="Jonathan Rogers" w:date="2023-02-13T09:13:00Z">
        <w:r w:rsidRPr="00950A27">
          <w:t xml:space="preserve"> then</w:t>
        </w:r>
      </w:ins>
      <w:r w:rsidRPr="00950A27">
        <w:t xml:space="preserve"> </w:t>
      </w:r>
      <w:ins w:id="127" w:author="Jonathan Rogers" w:date="2023-02-13T09:13:00Z">
        <w:r w:rsidRPr="00950A27">
          <w:t>‘</w:t>
        </w:r>
      </w:ins>
      <w:r w:rsidRPr="00950A27">
        <w:t>Packages’.</w:t>
      </w:r>
    </w:p>
    <w:p w14:paraId="4E61E83B" w14:textId="77777777" w:rsidR="00102EFB" w:rsidRDefault="00102EFB" w:rsidP="00C507C2">
      <w:pPr>
        <w:pStyle w:val="ListParagraph"/>
        <w:numPr>
          <w:ilvl w:val="0"/>
          <w:numId w:val="116"/>
        </w:numPr>
      </w:pPr>
      <w:r>
        <w:t>Select the package and version which you have just published.</w:t>
      </w:r>
    </w:p>
    <w:p w14:paraId="1D16FD79" w14:textId="77777777" w:rsidR="00102EFB" w:rsidRDefault="00102EFB" w:rsidP="00C507C2">
      <w:pPr>
        <w:pStyle w:val="ListParagraph"/>
        <w:numPr>
          <w:ilvl w:val="0"/>
          <w:numId w:val="116"/>
        </w:numPr>
      </w:pPr>
      <w:r>
        <w:t>Select the ‘Authorisation’ tab below the top grid.</w:t>
      </w:r>
    </w:p>
    <w:p w14:paraId="1606BCDD" w14:textId="77777777" w:rsidR="00102EFB" w:rsidRDefault="00102EFB" w:rsidP="00C507C2">
      <w:pPr>
        <w:pStyle w:val="ListParagraph"/>
        <w:numPr>
          <w:ilvl w:val="1"/>
          <w:numId w:val="116"/>
        </w:numPr>
      </w:pPr>
      <w:r>
        <w:t>If an error is shown while trying to load this, go to Settings &gt; LDAP Connection and ensure this is configured / re-configure.</w:t>
      </w:r>
    </w:p>
    <w:p w14:paraId="1B881CB7" w14:textId="77777777" w:rsidR="00102EFB" w:rsidRDefault="00102EFB" w:rsidP="00C507C2">
      <w:pPr>
        <w:pStyle w:val="ListParagraph"/>
        <w:numPr>
          <w:ilvl w:val="0"/>
          <w:numId w:val="116"/>
        </w:numPr>
      </w:pPr>
      <w:r>
        <w:t>Select the relevant AD Groups which should have access to run these flows (</w:t>
      </w:r>
      <w:proofErr w:type="gramStart"/>
      <w:r>
        <w:t>i.e.</w:t>
      </w:r>
      <w:proofErr w:type="gramEnd"/>
      <w:r>
        <w:t xml:space="preserve"> the groups who should have access to the </w:t>
      </w:r>
      <w:r w:rsidRPr="00C507C2">
        <w:rPr>
          <w:rFonts w:cstheme="minorHAnsi"/>
        </w:rPr>
        <w:t xml:space="preserve">CORTEX </w:t>
      </w:r>
      <w:r>
        <w:t>Interaction Portal).</w:t>
      </w:r>
    </w:p>
    <w:p w14:paraId="4FC25552" w14:textId="77777777" w:rsidR="00102EFB" w:rsidRDefault="00102EFB" w:rsidP="00C507C2">
      <w:pPr>
        <w:pStyle w:val="ListParagraph"/>
        <w:numPr>
          <w:ilvl w:val="1"/>
          <w:numId w:val="116"/>
        </w:numPr>
      </w:pPr>
      <w:r>
        <w:t>These should match the AD Groups who will be given Admin or User access to the portal).</w:t>
      </w:r>
    </w:p>
    <w:p w14:paraId="6D501782" w14:textId="77777777" w:rsidR="00102EFB" w:rsidRDefault="00102EFB" w:rsidP="00C507C2">
      <w:pPr>
        <w:pStyle w:val="ListParagraph"/>
        <w:numPr>
          <w:ilvl w:val="0"/>
          <w:numId w:val="116"/>
        </w:numPr>
      </w:pPr>
      <w:r>
        <w:t>Click Save.</w:t>
      </w:r>
    </w:p>
    <w:p w14:paraId="638248E1" w14:textId="03186F79" w:rsidR="00102EFB" w:rsidRDefault="00102EFB" w:rsidP="00102EFB">
      <w:pPr>
        <w:pStyle w:val="WeAreCORTEXEmphasis"/>
      </w:pPr>
      <w:r>
        <w:t>Note that the CORTEX OAuth endpoint uses the LDAP Server configured during installation.</w:t>
      </w:r>
    </w:p>
    <w:p w14:paraId="1832CD96" w14:textId="77777777" w:rsidR="00102EFB" w:rsidRDefault="00102EFB" w:rsidP="00BA1453">
      <w:pPr>
        <w:pStyle w:val="Heading2"/>
      </w:pPr>
      <w:bookmarkStart w:id="128" w:name="_Toc142058393"/>
      <w:bookmarkStart w:id="129" w:name="_Toc143171599"/>
      <w:r>
        <w:lastRenderedPageBreak/>
        <w:t>Initialise Shared Data (Reliable Collections)</w:t>
      </w:r>
      <w:bookmarkEnd w:id="128"/>
      <w:bookmarkEnd w:id="129"/>
    </w:p>
    <w:p w14:paraId="7005B1E8" w14:textId="77777777" w:rsidR="00102EFB" w:rsidRDefault="00102EFB" w:rsidP="00102EFB">
      <w:pPr>
        <w:pStyle w:val="WeAreCORTEXEmphasis"/>
      </w:pPr>
      <w:r>
        <w:t>Note that in a High Availability cluster, this only needs to be done once on one of the servers within the cluster.</w:t>
      </w:r>
    </w:p>
    <w:p w14:paraId="2586F6E3" w14:textId="546FE5C9" w:rsidR="00102EFB" w:rsidRDefault="00102EFB" w:rsidP="00102EFB">
      <w:pPr>
        <w:pStyle w:val="WeAreCORTEXEmphasis"/>
      </w:pPr>
      <w:r>
        <w:t>This will initialise data for all components of the CORTEX Interaction Portal. If the Process Management feature is not being installed, the collection will be initialised but can be ignored</w:t>
      </w:r>
      <w:r w:rsidR="00035B61">
        <w:t>.</w:t>
      </w:r>
    </w:p>
    <w:p w14:paraId="45BA21A1" w14:textId="5E469285" w:rsidR="00102EFB" w:rsidRDefault="00102EFB" w:rsidP="00102EFB">
      <w:pPr>
        <w:pStyle w:val="WeAreCORTEXEmphasis"/>
      </w:pPr>
      <w:r>
        <w:t xml:space="preserve">Note that this needs to be run on an application node, </w:t>
      </w:r>
      <w:proofErr w:type="gramStart"/>
      <w:r>
        <w:t>i.e.</w:t>
      </w:r>
      <w:proofErr w:type="gramEnd"/>
      <w:r>
        <w:t xml:space="preserve"> a server hosting Service Fabric and CORTEX, in an HA scenario</w:t>
      </w:r>
      <w:r w:rsidR="00035B61">
        <w:t>.</w:t>
      </w:r>
    </w:p>
    <w:p w14:paraId="10A8FC0D" w14:textId="77777777" w:rsidR="00102EFB" w:rsidRDefault="00102EFB" w:rsidP="00102EFB">
      <w:r>
        <w:t>The steps to initialise the shared data collections and configuration depend on the installation requirements:</w:t>
      </w:r>
    </w:p>
    <w:p w14:paraId="3DDA3B0A" w14:textId="77777777" w:rsidR="00102EFB" w:rsidRDefault="00102EFB" w:rsidP="00C507C2">
      <w:pPr>
        <w:pStyle w:val="ListParagraph"/>
        <w:numPr>
          <w:ilvl w:val="0"/>
          <w:numId w:val="117"/>
        </w:numPr>
      </w:pPr>
      <w:r>
        <w:t>New Development System (with examples)</w:t>
      </w:r>
    </w:p>
    <w:p w14:paraId="7817D0F0" w14:textId="77777777" w:rsidR="00102EFB" w:rsidRDefault="00102EFB" w:rsidP="00C507C2">
      <w:pPr>
        <w:pStyle w:val="ListParagraph"/>
        <w:numPr>
          <w:ilvl w:val="1"/>
          <w:numId w:val="117"/>
        </w:numPr>
      </w:pPr>
      <w:r>
        <w:t xml:space="preserve">In this scenario, the demo files should be imported to create the example Service Requests and Processes </w:t>
      </w:r>
    </w:p>
    <w:p w14:paraId="44B76D04" w14:textId="77777777" w:rsidR="00102EFB" w:rsidRDefault="00102EFB" w:rsidP="00C507C2">
      <w:pPr>
        <w:pStyle w:val="ListParagraph"/>
        <w:numPr>
          <w:ilvl w:val="1"/>
          <w:numId w:val="117"/>
        </w:numPr>
      </w:pPr>
      <w:r>
        <w:t>See ‘</w:t>
      </w:r>
      <w:r w:rsidRPr="00C507C2">
        <w:rPr>
          <w:b/>
          <w:bCs/>
        </w:rPr>
        <w:t>Import Data’</w:t>
      </w:r>
      <w:r>
        <w:t xml:space="preserve"> section, referencing the provided example JSON files.</w:t>
      </w:r>
    </w:p>
    <w:p w14:paraId="4BDE0699" w14:textId="5B3CF5D6" w:rsidR="00102EFB" w:rsidRDefault="00102EFB" w:rsidP="00C507C2">
      <w:pPr>
        <w:pStyle w:val="ListParagraph"/>
        <w:numPr>
          <w:ilvl w:val="0"/>
          <w:numId w:val="117"/>
        </w:numPr>
      </w:pPr>
      <w:r>
        <w:t>New Blank System</w:t>
      </w:r>
      <w:r w:rsidR="00035B61">
        <w:t xml:space="preserve"> (no example data)</w:t>
      </w:r>
    </w:p>
    <w:p w14:paraId="1FAFF4C0" w14:textId="77777777" w:rsidR="00102EFB" w:rsidRDefault="00102EFB" w:rsidP="00C507C2">
      <w:pPr>
        <w:pStyle w:val="ListParagraph"/>
        <w:numPr>
          <w:ilvl w:val="1"/>
          <w:numId w:val="117"/>
        </w:numPr>
      </w:pPr>
      <w:r>
        <w:t>In this scenario, the demo files should not be imported. This means that no Service Requests or Process Configuration will be created.</w:t>
      </w:r>
    </w:p>
    <w:p w14:paraId="3C4D2312" w14:textId="77777777" w:rsidR="00102EFB" w:rsidRDefault="00102EFB" w:rsidP="00C507C2">
      <w:pPr>
        <w:pStyle w:val="ListParagraph"/>
        <w:numPr>
          <w:ilvl w:val="1"/>
          <w:numId w:val="117"/>
        </w:numPr>
      </w:pPr>
      <w:r>
        <w:t>See ‘</w:t>
      </w:r>
      <w:r w:rsidRPr="00C507C2">
        <w:rPr>
          <w:b/>
          <w:bCs/>
        </w:rPr>
        <w:t>Initialise Data’</w:t>
      </w:r>
      <w:r>
        <w:t xml:space="preserve"> section.</w:t>
      </w:r>
    </w:p>
    <w:p w14:paraId="764741A7" w14:textId="77777777" w:rsidR="00102EFB" w:rsidRDefault="00102EFB" w:rsidP="00C507C2">
      <w:pPr>
        <w:pStyle w:val="ListParagraph"/>
        <w:numPr>
          <w:ilvl w:val="0"/>
          <w:numId w:val="117"/>
        </w:numPr>
      </w:pPr>
      <w:r>
        <w:t>Migrated System (</w:t>
      </w:r>
      <w:proofErr w:type="gramStart"/>
      <w:r>
        <w:t>e.g.</w:t>
      </w:r>
      <w:proofErr w:type="gramEnd"/>
      <w:r>
        <w:t xml:space="preserve"> new environment, Dev &gt; Test, Test &gt; Prod)</w:t>
      </w:r>
    </w:p>
    <w:p w14:paraId="26AE94E3" w14:textId="77777777" w:rsidR="00102EFB" w:rsidRDefault="00102EFB" w:rsidP="00C507C2">
      <w:pPr>
        <w:pStyle w:val="ListParagraph"/>
        <w:numPr>
          <w:ilvl w:val="1"/>
          <w:numId w:val="117"/>
        </w:numPr>
      </w:pPr>
      <w:r>
        <w:t>In this scenario, data needs to be exported from an existing system first.</w:t>
      </w:r>
    </w:p>
    <w:p w14:paraId="12928DA0" w14:textId="77777777" w:rsidR="00102EFB" w:rsidRDefault="00102EFB" w:rsidP="00C507C2">
      <w:pPr>
        <w:pStyle w:val="ListParagraph"/>
        <w:numPr>
          <w:ilvl w:val="1"/>
          <w:numId w:val="117"/>
        </w:numPr>
      </w:pPr>
      <w:r>
        <w:t>This data will then be imported to the new system.</w:t>
      </w:r>
    </w:p>
    <w:p w14:paraId="1B4FFFB4" w14:textId="77777777" w:rsidR="00102EFB" w:rsidRDefault="00102EFB" w:rsidP="00C507C2">
      <w:pPr>
        <w:pStyle w:val="ListParagraph"/>
        <w:numPr>
          <w:ilvl w:val="1"/>
          <w:numId w:val="117"/>
        </w:numPr>
      </w:pPr>
      <w:r>
        <w:t>See ‘</w:t>
      </w:r>
      <w:r w:rsidRPr="00C507C2">
        <w:rPr>
          <w:b/>
          <w:bCs/>
        </w:rPr>
        <w:t>Export Data from Existing System’</w:t>
      </w:r>
      <w:r>
        <w:t xml:space="preserve"> and ‘</w:t>
      </w:r>
      <w:r w:rsidRPr="00C507C2">
        <w:rPr>
          <w:b/>
          <w:bCs/>
        </w:rPr>
        <w:t>Import Data’</w:t>
      </w:r>
      <w:r>
        <w:t xml:space="preserve"> sections.</w:t>
      </w:r>
    </w:p>
    <w:p w14:paraId="6711684A" w14:textId="77777777" w:rsidR="00102EFB" w:rsidRDefault="00102EFB" w:rsidP="00102EFB">
      <w:r>
        <w:t>Based on the above, follow the relevant sections below.</w:t>
      </w:r>
    </w:p>
    <w:p w14:paraId="21DADF2A" w14:textId="77777777" w:rsidR="00102EFB" w:rsidRDefault="00102EFB" w:rsidP="00102EFB"/>
    <w:p w14:paraId="64B00088" w14:textId="77777777" w:rsidR="00102EFB" w:rsidRDefault="00102EFB" w:rsidP="00102EFB">
      <w:pPr>
        <w:pStyle w:val="Heading3"/>
      </w:pPr>
      <w:r>
        <w:t>Export Data from Existing System</w:t>
      </w:r>
    </w:p>
    <w:p w14:paraId="4F115D0A" w14:textId="77777777" w:rsidR="00102EFB" w:rsidRPr="00D2165F" w:rsidRDefault="00102EFB" w:rsidP="00102EFB">
      <w:r w:rsidRPr="00D2165F">
        <w:t>To run the script, complete the following steps</w:t>
      </w:r>
      <w:r>
        <w:t xml:space="preserve"> on an existing CORTEX Application node</w:t>
      </w:r>
      <w:r w:rsidRPr="00D2165F">
        <w:t>.</w:t>
      </w:r>
    </w:p>
    <w:p w14:paraId="682B173B" w14:textId="033A7ABB" w:rsidR="00102EFB" w:rsidRPr="00D2165F" w:rsidRDefault="00102EFB" w:rsidP="00BA1453">
      <w:pPr>
        <w:pStyle w:val="ListParagraph"/>
        <w:numPr>
          <w:ilvl w:val="0"/>
          <w:numId w:val="118"/>
        </w:numPr>
      </w:pPr>
      <w:r w:rsidRPr="00D2165F">
        <w:t>Copy the package obtained in Section 2.</w:t>
      </w:r>
      <w:r w:rsidR="003E216D">
        <w:t>2</w:t>
      </w:r>
      <w:r w:rsidRPr="00D2165F">
        <w:t xml:space="preserve"> to a server where the CIP is to be installed.</w:t>
      </w:r>
    </w:p>
    <w:p w14:paraId="58272107" w14:textId="77777777" w:rsidR="00102EFB" w:rsidRPr="00D2165F" w:rsidRDefault="00102EFB" w:rsidP="00BA1453">
      <w:pPr>
        <w:pStyle w:val="ListParagraph"/>
        <w:numPr>
          <w:ilvl w:val="0"/>
          <w:numId w:val="118"/>
        </w:numPr>
      </w:pPr>
      <w:r w:rsidRPr="00D2165F">
        <w:t>If it has not been unzipped, unzip it to a suitable location.</w:t>
      </w:r>
    </w:p>
    <w:p w14:paraId="702AE747" w14:textId="77777777" w:rsidR="00102EFB" w:rsidRPr="00D2165F" w:rsidRDefault="00102EFB" w:rsidP="00BA1453">
      <w:pPr>
        <w:pStyle w:val="ListParagraph"/>
        <w:numPr>
          <w:ilvl w:val="0"/>
          <w:numId w:val="118"/>
        </w:numPr>
      </w:pPr>
      <w:r w:rsidRPr="00D2165F">
        <w:t xml:space="preserve">Open Windows PowerShell ISE </w:t>
      </w:r>
      <w:r w:rsidRPr="00BA1453">
        <w:rPr>
          <w:b/>
          <w:bCs/>
        </w:rPr>
        <w:t>as an administrator</w:t>
      </w:r>
    </w:p>
    <w:p w14:paraId="38F7718D" w14:textId="7C123637" w:rsidR="00102EFB" w:rsidRPr="00D2165F" w:rsidRDefault="00102EFB" w:rsidP="00BA1453">
      <w:pPr>
        <w:pStyle w:val="ListParagraph"/>
        <w:numPr>
          <w:ilvl w:val="0"/>
          <w:numId w:val="118"/>
        </w:numPr>
      </w:pPr>
      <w:r w:rsidRPr="00D2165F">
        <w:t xml:space="preserve">In the PowerShell window, run the following to navigate to the </w:t>
      </w:r>
      <w:r w:rsidR="003025A8">
        <w:t xml:space="preserve">‘Cortex Interaction Portal’ </w:t>
      </w:r>
      <w:r w:rsidRPr="00D2165F">
        <w:t>directory where the file was unzipped:</w:t>
      </w:r>
    </w:p>
    <w:p w14:paraId="07CBF14A" w14:textId="77777777" w:rsidR="00102EFB" w:rsidRPr="002C1170" w:rsidRDefault="00102EFB" w:rsidP="00102EFB">
      <w:pPr>
        <w:pStyle w:val="Style1"/>
      </w:pPr>
      <w:r w:rsidRPr="008C0F55">
        <w:t>cd "</w:t>
      </w:r>
      <w:r w:rsidRPr="002C1170">
        <w:t>&lt;file path&gt;</w:t>
      </w:r>
      <w:r w:rsidRPr="008C0F55">
        <w:t>\Cortex</w:t>
      </w:r>
      <w:r>
        <w:t xml:space="preserve"> </w:t>
      </w:r>
      <w:r w:rsidRPr="008C0F55">
        <w:t>Interaction</w:t>
      </w:r>
      <w:r>
        <w:t xml:space="preserve"> </w:t>
      </w:r>
      <w:r w:rsidRPr="008C0F55">
        <w:t>Portal"</w:t>
      </w:r>
    </w:p>
    <w:p w14:paraId="35F446CD" w14:textId="77777777" w:rsidR="00102EFB" w:rsidRPr="00D2165F" w:rsidRDefault="00102EFB" w:rsidP="00102EFB"/>
    <w:p w14:paraId="774CF2AC" w14:textId="77777777" w:rsidR="00102EFB" w:rsidRDefault="00102EFB" w:rsidP="00102EFB">
      <w:r w:rsidRPr="00D2165F">
        <w:lastRenderedPageBreak/>
        <w:t>For example:</w:t>
      </w:r>
    </w:p>
    <w:p w14:paraId="0B11FA16" w14:textId="11CC871C" w:rsidR="003025A8" w:rsidRPr="002C1170" w:rsidRDefault="003025A8" w:rsidP="003025A8">
      <w:pPr>
        <w:pStyle w:val="Style1"/>
      </w:pPr>
      <w:r w:rsidRPr="008C0F55">
        <w:t>cd "</w:t>
      </w:r>
      <w:r>
        <w:t>C:\Install\</w:t>
      </w:r>
      <w:r w:rsidR="00F7397E" w:rsidRPr="00C06F75">
        <w:t>Cortex Innovation 2023.</w:t>
      </w:r>
      <w:r w:rsidR="00F7397E">
        <w:t>7</w:t>
      </w:r>
      <w:r w:rsidR="00F7397E" w:rsidRPr="00C06F75">
        <w:t xml:space="preserve"> - Interaction Portal</w:t>
      </w:r>
      <w:r>
        <w:t>\</w:t>
      </w:r>
      <w:r w:rsidRPr="008C0F55">
        <w:t>Cortex</w:t>
      </w:r>
      <w:r>
        <w:t xml:space="preserve"> </w:t>
      </w:r>
      <w:r w:rsidRPr="008C0F55">
        <w:t>Interaction</w:t>
      </w:r>
      <w:r>
        <w:t xml:space="preserve"> </w:t>
      </w:r>
      <w:r w:rsidRPr="008C0F55">
        <w:t>Portal"</w:t>
      </w:r>
    </w:p>
    <w:p w14:paraId="5E06A645" w14:textId="3C04ED08" w:rsidR="00102EFB" w:rsidRPr="00D2165F" w:rsidRDefault="00102EFB" w:rsidP="00102EFB"/>
    <w:p w14:paraId="40259396" w14:textId="77777777" w:rsidR="00102EFB" w:rsidRPr="00D2165F" w:rsidRDefault="00102EFB" w:rsidP="00BA1453">
      <w:pPr>
        <w:pStyle w:val="ListParagraph"/>
        <w:numPr>
          <w:ilvl w:val="0"/>
          <w:numId w:val="118"/>
        </w:numPr>
      </w:pPr>
      <w:r w:rsidRPr="00D2165F">
        <w:t>In the script window, paste the following:</w:t>
      </w:r>
    </w:p>
    <w:p w14:paraId="7C9BB841" w14:textId="77777777" w:rsidR="00102EFB" w:rsidRPr="00D2165F" w:rsidRDefault="00102EFB" w:rsidP="00BA1453">
      <w:pPr>
        <w:pStyle w:val="Style1"/>
      </w:pPr>
      <w:r w:rsidRPr="00D2165F">
        <w:t>.\</w:t>
      </w:r>
      <w:r>
        <w:t>Export.Shared.Data.RC</w:t>
      </w:r>
      <w:r w:rsidRPr="00D2165F">
        <w:t>.ps1 `</w:t>
      </w:r>
    </w:p>
    <w:p w14:paraId="7CF8A2DA" w14:textId="77777777" w:rsidR="00102EFB" w:rsidRPr="00D2165F" w:rsidRDefault="00102EFB" w:rsidP="00BA1453">
      <w:pPr>
        <w:pStyle w:val="Style1"/>
      </w:pPr>
      <w:r w:rsidRPr="00D2165F">
        <w:t>-</w:t>
      </w:r>
      <w:r>
        <w:t>URL</w:t>
      </w:r>
      <w:r w:rsidRPr="00D2165F">
        <w:t xml:space="preserve"> "</w:t>
      </w:r>
      <w:r>
        <w:t>https://server.domain.com</w:t>
      </w:r>
      <w:r w:rsidRPr="00D2165F">
        <w:t>" `</w:t>
      </w:r>
    </w:p>
    <w:p w14:paraId="698C6E2B" w14:textId="77777777" w:rsidR="00102EFB" w:rsidRPr="00D2165F" w:rsidRDefault="00102EFB" w:rsidP="00BA1453">
      <w:pPr>
        <w:pStyle w:val="Style1"/>
      </w:pPr>
      <w:r w:rsidRPr="00D2165F">
        <w:t>-</w:t>
      </w:r>
      <w:r>
        <w:t xml:space="preserve">Port </w:t>
      </w:r>
      <w:r w:rsidRPr="00D2165F">
        <w:t>"</w:t>
      </w:r>
      <w:r>
        <w:t>8722</w:t>
      </w:r>
      <w:r w:rsidRPr="00D2165F">
        <w:t>" `</w:t>
      </w:r>
    </w:p>
    <w:p w14:paraId="4B6B53E4" w14:textId="77777777" w:rsidR="00102EFB" w:rsidRPr="00D2165F" w:rsidRDefault="00102EFB" w:rsidP="00BA1453">
      <w:pPr>
        <w:pStyle w:val="Style1"/>
      </w:pPr>
      <w:r w:rsidRPr="00D2165F">
        <w:t>-</w:t>
      </w:r>
      <w:r>
        <w:t xml:space="preserve">Username </w:t>
      </w:r>
      <w:r w:rsidRPr="00D2165F">
        <w:t>"</w:t>
      </w:r>
      <w:proofErr w:type="spellStart"/>
      <w:r>
        <w:t>BasicAuthUser</w:t>
      </w:r>
      <w:proofErr w:type="spellEnd"/>
      <w:r w:rsidRPr="00D2165F">
        <w:t>" `</w:t>
      </w:r>
    </w:p>
    <w:p w14:paraId="6F7E3DB9" w14:textId="77777777" w:rsidR="00102EFB" w:rsidRDefault="00102EFB" w:rsidP="00BA1453">
      <w:pPr>
        <w:pStyle w:val="Style1"/>
      </w:pPr>
      <w:r w:rsidRPr="00D2165F">
        <w:t>-</w:t>
      </w:r>
      <w:r>
        <w:t xml:space="preserve">Password </w:t>
      </w:r>
      <w:r w:rsidRPr="00D2165F">
        <w:t>"</w:t>
      </w:r>
      <w:r>
        <w:t>&lt;password&gt;</w:t>
      </w:r>
      <w:r w:rsidRPr="00D2165F">
        <w:t>" `</w:t>
      </w:r>
    </w:p>
    <w:p w14:paraId="5912D1A0" w14:textId="77777777" w:rsidR="00102EFB" w:rsidRPr="00D2165F" w:rsidRDefault="00102EFB" w:rsidP="00BA1453">
      <w:pPr>
        <w:pStyle w:val="Style1"/>
      </w:pPr>
      <w:r w:rsidRPr="00D2165F">
        <w:t>-</w:t>
      </w:r>
      <w:r>
        <w:t>Tenant</w:t>
      </w:r>
      <w:r w:rsidRPr="00D2165F">
        <w:t xml:space="preserve"> "</w:t>
      </w:r>
      <w:r>
        <w:t>default</w:t>
      </w:r>
      <w:r w:rsidRPr="00D2165F">
        <w:t>" `</w:t>
      </w:r>
    </w:p>
    <w:p w14:paraId="4200C4DC" w14:textId="77777777" w:rsidR="00102EFB" w:rsidRPr="00D2165F" w:rsidRDefault="00102EFB" w:rsidP="00BA1453">
      <w:pPr>
        <w:pStyle w:val="Style1"/>
      </w:pPr>
      <w:r w:rsidRPr="00D2165F">
        <w:t>-</w:t>
      </w:r>
      <w:r>
        <w:t xml:space="preserve">Environment </w:t>
      </w:r>
      <w:r w:rsidRPr="00D2165F">
        <w:t>"</w:t>
      </w:r>
      <w:r>
        <w:t>default</w:t>
      </w:r>
      <w:r w:rsidRPr="00D2165F">
        <w:t>" `</w:t>
      </w:r>
    </w:p>
    <w:p w14:paraId="328D0EAE" w14:textId="77777777" w:rsidR="00102EFB" w:rsidRPr="00D2165F" w:rsidRDefault="00102EFB" w:rsidP="00BA1453">
      <w:pPr>
        <w:pStyle w:val="Style1"/>
      </w:pPr>
      <w:r w:rsidRPr="00D2165F">
        <w:t>-</w:t>
      </w:r>
      <w:proofErr w:type="spellStart"/>
      <w:r>
        <w:t>ExportDirectory</w:t>
      </w:r>
      <w:proofErr w:type="spellEnd"/>
      <w:r>
        <w:t xml:space="preserve"> </w:t>
      </w:r>
      <w:r w:rsidRPr="00D2165F">
        <w:t>"</w:t>
      </w:r>
      <w:r>
        <w:t>C:\Temp</w:t>
      </w:r>
      <w:r w:rsidRPr="00D2165F">
        <w:t xml:space="preserve">" </w:t>
      </w:r>
    </w:p>
    <w:p w14:paraId="6878EC1F" w14:textId="77777777" w:rsidR="00102EFB" w:rsidRPr="00D2165F" w:rsidRDefault="00102EFB" w:rsidP="00BA1453">
      <w:pPr>
        <w:pStyle w:val="ListParagraph"/>
        <w:numPr>
          <w:ilvl w:val="0"/>
          <w:numId w:val="118"/>
        </w:numPr>
      </w:pPr>
      <w:r w:rsidRPr="00D2165F">
        <w:t>Update any parameters as necessary.</w:t>
      </w:r>
    </w:p>
    <w:tbl>
      <w:tblPr>
        <w:tblStyle w:val="TableProfessional"/>
        <w:tblW w:w="9064" w:type="dxa"/>
        <w:tblLook w:val="04A0" w:firstRow="1" w:lastRow="0" w:firstColumn="1" w:lastColumn="0" w:noHBand="0" w:noVBand="1"/>
      </w:tblPr>
      <w:tblGrid>
        <w:gridCol w:w="2591"/>
        <w:gridCol w:w="2930"/>
        <w:gridCol w:w="3543"/>
      </w:tblGrid>
      <w:tr w:rsidR="00102EFB" w:rsidRPr="00DE49CB" w14:paraId="4F38AF7A"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020742F9" w14:textId="77777777" w:rsidR="00102EFB" w:rsidRPr="009E55CF" w:rsidRDefault="00102EFB" w:rsidP="00102EFB">
            <w:r w:rsidRPr="009E55CF">
              <w:t>Parameter Name</w:t>
            </w:r>
          </w:p>
        </w:tc>
        <w:tc>
          <w:tcPr>
            <w:tcW w:w="2930" w:type="dxa"/>
          </w:tcPr>
          <w:p w14:paraId="6BA0F889"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Description</w:t>
            </w:r>
          </w:p>
        </w:tc>
        <w:tc>
          <w:tcPr>
            <w:tcW w:w="3543" w:type="dxa"/>
          </w:tcPr>
          <w:p w14:paraId="196B94D0"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Example</w:t>
            </w:r>
          </w:p>
        </w:tc>
      </w:tr>
      <w:tr w:rsidR="00102EFB" w:rsidRPr="00DE49CB" w14:paraId="39B6171E"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CB0B2D6" w14:textId="77777777" w:rsidR="00102EFB" w:rsidRPr="009E55CF" w:rsidRDefault="00102EFB" w:rsidP="00102EFB">
            <w:r>
              <w:t>URL</w:t>
            </w:r>
          </w:p>
        </w:tc>
        <w:tc>
          <w:tcPr>
            <w:tcW w:w="2930" w:type="dxa"/>
          </w:tcPr>
          <w:p w14:paraId="31C99B94"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URL for CORTEX</w:t>
            </w:r>
            <w:r w:rsidRPr="00BC1BB7">
              <w:t xml:space="preserve"> </w:t>
            </w:r>
            <w:r>
              <w:t>/ Reliable Collections. For HA solutions, this should be one of the servers in the cluster</w:t>
            </w:r>
          </w:p>
        </w:tc>
        <w:tc>
          <w:tcPr>
            <w:tcW w:w="3543" w:type="dxa"/>
          </w:tcPr>
          <w:p w14:paraId="1E623C75"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294ACE">
              <w:t>https://server.domain.com</w:t>
            </w:r>
          </w:p>
        </w:tc>
      </w:tr>
      <w:tr w:rsidR="00102EFB" w:rsidRPr="00DE49CB" w14:paraId="3AF0C027"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19A19FBC" w14:textId="77777777" w:rsidR="00102EFB" w:rsidRPr="009E55CF" w:rsidRDefault="00102EFB" w:rsidP="00102EFB">
            <w:r>
              <w:t>Port</w:t>
            </w:r>
          </w:p>
        </w:tc>
        <w:tc>
          <w:tcPr>
            <w:tcW w:w="2930" w:type="dxa"/>
          </w:tcPr>
          <w:p w14:paraId="6879ADDC"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port for the Service Fabric Gateway endpoint. Usually installed on port 8722.</w:t>
            </w:r>
          </w:p>
        </w:tc>
        <w:tc>
          <w:tcPr>
            <w:tcW w:w="3543" w:type="dxa"/>
          </w:tcPr>
          <w:p w14:paraId="1F0FC477"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8722</w:t>
            </w:r>
          </w:p>
        </w:tc>
      </w:tr>
      <w:tr w:rsidR="00102EFB" w:rsidRPr="00DE49CB" w14:paraId="34D1E498"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108777A" w14:textId="77777777" w:rsidR="00102EFB" w:rsidRPr="009E55CF" w:rsidRDefault="00102EFB" w:rsidP="00102EFB">
            <w:r>
              <w:t>Username</w:t>
            </w:r>
          </w:p>
        </w:tc>
        <w:tc>
          <w:tcPr>
            <w:tcW w:w="2930" w:type="dxa"/>
          </w:tcPr>
          <w:p w14:paraId="7CDC5EF4"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Basic Authentication User for requests to CORTEX</w:t>
            </w:r>
          </w:p>
        </w:tc>
        <w:tc>
          <w:tcPr>
            <w:tcW w:w="3543" w:type="dxa"/>
          </w:tcPr>
          <w:p w14:paraId="2D33BC77"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proofErr w:type="spellStart"/>
            <w:r>
              <w:t>BasicAuthUser</w:t>
            </w:r>
            <w:proofErr w:type="spellEnd"/>
          </w:p>
        </w:tc>
      </w:tr>
      <w:tr w:rsidR="00102EFB" w:rsidRPr="00DE49CB" w14:paraId="128D0391"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733B5A02" w14:textId="77777777" w:rsidR="00102EFB" w:rsidRPr="009E55CF" w:rsidRDefault="00102EFB" w:rsidP="00102EFB">
            <w:r>
              <w:t>Password</w:t>
            </w:r>
          </w:p>
        </w:tc>
        <w:tc>
          <w:tcPr>
            <w:tcW w:w="2930" w:type="dxa"/>
          </w:tcPr>
          <w:p w14:paraId="46F8E0CF"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Basic Authentication Password for requests to CORTEX</w:t>
            </w:r>
          </w:p>
        </w:tc>
        <w:tc>
          <w:tcPr>
            <w:tcW w:w="3543" w:type="dxa"/>
          </w:tcPr>
          <w:p w14:paraId="54D53632" w14:textId="77777777" w:rsidR="00102EFB" w:rsidRPr="009E55CF" w:rsidRDefault="00102EFB" w:rsidP="007F1BC6">
            <w:pPr>
              <w:pStyle w:val="Body2"/>
              <w:spacing w:line="259" w:lineRule="auto"/>
              <w:cnfStyle w:val="000000010000" w:firstRow="0" w:lastRow="0" w:firstColumn="0" w:lastColumn="0" w:oddVBand="0" w:evenVBand="0" w:oddHBand="0" w:evenHBand="1" w:firstRowFirstColumn="0" w:firstRowLastColumn="0" w:lastRowFirstColumn="0" w:lastRowLastColumn="0"/>
              <w:rPr>
                <w:rFonts w:cstheme="minorHAnsi"/>
              </w:rPr>
            </w:pPr>
          </w:p>
        </w:tc>
      </w:tr>
      <w:tr w:rsidR="00102EFB" w:rsidRPr="00DE49CB" w14:paraId="04BBD262"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6CE9EA1" w14:textId="77777777" w:rsidR="00102EFB" w:rsidRPr="009E55CF" w:rsidRDefault="00102EFB" w:rsidP="00102EFB">
            <w:r>
              <w:t>Tenant</w:t>
            </w:r>
          </w:p>
        </w:tc>
        <w:tc>
          <w:tcPr>
            <w:tcW w:w="2930" w:type="dxa"/>
          </w:tcPr>
          <w:p w14:paraId="7FA84EDE"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tenant for the shared data, currently only default is supported</w:t>
            </w:r>
          </w:p>
        </w:tc>
        <w:tc>
          <w:tcPr>
            <w:tcW w:w="3543" w:type="dxa"/>
          </w:tcPr>
          <w:p w14:paraId="76E68651"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default</w:t>
            </w:r>
          </w:p>
        </w:tc>
      </w:tr>
      <w:tr w:rsidR="00102EFB" w:rsidRPr="00DE49CB" w14:paraId="7136F407"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34829DF1" w14:textId="77777777" w:rsidR="00102EFB" w:rsidRDefault="00102EFB" w:rsidP="00102EFB">
            <w:r>
              <w:t>Environment</w:t>
            </w:r>
          </w:p>
        </w:tc>
        <w:tc>
          <w:tcPr>
            <w:tcW w:w="2930" w:type="dxa"/>
          </w:tcPr>
          <w:p w14:paraId="11F20410"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environment for the shared data, currently only default is supported</w:t>
            </w:r>
          </w:p>
        </w:tc>
        <w:tc>
          <w:tcPr>
            <w:tcW w:w="3543" w:type="dxa"/>
          </w:tcPr>
          <w:p w14:paraId="0C92A7AB"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default</w:t>
            </w:r>
          </w:p>
        </w:tc>
      </w:tr>
      <w:tr w:rsidR="00102EFB" w:rsidRPr="00DE49CB" w14:paraId="6DF98378"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643CB77D" w14:textId="77777777" w:rsidR="00102EFB" w:rsidRPr="009E55CF" w:rsidRDefault="00102EFB" w:rsidP="00102EFB">
            <w:proofErr w:type="spellStart"/>
            <w:r>
              <w:t>ExportDirectory</w:t>
            </w:r>
            <w:proofErr w:type="spellEnd"/>
          </w:p>
        </w:tc>
        <w:tc>
          <w:tcPr>
            <w:tcW w:w="2930" w:type="dxa"/>
          </w:tcPr>
          <w:p w14:paraId="0858157F"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folder used to generate the JSON exports.</w:t>
            </w:r>
          </w:p>
        </w:tc>
        <w:tc>
          <w:tcPr>
            <w:tcW w:w="3543" w:type="dxa"/>
          </w:tcPr>
          <w:p w14:paraId="363D6FDF"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C:\Temp</w:t>
            </w:r>
          </w:p>
        </w:tc>
      </w:tr>
    </w:tbl>
    <w:p w14:paraId="18357B0C" w14:textId="77777777" w:rsidR="00102EFB" w:rsidRDefault="00102EFB" w:rsidP="00102EFB"/>
    <w:p w14:paraId="56BE36ED" w14:textId="77777777" w:rsidR="00102EFB" w:rsidRPr="00D45317" w:rsidRDefault="00102EFB" w:rsidP="00102EFB">
      <w:pPr>
        <w:pStyle w:val="Heading3"/>
      </w:pPr>
      <w:r>
        <w:t xml:space="preserve">Import Data </w:t>
      </w:r>
    </w:p>
    <w:p w14:paraId="5A4E0B72" w14:textId="77777777" w:rsidR="00102EFB" w:rsidRDefault="00102EFB" w:rsidP="00102EFB">
      <w:pPr>
        <w:pStyle w:val="WeAreCORTEXEmphasis"/>
      </w:pPr>
      <w:r>
        <w:t>This will import JSON data, either from a previous Export operation, or the demo data included with the CORTEX Interaction Portal package.</w:t>
      </w:r>
    </w:p>
    <w:p w14:paraId="253BBA2A" w14:textId="60921C2E" w:rsidR="00AE2517" w:rsidRDefault="00AE2517" w:rsidP="00102EFB">
      <w:pPr>
        <w:pStyle w:val="WeAreCORTEXEmphasis"/>
      </w:pPr>
      <w:r>
        <w:t xml:space="preserve">The demo data is contained within </w:t>
      </w:r>
      <w:r w:rsidR="00D80FF0">
        <w:t xml:space="preserve">the </w:t>
      </w:r>
      <w:r w:rsidR="00D80FF0" w:rsidRPr="00D80FF0">
        <w:rPr>
          <w:u w:val="single"/>
        </w:rPr>
        <w:t>Cortex Interaction Portal</w:t>
      </w:r>
      <w:r w:rsidR="00D80FF0">
        <w:rPr>
          <w:u w:val="single"/>
        </w:rPr>
        <w:t>\</w:t>
      </w:r>
      <w:r w:rsidR="00D80FF0" w:rsidRPr="00D80FF0">
        <w:rPr>
          <w:u w:val="single"/>
        </w:rPr>
        <w:t>Demo Config</w:t>
      </w:r>
      <w:r w:rsidR="00D80FF0">
        <w:t xml:space="preserve"> </w:t>
      </w:r>
      <w:proofErr w:type="gramStart"/>
      <w:r w:rsidR="00D80FF0">
        <w:t>directory</w:t>
      </w:r>
      <w:proofErr w:type="gramEnd"/>
    </w:p>
    <w:p w14:paraId="7F19FD16" w14:textId="77777777" w:rsidR="00102EFB" w:rsidRPr="00D2165F" w:rsidRDefault="00102EFB" w:rsidP="00102EFB">
      <w:r w:rsidRPr="00D2165F">
        <w:t>To run the script, complete the following steps.</w:t>
      </w:r>
    </w:p>
    <w:p w14:paraId="230F2BAE" w14:textId="3CDE4966" w:rsidR="00102EFB" w:rsidRPr="00D2165F" w:rsidRDefault="00102EFB" w:rsidP="00BA1453">
      <w:pPr>
        <w:pStyle w:val="ListParagraph"/>
        <w:numPr>
          <w:ilvl w:val="0"/>
          <w:numId w:val="120"/>
        </w:numPr>
      </w:pPr>
      <w:r w:rsidRPr="00D2165F">
        <w:t>Copy the package obtained in Section 2.</w:t>
      </w:r>
      <w:r w:rsidR="003E216D">
        <w:t>2</w:t>
      </w:r>
      <w:r w:rsidRPr="00D2165F">
        <w:t xml:space="preserve"> to a server where the CIP is to be installed.</w:t>
      </w:r>
    </w:p>
    <w:p w14:paraId="180B8143" w14:textId="77777777" w:rsidR="00102EFB" w:rsidRPr="00D2165F" w:rsidRDefault="00102EFB" w:rsidP="00BA1453">
      <w:pPr>
        <w:pStyle w:val="ListParagraph"/>
        <w:numPr>
          <w:ilvl w:val="0"/>
          <w:numId w:val="120"/>
        </w:numPr>
      </w:pPr>
      <w:r w:rsidRPr="00D2165F">
        <w:t>If it has not been unzipped, unzip it to a suitable location.</w:t>
      </w:r>
    </w:p>
    <w:p w14:paraId="0C6AB305" w14:textId="77777777" w:rsidR="00102EFB" w:rsidRPr="00D2165F" w:rsidRDefault="00102EFB" w:rsidP="00BA1453">
      <w:pPr>
        <w:pStyle w:val="ListParagraph"/>
        <w:numPr>
          <w:ilvl w:val="0"/>
          <w:numId w:val="120"/>
        </w:numPr>
      </w:pPr>
      <w:r w:rsidRPr="00D2165F">
        <w:t xml:space="preserve">Open Windows PowerShell ISE </w:t>
      </w:r>
      <w:r w:rsidRPr="00BA1453">
        <w:rPr>
          <w:b/>
          <w:bCs/>
        </w:rPr>
        <w:t>as an administrator</w:t>
      </w:r>
    </w:p>
    <w:p w14:paraId="74628BD3" w14:textId="77777777" w:rsidR="00102EFB" w:rsidRPr="00D2165F" w:rsidRDefault="00102EFB" w:rsidP="00BA1453">
      <w:pPr>
        <w:pStyle w:val="ListParagraph"/>
        <w:numPr>
          <w:ilvl w:val="0"/>
          <w:numId w:val="120"/>
        </w:numPr>
      </w:pPr>
      <w:r w:rsidRPr="00D2165F">
        <w:t>In the PowerShell window, run the following to navigate to the directory where the file was unzipped:</w:t>
      </w:r>
    </w:p>
    <w:p w14:paraId="6CC1BB2C" w14:textId="1FB30223" w:rsidR="00102EFB" w:rsidRPr="00D2165F" w:rsidRDefault="00102EFB" w:rsidP="00BA1453">
      <w:pPr>
        <w:pStyle w:val="Style1"/>
      </w:pPr>
      <w:r w:rsidRPr="008C0F55">
        <w:t>cd "</w:t>
      </w:r>
      <w:r w:rsidRPr="002C1170">
        <w:t>&lt;file path&gt;</w:t>
      </w:r>
      <w:r w:rsidRPr="008C0F55">
        <w:t>\Cortex</w:t>
      </w:r>
      <w:r>
        <w:t xml:space="preserve"> </w:t>
      </w:r>
      <w:r w:rsidRPr="008C0F55">
        <w:t>Interaction</w:t>
      </w:r>
      <w:r>
        <w:t xml:space="preserve"> </w:t>
      </w:r>
      <w:r w:rsidRPr="008C0F55">
        <w:t>Portal"</w:t>
      </w:r>
    </w:p>
    <w:p w14:paraId="5F368683" w14:textId="77777777" w:rsidR="00102EFB" w:rsidRDefault="00102EFB" w:rsidP="00BA1453">
      <w:pPr>
        <w:ind w:firstLine="720"/>
      </w:pPr>
      <w:r w:rsidRPr="00D2165F">
        <w:t>For example:</w:t>
      </w:r>
    </w:p>
    <w:p w14:paraId="45CF2849" w14:textId="2EF2BDFA" w:rsidR="00102EFB" w:rsidRDefault="00F7397E" w:rsidP="00F7397E">
      <w:pPr>
        <w:pStyle w:val="Style1"/>
      </w:pPr>
      <w:r w:rsidRPr="008C0F55">
        <w:t>cd "</w:t>
      </w:r>
      <w:r>
        <w:t>C:\Install\</w:t>
      </w:r>
      <w:r w:rsidRPr="00C06F75">
        <w:t>Cortex Innovation 2023.</w:t>
      </w:r>
      <w:r>
        <w:t>7</w:t>
      </w:r>
      <w:r w:rsidRPr="00C06F75">
        <w:t xml:space="preserve"> - Interaction Portal</w:t>
      </w:r>
      <w:r>
        <w:t>\</w:t>
      </w:r>
      <w:r w:rsidRPr="008C0F55">
        <w:t>Cortex</w:t>
      </w:r>
      <w:r>
        <w:t xml:space="preserve"> </w:t>
      </w:r>
      <w:r w:rsidRPr="008C0F55">
        <w:t>Interaction</w:t>
      </w:r>
      <w:r>
        <w:t xml:space="preserve"> </w:t>
      </w:r>
      <w:r w:rsidRPr="008C0F55">
        <w:t>Portal"</w:t>
      </w:r>
    </w:p>
    <w:p w14:paraId="3749617F" w14:textId="77777777" w:rsidR="00102EFB" w:rsidRDefault="00102EFB" w:rsidP="00BA1453">
      <w:pPr>
        <w:pStyle w:val="ListParagraph"/>
        <w:numPr>
          <w:ilvl w:val="0"/>
          <w:numId w:val="120"/>
        </w:numPr>
      </w:pPr>
      <w:r w:rsidRPr="00D2165F">
        <w:t>In the script window, paste the following:</w:t>
      </w:r>
    </w:p>
    <w:p w14:paraId="4F66FC4D" w14:textId="07488376" w:rsidR="006A470C" w:rsidRPr="00D2165F" w:rsidRDefault="006A470C" w:rsidP="006A470C">
      <w:pPr>
        <w:pStyle w:val="ListParagraph"/>
        <w:numPr>
          <w:ilvl w:val="1"/>
          <w:numId w:val="120"/>
        </w:numPr>
      </w:pPr>
      <w:r>
        <w:t xml:space="preserve">Note that if importing the Demo config, </w:t>
      </w:r>
      <w:r w:rsidR="00300D87">
        <w:t>-</w:t>
      </w:r>
      <w:proofErr w:type="spellStart"/>
      <w:r w:rsidR="00300D87">
        <w:t>SettingsImportPath</w:t>
      </w:r>
      <w:proofErr w:type="spellEnd"/>
      <w:r w:rsidR="00300D87">
        <w:t xml:space="preserve"> should be replaced with both -</w:t>
      </w:r>
      <w:proofErr w:type="spellStart"/>
      <w:r w:rsidR="00300D87">
        <w:t>adminAdGroups</w:t>
      </w:r>
      <w:proofErr w:type="spellEnd"/>
      <w:r w:rsidR="00300D87">
        <w:t xml:space="preserve"> and -</w:t>
      </w:r>
      <w:proofErr w:type="spellStart"/>
      <w:r w:rsidR="00300D87">
        <w:t>userAdGroups</w:t>
      </w:r>
      <w:proofErr w:type="spellEnd"/>
      <w:r w:rsidR="00300D87">
        <w:t xml:space="preserve"> as shown in the Initialise Data example.</w:t>
      </w:r>
    </w:p>
    <w:p w14:paraId="152E0AF9" w14:textId="77777777" w:rsidR="00102EFB" w:rsidRPr="00D2165F" w:rsidRDefault="00102EFB" w:rsidP="00BA1453">
      <w:pPr>
        <w:pStyle w:val="Style1"/>
      </w:pPr>
      <w:r w:rsidRPr="00D2165F">
        <w:t>.\</w:t>
      </w:r>
      <w:r>
        <w:t>Initialise.Shared.Data.RC</w:t>
      </w:r>
      <w:r w:rsidRPr="00D2165F">
        <w:t>.ps1 `</w:t>
      </w:r>
    </w:p>
    <w:p w14:paraId="2267B106" w14:textId="77777777" w:rsidR="00102EFB" w:rsidRPr="00D2165F" w:rsidRDefault="00102EFB" w:rsidP="00BA1453">
      <w:pPr>
        <w:pStyle w:val="Style1"/>
      </w:pPr>
      <w:r w:rsidRPr="00D2165F">
        <w:t>-</w:t>
      </w:r>
      <w:r>
        <w:t>URL</w:t>
      </w:r>
      <w:r w:rsidRPr="00D2165F">
        <w:t xml:space="preserve"> "</w:t>
      </w:r>
      <w:r>
        <w:t>https://server.domain.com</w:t>
      </w:r>
      <w:r w:rsidRPr="00D2165F">
        <w:t>" `</w:t>
      </w:r>
    </w:p>
    <w:p w14:paraId="7EFF005A" w14:textId="77777777" w:rsidR="00102EFB" w:rsidRPr="00D2165F" w:rsidRDefault="00102EFB" w:rsidP="00BA1453">
      <w:pPr>
        <w:pStyle w:val="Style1"/>
      </w:pPr>
      <w:r w:rsidRPr="00D2165F">
        <w:t>-</w:t>
      </w:r>
      <w:r>
        <w:t xml:space="preserve">Port </w:t>
      </w:r>
      <w:r w:rsidRPr="00D2165F">
        <w:t>"</w:t>
      </w:r>
      <w:r>
        <w:t>8722</w:t>
      </w:r>
      <w:r w:rsidRPr="00D2165F">
        <w:t>" `</w:t>
      </w:r>
    </w:p>
    <w:p w14:paraId="17BD8059" w14:textId="77777777" w:rsidR="00102EFB" w:rsidRPr="00D2165F" w:rsidRDefault="00102EFB" w:rsidP="00BA1453">
      <w:pPr>
        <w:pStyle w:val="Style1"/>
      </w:pPr>
      <w:r w:rsidRPr="00D2165F">
        <w:t>-</w:t>
      </w:r>
      <w:r>
        <w:t xml:space="preserve">Username </w:t>
      </w:r>
      <w:r w:rsidRPr="00D2165F">
        <w:t>"</w:t>
      </w:r>
      <w:proofErr w:type="spellStart"/>
      <w:r>
        <w:t>BasicAuthUser</w:t>
      </w:r>
      <w:proofErr w:type="spellEnd"/>
      <w:r w:rsidRPr="00D2165F">
        <w:t>" `</w:t>
      </w:r>
    </w:p>
    <w:p w14:paraId="5BF18F5A" w14:textId="77777777" w:rsidR="00102EFB" w:rsidRDefault="00102EFB" w:rsidP="00BA1453">
      <w:pPr>
        <w:pStyle w:val="Style1"/>
      </w:pPr>
      <w:r w:rsidRPr="00D2165F">
        <w:t>-</w:t>
      </w:r>
      <w:r>
        <w:t xml:space="preserve">Password </w:t>
      </w:r>
      <w:r w:rsidRPr="00D2165F">
        <w:t>"</w:t>
      </w:r>
      <w:r>
        <w:t>&lt;password&gt;</w:t>
      </w:r>
      <w:r w:rsidRPr="00D2165F">
        <w:t>" `</w:t>
      </w:r>
    </w:p>
    <w:p w14:paraId="5D15524D" w14:textId="77777777" w:rsidR="00102EFB" w:rsidRPr="00D2165F" w:rsidRDefault="00102EFB" w:rsidP="00BA1453">
      <w:pPr>
        <w:pStyle w:val="Style1"/>
      </w:pPr>
      <w:r w:rsidRPr="00D2165F">
        <w:t>-</w:t>
      </w:r>
      <w:r>
        <w:t>Tenant</w:t>
      </w:r>
      <w:r w:rsidRPr="00D2165F">
        <w:t xml:space="preserve"> "</w:t>
      </w:r>
      <w:r>
        <w:t>default</w:t>
      </w:r>
      <w:r w:rsidRPr="00D2165F">
        <w:t>" `</w:t>
      </w:r>
    </w:p>
    <w:p w14:paraId="16032F50" w14:textId="77777777" w:rsidR="00102EFB" w:rsidRDefault="00102EFB" w:rsidP="00BA1453">
      <w:pPr>
        <w:pStyle w:val="Style1"/>
      </w:pPr>
      <w:r w:rsidRPr="00D2165F">
        <w:t>-</w:t>
      </w:r>
      <w:r>
        <w:t xml:space="preserve">Environment </w:t>
      </w:r>
      <w:r w:rsidRPr="00D2165F">
        <w:t>"</w:t>
      </w:r>
      <w:r>
        <w:t>default</w:t>
      </w:r>
      <w:r w:rsidRPr="00D2165F">
        <w:t>" `</w:t>
      </w:r>
    </w:p>
    <w:p w14:paraId="133AD3A7" w14:textId="77777777" w:rsidR="00102EFB" w:rsidRPr="00D2165F" w:rsidRDefault="00102EFB" w:rsidP="00BA1453">
      <w:pPr>
        <w:pStyle w:val="Style1"/>
      </w:pPr>
      <w:r w:rsidRPr="00D2165F">
        <w:t>-</w:t>
      </w:r>
      <w:proofErr w:type="spellStart"/>
      <w:r>
        <w:t>ServiceRequestsImportPath</w:t>
      </w:r>
      <w:proofErr w:type="spellEnd"/>
      <w:r w:rsidRPr="00D2165F">
        <w:t xml:space="preserve"> "</w:t>
      </w:r>
      <w:r>
        <w:t>C:\Temp\ServiceRequests.json</w:t>
      </w:r>
      <w:r w:rsidRPr="00D2165F">
        <w:t>"`</w:t>
      </w:r>
    </w:p>
    <w:p w14:paraId="52D65B00" w14:textId="77777777" w:rsidR="00102EFB" w:rsidRPr="00D2165F" w:rsidRDefault="00102EFB" w:rsidP="00BA1453">
      <w:pPr>
        <w:pStyle w:val="Style1"/>
      </w:pPr>
      <w:r w:rsidRPr="00D2165F">
        <w:t>-</w:t>
      </w:r>
      <w:proofErr w:type="spellStart"/>
      <w:r>
        <w:t>ProcessDefinitionsImportPath</w:t>
      </w:r>
      <w:proofErr w:type="spellEnd"/>
      <w:r>
        <w:t xml:space="preserve"> </w:t>
      </w:r>
      <w:r w:rsidRPr="00D2165F">
        <w:t>"</w:t>
      </w:r>
      <w:r>
        <w:t>C:\Temp\RbacConfig.json</w:t>
      </w:r>
      <w:r w:rsidRPr="00D2165F">
        <w:t>"`</w:t>
      </w:r>
    </w:p>
    <w:p w14:paraId="046DE4B9" w14:textId="77777777" w:rsidR="00102EFB" w:rsidRDefault="00102EFB" w:rsidP="00BA1453">
      <w:pPr>
        <w:pStyle w:val="Style1"/>
      </w:pPr>
      <w:r w:rsidRPr="00D2165F">
        <w:t>-</w:t>
      </w:r>
      <w:proofErr w:type="spellStart"/>
      <w:r>
        <w:t>ProcessKeysImportPath</w:t>
      </w:r>
      <w:proofErr w:type="spellEnd"/>
      <w:r>
        <w:t xml:space="preserve"> </w:t>
      </w:r>
      <w:r w:rsidRPr="00D2165F">
        <w:t>"</w:t>
      </w:r>
      <w:r>
        <w:t>C:\Temp\RbacKeys.json</w:t>
      </w:r>
      <w:r w:rsidRPr="00D2165F">
        <w:t>"`</w:t>
      </w:r>
    </w:p>
    <w:p w14:paraId="06EC38E5" w14:textId="77777777" w:rsidR="00102EFB" w:rsidRPr="00D2165F" w:rsidRDefault="00102EFB" w:rsidP="00BA1453">
      <w:pPr>
        <w:pStyle w:val="Style1"/>
      </w:pPr>
      <w:r w:rsidRPr="00D2165F">
        <w:t>-</w:t>
      </w:r>
      <w:proofErr w:type="spellStart"/>
      <w:r>
        <w:t>SettingsImportPath</w:t>
      </w:r>
      <w:proofErr w:type="spellEnd"/>
      <w:r>
        <w:t xml:space="preserve"> </w:t>
      </w:r>
      <w:r w:rsidRPr="00D2165F">
        <w:t>"</w:t>
      </w:r>
      <w:r>
        <w:t>C:\Temp\AppSettings.json</w:t>
      </w:r>
      <w:r w:rsidRPr="00D2165F">
        <w:t>"</w:t>
      </w:r>
    </w:p>
    <w:p w14:paraId="2F4F58B3" w14:textId="77777777" w:rsidR="00102EFB" w:rsidRPr="00D2165F" w:rsidRDefault="00102EFB" w:rsidP="00BA1453">
      <w:pPr>
        <w:pStyle w:val="ListParagraph"/>
        <w:numPr>
          <w:ilvl w:val="0"/>
          <w:numId w:val="120"/>
        </w:numPr>
      </w:pPr>
      <w:r w:rsidRPr="00D2165F">
        <w:t>Update any parameters as necessary.</w:t>
      </w:r>
    </w:p>
    <w:tbl>
      <w:tblPr>
        <w:tblStyle w:val="TableProfessional"/>
        <w:tblW w:w="9064" w:type="dxa"/>
        <w:tblLook w:val="04A0" w:firstRow="1" w:lastRow="0" w:firstColumn="1" w:lastColumn="0" w:noHBand="0" w:noVBand="1"/>
      </w:tblPr>
      <w:tblGrid>
        <w:gridCol w:w="3147"/>
        <w:gridCol w:w="2512"/>
        <w:gridCol w:w="3405"/>
      </w:tblGrid>
      <w:tr w:rsidR="00102EFB" w:rsidRPr="00DE49CB" w14:paraId="41FB2CBF"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120A84A6" w14:textId="77777777" w:rsidR="00102EFB" w:rsidRPr="009E55CF" w:rsidRDefault="00102EFB" w:rsidP="00102EFB">
            <w:r w:rsidRPr="009E55CF">
              <w:t>Parameter Name</w:t>
            </w:r>
          </w:p>
        </w:tc>
        <w:tc>
          <w:tcPr>
            <w:tcW w:w="2778" w:type="dxa"/>
          </w:tcPr>
          <w:p w14:paraId="388FA1EE"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Description</w:t>
            </w:r>
          </w:p>
        </w:tc>
        <w:tc>
          <w:tcPr>
            <w:tcW w:w="3435" w:type="dxa"/>
          </w:tcPr>
          <w:p w14:paraId="79440831"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Example</w:t>
            </w:r>
          </w:p>
        </w:tc>
      </w:tr>
      <w:tr w:rsidR="00102EFB" w:rsidRPr="00DE49CB" w14:paraId="0CF46117"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5BF0796C" w14:textId="77777777" w:rsidR="00102EFB" w:rsidRPr="009E55CF" w:rsidRDefault="00102EFB" w:rsidP="00102EFB">
            <w:r>
              <w:lastRenderedPageBreak/>
              <w:t>URL</w:t>
            </w:r>
          </w:p>
        </w:tc>
        <w:tc>
          <w:tcPr>
            <w:tcW w:w="2778" w:type="dxa"/>
          </w:tcPr>
          <w:p w14:paraId="336EFC80"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URL for CORTEX</w:t>
            </w:r>
            <w:r w:rsidRPr="00BC1BB7">
              <w:t xml:space="preserve"> </w:t>
            </w:r>
            <w:r>
              <w:t>/ Reliable Collections. For HA solutions, this should be one of the servers in the cluster</w:t>
            </w:r>
          </w:p>
        </w:tc>
        <w:tc>
          <w:tcPr>
            <w:tcW w:w="3435" w:type="dxa"/>
          </w:tcPr>
          <w:p w14:paraId="43D9934A"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294ACE">
              <w:t>https://server.domain.com</w:t>
            </w:r>
          </w:p>
        </w:tc>
      </w:tr>
      <w:tr w:rsidR="00102EFB" w:rsidRPr="00DE49CB" w14:paraId="6B4484DB"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163D75B7" w14:textId="77777777" w:rsidR="00102EFB" w:rsidRPr="009E55CF" w:rsidRDefault="00102EFB" w:rsidP="00102EFB">
            <w:r>
              <w:t>Port</w:t>
            </w:r>
          </w:p>
        </w:tc>
        <w:tc>
          <w:tcPr>
            <w:tcW w:w="2778" w:type="dxa"/>
          </w:tcPr>
          <w:p w14:paraId="4ED9B676"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port for the Service Fabric Gateway endpoint. Usually installed on port 8722.</w:t>
            </w:r>
          </w:p>
        </w:tc>
        <w:tc>
          <w:tcPr>
            <w:tcW w:w="3435" w:type="dxa"/>
          </w:tcPr>
          <w:p w14:paraId="1139A390"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8722</w:t>
            </w:r>
          </w:p>
        </w:tc>
      </w:tr>
      <w:tr w:rsidR="00102EFB" w:rsidRPr="00DE49CB" w14:paraId="77ADA663"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3EA9B294" w14:textId="77777777" w:rsidR="00102EFB" w:rsidRPr="009E55CF" w:rsidRDefault="00102EFB" w:rsidP="00102EFB">
            <w:r>
              <w:t>Username</w:t>
            </w:r>
          </w:p>
        </w:tc>
        <w:tc>
          <w:tcPr>
            <w:tcW w:w="2778" w:type="dxa"/>
          </w:tcPr>
          <w:p w14:paraId="0F34BCB3"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Basic Authentication User for requests to CORTEX</w:t>
            </w:r>
          </w:p>
        </w:tc>
        <w:tc>
          <w:tcPr>
            <w:tcW w:w="3435" w:type="dxa"/>
          </w:tcPr>
          <w:p w14:paraId="7537C5D6"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proofErr w:type="spellStart"/>
            <w:r>
              <w:t>BasicAuthUser</w:t>
            </w:r>
            <w:proofErr w:type="spellEnd"/>
          </w:p>
        </w:tc>
      </w:tr>
      <w:tr w:rsidR="00102EFB" w:rsidRPr="00DE49CB" w14:paraId="5B5F2156"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5BD529B6" w14:textId="77777777" w:rsidR="00102EFB" w:rsidRPr="009E55CF" w:rsidRDefault="00102EFB" w:rsidP="00102EFB">
            <w:r>
              <w:t>Password</w:t>
            </w:r>
          </w:p>
        </w:tc>
        <w:tc>
          <w:tcPr>
            <w:tcW w:w="2778" w:type="dxa"/>
          </w:tcPr>
          <w:p w14:paraId="1BAE0DCD"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Basic Authentication Password for requests to CORTEX</w:t>
            </w:r>
          </w:p>
        </w:tc>
        <w:tc>
          <w:tcPr>
            <w:tcW w:w="3435" w:type="dxa"/>
          </w:tcPr>
          <w:p w14:paraId="7F542D69" w14:textId="77777777" w:rsidR="00102EFB" w:rsidRPr="009E55CF" w:rsidRDefault="00102EFB" w:rsidP="007F1BC6">
            <w:pPr>
              <w:pStyle w:val="Body2"/>
              <w:spacing w:line="259" w:lineRule="auto"/>
              <w:cnfStyle w:val="000000010000" w:firstRow="0" w:lastRow="0" w:firstColumn="0" w:lastColumn="0" w:oddVBand="0" w:evenVBand="0" w:oddHBand="0" w:evenHBand="1" w:firstRowFirstColumn="0" w:firstRowLastColumn="0" w:lastRowFirstColumn="0" w:lastRowLastColumn="0"/>
              <w:rPr>
                <w:rFonts w:cstheme="minorHAnsi"/>
              </w:rPr>
            </w:pPr>
          </w:p>
        </w:tc>
      </w:tr>
      <w:tr w:rsidR="00102EFB" w:rsidRPr="00DE49CB" w14:paraId="52043657"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6B8EB462" w14:textId="77777777" w:rsidR="00102EFB" w:rsidRPr="009E55CF" w:rsidRDefault="00102EFB" w:rsidP="00102EFB">
            <w:r>
              <w:t>Tenant</w:t>
            </w:r>
          </w:p>
        </w:tc>
        <w:tc>
          <w:tcPr>
            <w:tcW w:w="2778" w:type="dxa"/>
          </w:tcPr>
          <w:p w14:paraId="5CAB1321"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tenant for the shared data, currently only default is supported</w:t>
            </w:r>
          </w:p>
        </w:tc>
        <w:tc>
          <w:tcPr>
            <w:tcW w:w="3435" w:type="dxa"/>
          </w:tcPr>
          <w:p w14:paraId="2A09B8D3"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default</w:t>
            </w:r>
          </w:p>
        </w:tc>
      </w:tr>
      <w:tr w:rsidR="00102EFB" w:rsidRPr="00DE49CB" w14:paraId="67B71BC9"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06A59095" w14:textId="77777777" w:rsidR="00102EFB" w:rsidRDefault="00102EFB" w:rsidP="00102EFB">
            <w:r>
              <w:t>Environment</w:t>
            </w:r>
          </w:p>
        </w:tc>
        <w:tc>
          <w:tcPr>
            <w:tcW w:w="2778" w:type="dxa"/>
          </w:tcPr>
          <w:p w14:paraId="18A869F7"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environment for the shared data, currently only default is supported</w:t>
            </w:r>
          </w:p>
        </w:tc>
        <w:tc>
          <w:tcPr>
            <w:tcW w:w="3435" w:type="dxa"/>
          </w:tcPr>
          <w:p w14:paraId="0FF5E74D"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default</w:t>
            </w:r>
          </w:p>
        </w:tc>
      </w:tr>
      <w:tr w:rsidR="00102EFB" w:rsidRPr="00DE49CB" w14:paraId="2DD46C3A"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76B1CB4D" w14:textId="77777777" w:rsidR="00102EFB" w:rsidRPr="009E55CF" w:rsidRDefault="00102EFB" w:rsidP="00102EFB">
            <w:proofErr w:type="spellStart"/>
            <w:r>
              <w:t>ServiceRequestsImportPath</w:t>
            </w:r>
            <w:proofErr w:type="spellEnd"/>
          </w:p>
        </w:tc>
        <w:tc>
          <w:tcPr>
            <w:tcW w:w="2778" w:type="dxa"/>
          </w:tcPr>
          <w:p w14:paraId="1DD14EA6" w14:textId="2F8704A0"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Path to the exported JSON for Service Requests</w:t>
            </w:r>
            <w:r w:rsidR="00B80CCC">
              <w:t xml:space="preserve"> (or Demo data JSON)</w:t>
            </w:r>
          </w:p>
        </w:tc>
        <w:tc>
          <w:tcPr>
            <w:tcW w:w="3435" w:type="dxa"/>
          </w:tcPr>
          <w:p w14:paraId="01C2EB95"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C:\Temp\ServiceRequests.json</w:t>
            </w:r>
          </w:p>
        </w:tc>
      </w:tr>
      <w:tr w:rsidR="00102EFB" w:rsidRPr="00DE49CB" w14:paraId="58748559"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4948B048" w14:textId="77777777" w:rsidR="00102EFB" w:rsidRPr="009E55CF" w:rsidRDefault="00102EFB" w:rsidP="00102EFB">
            <w:proofErr w:type="spellStart"/>
            <w:r>
              <w:t>ProcessDefinitionsImportPath</w:t>
            </w:r>
            <w:proofErr w:type="spellEnd"/>
          </w:p>
        </w:tc>
        <w:tc>
          <w:tcPr>
            <w:tcW w:w="2778" w:type="dxa"/>
          </w:tcPr>
          <w:p w14:paraId="049FA861" w14:textId="4866FA4A"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Path to the exported JSON for Process Definitions</w:t>
            </w:r>
            <w:r w:rsidR="00B80CCC">
              <w:t xml:space="preserve"> (or Demo data JSON)</w:t>
            </w:r>
          </w:p>
        </w:tc>
        <w:tc>
          <w:tcPr>
            <w:tcW w:w="3435" w:type="dxa"/>
          </w:tcPr>
          <w:p w14:paraId="7C0B4C21"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C:\Temp\RbacConfig.json</w:t>
            </w:r>
          </w:p>
        </w:tc>
      </w:tr>
      <w:tr w:rsidR="00102EFB" w:rsidRPr="00DE49CB" w14:paraId="287B265D"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092C8ED0" w14:textId="77777777" w:rsidR="00102EFB" w:rsidRDefault="00102EFB" w:rsidP="00102EFB">
            <w:proofErr w:type="spellStart"/>
            <w:r w:rsidRPr="005576F2">
              <w:t>ProcessKeysImportPath</w:t>
            </w:r>
            <w:proofErr w:type="spellEnd"/>
          </w:p>
        </w:tc>
        <w:tc>
          <w:tcPr>
            <w:tcW w:w="2778" w:type="dxa"/>
          </w:tcPr>
          <w:p w14:paraId="0D6F6F1F" w14:textId="65BA60BD" w:rsidR="00102EFB" w:rsidRDefault="00102EFB" w:rsidP="00102EFB">
            <w:pPr>
              <w:cnfStyle w:val="000000100000" w:firstRow="0" w:lastRow="0" w:firstColumn="0" w:lastColumn="0" w:oddVBand="0" w:evenVBand="0" w:oddHBand="1" w:evenHBand="0" w:firstRowFirstColumn="0" w:firstRowLastColumn="0" w:lastRowFirstColumn="0" w:lastRowLastColumn="0"/>
            </w:pPr>
            <w:r>
              <w:t>Path to the exported JSON for Process Definition Keys (GUIDs)</w:t>
            </w:r>
            <w:r w:rsidR="00B80CCC">
              <w:t xml:space="preserve"> (or Demo data JSON)</w:t>
            </w:r>
          </w:p>
        </w:tc>
        <w:tc>
          <w:tcPr>
            <w:tcW w:w="3435" w:type="dxa"/>
          </w:tcPr>
          <w:p w14:paraId="0706BC86"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C:\Temp\RbacKeys.json</w:t>
            </w:r>
          </w:p>
        </w:tc>
      </w:tr>
      <w:tr w:rsidR="00102EFB" w:rsidRPr="00DE49CB" w14:paraId="3BF94F93"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177B94C8" w14:textId="77777777" w:rsidR="00102EFB" w:rsidRDefault="00102EFB" w:rsidP="00102EFB">
            <w:proofErr w:type="spellStart"/>
            <w:r w:rsidRPr="005576F2">
              <w:t>SettingsImportPath</w:t>
            </w:r>
            <w:proofErr w:type="spellEnd"/>
          </w:p>
        </w:tc>
        <w:tc>
          <w:tcPr>
            <w:tcW w:w="2778" w:type="dxa"/>
          </w:tcPr>
          <w:p w14:paraId="66BC01A7" w14:textId="3A3C3350" w:rsidR="00102EFB" w:rsidRDefault="00102EFB" w:rsidP="00102EFB">
            <w:pPr>
              <w:cnfStyle w:val="000000010000" w:firstRow="0" w:lastRow="0" w:firstColumn="0" w:lastColumn="0" w:oddVBand="0" w:evenVBand="0" w:oddHBand="0" w:evenHBand="1" w:firstRowFirstColumn="0" w:firstRowLastColumn="0" w:lastRowFirstColumn="0" w:lastRowLastColumn="0"/>
            </w:pPr>
            <w:r>
              <w:t>Path to the exported JSON for App Settings.</w:t>
            </w:r>
            <w:r w:rsidR="00770E96">
              <w:t xml:space="preserve"> </w:t>
            </w:r>
          </w:p>
          <w:p w14:paraId="55984A18" w14:textId="77777777" w:rsidR="00102EFB" w:rsidRPr="00CB1325" w:rsidRDefault="00102EFB" w:rsidP="00102EFB">
            <w:pPr>
              <w:cnfStyle w:val="000000010000" w:firstRow="0" w:lastRow="0" w:firstColumn="0" w:lastColumn="0" w:oddVBand="0" w:evenVBand="0" w:oddHBand="0" w:evenHBand="1" w:firstRowFirstColumn="0" w:firstRowLastColumn="0" w:lastRowFirstColumn="0" w:lastRowLastColumn="0"/>
            </w:pPr>
            <w:r w:rsidRPr="00CB1325">
              <w:t xml:space="preserve">Note that this can be replaced with the </w:t>
            </w:r>
            <w:proofErr w:type="spellStart"/>
            <w:r w:rsidRPr="00BC3738">
              <w:rPr>
                <w:b/>
                <w:bCs/>
              </w:rPr>
              <w:t>adminAdGroups</w:t>
            </w:r>
            <w:proofErr w:type="spellEnd"/>
            <w:r>
              <w:t xml:space="preserve"> and </w:t>
            </w:r>
            <w:proofErr w:type="spellStart"/>
            <w:r w:rsidRPr="00BC3738">
              <w:rPr>
                <w:b/>
                <w:bCs/>
              </w:rPr>
              <w:lastRenderedPageBreak/>
              <w:t>userAdGroups</w:t>
            </w:r>
            <w:proofErr w:type="spellEnd"/>
            <w:r>
              <w:t xml:space="preserve"> parameters from the below ‘Initialise Data’ script if import of settings is not required</w:t>
            </w:r>
          </w:p>
        </w:tc>
        <w:tc>
          <w:tcPr>
            <w:tcW w:w="3435" w:type="dxa"/>
          </w:tcPr>
          <w:p w14:paraId="4E5F602C"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lastRenderedPageBreak/>
              <w:t>C:\Temp\Settings.json</w:t>
            </w:r>
          </w:p>
        </w:tc>
      </w:tr>
    </w:tbl>
    <w:p w14:paraId="3D2B29D3" w14:textId="77777777" w:rsidR="00102EFB" w:rsidRDefault="00102EFB" w:rsidP="00BA1453">
      <w:pPr>
        <w:pStyle w:val="ListParagraph"/>
        <w:numPr>
          <w:ilvl w:val="0"/>
          <w:numId w:val="120"/>
        </w:numPr>
      </w:pPr>
      <w:r>
        <w:t xml:space="preserve">Run the script and ensure there are no </w:t>
      </w:r>
      <w:proofErr w:type="gramStart"/>
      <w:r>
        <w:t>errors</w:t>
      </w:r>
      <w:proofErr w:type="gramEnd"/>
    </w:p>
    <w:p w14:paraId="3BF046A4" w14:textId="77777777" w:rsidR="00102EFB" w:rsidRDefault="00102EFB" w:rsidP="00102EFB"/>
    <w:p w14:paraId="0BD2C3E5" w14:textId="77777777" w:rsidR="00102EFB" w:rsidRDefault="00102EFB" w:rsidP="00102EFB"/>
    <w:p w14:paraId="2FB1D227" w14:textId="77777777" w:rsidR="00102EFB" w:rsidRDefault="00102EFB" w:rsidP="00102EFB">
      <w:pPr>
        <w:pStyle w:val="Heading3"/>
      </w:pPr>
      <w:r>
        <w:t>Initialise Data</w:t>
      </w:r>
    </w:p>
    <w:p w14:paraId="53D7F137" w14:textId="77777777" w:rsidR="00102EFB" w:rsidRDefault="00102EFB" w:rsidP="00102EFB">
      <w:pPr>
        <w:pStyle w:val="WeAreCORTEXEmphasis"/>
      </w:pPr>
      <w:r>
        <w:t>These steps should be followed to create a fresh system without the demo data or imported data from another system.</w:t>
      </w:r>
    </w:p>
    <w:p w14:paraId="1E4DBD06" w14:textId="77777777" w:rsidR="00102EFB" w:rsidRPr="00D2165F" w:rsidRDefault="00102EFB" w:rsidP="00102EFB">
      <w:r w:rsidRPr="00D2165F">
        <w:t>To run the script, complete the following steps.</w:t>
      </w:r>
    </w:p>
    <w:p w14:paraId="27595431" w14:textId="00C2B824" w:rsidR="00102EFB" w:rsidRPr="00D2165F" w:rsidRDefault="00102EFB" w:rsidP="00BA1453">
      <w:pPr>
        <w:pStyle w:val="ListParagraph"/>
        <w:numPr>
          <w:ilvl w:val="0"/>
          <w:numId w:val="123"/>
        </w:numPr>
      </w:pPr>
      <w:r w:rsidRPr="00D2165F">
        <w:t>Copy the package obtained in Section 2.</w:t>
      </w:r>
      <w:r w:rsidR="003E216D">
        <w:t>2</w:t>
      </w:r>
      <w:r w:rsidRPr="00D2165F">
        <w:t xml:space="preserve"> to a server where the CIP is to be installed.</w:t>
      </w:r>
    </w:p>
    <w:p w14:paraId="28FF9A71" w14:textId="77777777" w:rsidR="00102EFB" w:rsidRPr="00D2165F" w:rsidRDefault="00102EFB" w:rsidP="00BA1453">
      <w:pPr>
        <w:pStyle w:val="ListParagraph"/>
        <w:numPr>
          <w:ilvl w:val="0"/>
          <w:numId w:val="123"/>
        </w:numPr>
      </w:pPr>
      <w:r w:rsidRPr="00D2165F">
        <w:t>If it has not been unzipped, unzip it to a suitable location.</w:t>
      </w:r>
    </w:p>
    <w:p w14:paraId="70D4B531" w14:textId="77777777" w:rsidR="00102EFB" w:rsidRPr="00D2165F" w:rsidRDefault="00102EFB" w:rsidP="00BA1453">
      <w:pPr>
        <w:pStyle w:val="ListParagraph"/>
        <w:numPr>
          <w:ilvl w:val="0"/>
          <w:numId w:val="123"/>
        </w:numPr>
      </w:pPr>
      <w:r w:rsidRPr="00D2165F">
        <w:t xml:space="preserve">Open Windows PowerShell ISE </w:t>
      </w:r>
      <w:r w:rsidRPr="00BA1453">
        <w:rPr>
          <w:b/>
          <w:bCs/>
        </w:rPr>
        <w:t>as an administrator</w:t>
      </w:r>
    </w:p>
    <w:p w14:paraId="2B381855" w14:textId="77777777" w:rsidR="00102EFB" w:rsidRPr="00D2165F" w:rsidRDefault="00102EFB" w:rsidP="00BA1453">
      <w:pPr>
        <w:pStyle w:val="ListParagraph"/>
        <w:numPr>
          <w:ilvl w:val="0"/>
          <w:numId w:val="123"/>
        </w:numPr>
      </w:pPr>
      <w:r w:rsidRPr="00D2165F">
        <w:t>In the PowerShell window, run the following to navigate to the directory where the file was unzipped:</w:t>
      </w:r>
    </w:p>
    <w:p w14:paraId="7BA0F262" w14:textId="6E7EA048" w:rsidR="00102EFB" w:rsidRPr="00D2165F" w:rsidRDefault="00102EFB" w:rsidP="00BA1453">
      <w:pPr>
        <w:pStyle w:val="Style1"/>
      </w:pPr>
      <w:r w:rsidRPr="008C0F55">
        <w:t>cd "</w:t>
      </w:r>
      <w:r w:rsidRPr="002C1170">
        <w:t>&lt;file path&gt;</w:t>
      </w:r>
      <w:r w:rsidRPr="008C0F55">
        <w:t>\Cortex</w:t>
      </w:r>
      <w:r>
        <w:t xml:space="preserve"> </w:t>
      </w:r>
      <w:r w:rsidRPr="008C0F55">
        <w:t>Interaction</w:t>
      </w:r>
      <w:r>
        <w:t xml:space="preserve"> </w:t>
      </w:r>
      <w:r w:rsidRPr="008C0F55">
        <w:t>Portal"</w:t>
      </w:r>
    </w:p>
    <w:p w14:paraId="687F8293" w14:textId="77777777" w:rsidR="00102EFB" w:rsidRDefault="00102EFB" w:rsidP="00BA1453">
      <w:pPr>
        <w:ind w:firstLine="720"/>
      </w:pPr>
      <w:r w:rsidRPr="00D2165F">
        <w:t>For example:</w:t>
      </w:r>
    </w:p>
    <w:p w14:paraId="7EC12DAC" w14:textId="5285AD46" w:rsidR="00102EFB" w:rsidRPr="00D2165F" w:rsidRDefault="00F7397E" w:rsidP="00F7397E">
      <w:pPr>
        <w:pStyle w:val="Style1"/>
      </w:pPr>
      <w:r w:rsidRPr="008C0F55">
        <w:t>cd "</w:t>
      </w:r>
      <w:r>
        <w:t>C:\Install\</w:t>
      </w:r>
      <w:r w:rsidRPr="00C06F75">
        <w:t>Cortex Innovation 2023.</w:t>
      </w:r>
      <w:r>
        <w:t>7</w:t>
      </w:r>
      <w:r w:rsidRPr="00C06F75">
        <w:t xml:space="preserve"> - Interaction Portal</w:t>
      </w:r>
      <w:r>
        <w:t>\</w:t>
      </w:r>
      <w:r w:rsidRPr="008C0F55">
        <w:t>Cortex</w:t>
      </w:r>
      <w:r>
        <w:t xml:space="preserve"> </w:t>
      </w:r>
      <w:r w:rsidRPr="008C0F55">
        <w:t>Interaction</w:t>
      </w:r>
      <w:r>
        <w:t xml:space="preserve"> </w:t>
      </w:r>
      <w:r w:rsidRPr="008C0F55">
        <w:t>Portal"</w:t>
      </w:r>
    </w:p>
    <w:p w14:paraId="34AA45B1" w14:textId="77777777" w:rsidR="00102EFB" w:rsidRPr="00D2165F" w:rsidRDefault="00102EFB" w:rsidP="00BA1453">
      <w:pPr>
        <w:pStyle w:val="ListParagraph"/>
        <w:numPr>
          <w:ilvl w:val="0"/>
          <w:numId w:val="123"/>
        </w:numPr>
      </w:pPr>
      <w:r w:rsidRPr="00D2165F">
        <w:t>In the script window, paste the following:</w:t>
      </w:r>
    </w:p>
    <w:p w14:paraId="0340733E" w14:textId="77777777" w:rsidR="00102EFB" w:rsidRPr="00D2165F" w:rsidRDefault="00102EFB" w:rsidP="00BA1453">
      <w:pPr>
        <w:pStyle w:val="Style1"/>
      </w:pPr>
      <w:r w:rsidRPr="00D2165F">
        <w:t>.\</w:t>
      </w:r>
      <w:r>
        <w:t>Initialise.Shared.Data.RC</w:t>
      </w:r>
      <w:r w:rsidRPr="00D2165F">
        <w:t>.ps1 `</w:t>
      </w:r>
    </w:p>
    <w:p w14:paraId="5A91C021" w14:textId="77777777" w:rsidR="00102EFB" w:rsidRPr="00D2165F" w:rsidRDefault="00102EFB" w:rsidP="00BA1453">
      <w:pPr>
        <w:pStyle w:val="Style1"/>
      </w:pPr>
      <w:r w:rsidRPr="00D2165F">
        <w:t>-</w:t>
      </w:r>
      <w:r>
        <w:t>URL</w:t>
      </w:r>
      <w:r w:rsidRPr="00D2165F">
        <w:t xml:space="preserve"> "</w:t>
      </w:r>
      <w:r>
        <w:t>https://server.domain.com</w:t>
      </w:r>
      <w:r w:rsidRPr="00D2165F">
        <w:t>" `</w:t>
      </w:r>
    </w:p>
    <w:p w14:paraId="24848B15" w14:textId="77777777" w:rsidR="00102EFB" w:rsidRPr="00D2165F" w:rsidRDefault="00102EFB" w:rsidP="00BA1453">
      <w:pPr>
        <w:pStyle w:val="Style1"/>
      </w:pPr>
      <w:r w:rsidRPr="00D2165F">
        <w:t>-</w:t>
      </w:r>
      <w:r>
        <w:t xml:space="preserve">Port </w:t>
      </w:r>
      <w:r w:rsidRPr="00D2165F">
        <w:t>"</w:t>
      </w:r>
      <w:r>
        <w:t>8722</w:t>
      </w:r>
      <w:r w:rsidRPr="00D2165F">
        <w:t>" `</w:t>
      </w:r>
    </w:p>
    <w:p w14:paraId="0BD86DFD" w14:textId="77777777" w:rsidR="00102EFB" w:rsidRPr="00D2165F" w:rsidRDefault="00102EFB" w:rsidP="00BA1453">
      <w:pPr>
        <w:pStyle w:val="Style1"/>
      </w:pPr>
      <w:r w:rsidRPr="00D2165F">
        <w:t>-</w:t>
      </w:r>
      <w:r>
        <w:t xml:space="preserve">Username </w:t>
      </w:r>
      <w:r w:rsidRPr="00D2165F">
        <w:t>"</w:t>
      </w:r>
      <w:proofErr w:type="spellStart"/>
      <w:r>
        <w:t>BasicAuthUser</w:t>
      </w:r>
      <w:proofErr w:type="spellEnd"/>
      <w:r w:rsidRPr="00D2165F">
        <w:t>" `</w:t>
      </w:r>
    </w:p>
    <w:p w14:paraId="09002FB9" w14:textId="77777777" w:rsidR="00102EFB" w:rsidRDefault="00102EFB" w:rsidP="00BA1453">
      <w:pPr>
        <w:pStyle w:val="Style1"/>
      </w:pPr>
      <w:r w:rsidRPr="00D2165F">
        <w:t>-</w:t>
      </w:r>
      <w:r>
        <w:t xml:space="preserve">Password </w:t>
      </w:r>
      <w:r w:rsidRPr="00D2165F">
        <w:t>"</w:t>
      </w:r>
      <w:r>
        <w:t>&lt;password&gt;</w:t>
      </w:r>
      <w:r w:rsidRPr="00D2165F">
        <w:t>" `</w:t>
      </w:r>
    </w:p>
    <w:p w14:paraId="67337125" w14:textId="77777777" w:rsidR="00102EFB" w:rsidRPr="00D2165F" w:rsidRDefault="00102EFB" w:rsidP="00BA1453">
      <w:pPr>
        <w:pStyle w:val="Style1"/>
      </w:pPr>
      <w:r w:rsidRPr="00D2165F">
        <w:t>-</w:t>
      </w:r>
      <w:r>
        <w:t>Tenant</w:t>
      </w:r>
      <w:r w:rsidRPr="00D2165F">
        <w:t xml:space="preserve"> "</w:t>
      </w:r>
      <w:r>
        <w:t>default</w:t>
      </w:r>
      <w:r w:rsidRPr="00D2165F">
        <w:t>" `</w:t>
      </w:r>
    </w:p>
    <w:p w14:paraId="3B888756" w14:textId="77777777" w:rsidR="00102EFB" w:rsidRPr="00D2165F" w:rsidRDefault="00102EFB" w:rsidP="00BA1453">
      <w:pPr>
        <w:pStyle w:val="Style1"/>
      </w:pPr>
      <w:r w:rsidRPr="00D2165F">
        <w:t>-</w:t>
      </w:r>
      <w:r>
        <w:t xml:space="preserve">Environment </w:t>
      </w:r>
      <w:r w:rsidRPr="00D2165F">
        <w:t>"</w:t>
      </w:r>
      <w:r>
        <w:t>default</w:t>
      </w:r>
      <w:r w:rsidRPr="00D2165F">
        <w:t>" `</w:t>
      </w:r>
    </w:p>
    <w:p w14:paraId="7FBCC17C" w14:textId="77777777" w:rsidR="00102EFB" w:rsidRPr="00D2165F" w:rsidRDefault="00102EFB" w:rsidP="00BA1453">
      <w:pPr>
        <w:pStyle w:val="Style1"/>
      </w:pPr>
      <w:r w:rsidRPr="00D2165F">
        <w:t>-</w:t>
      </w:r>
      <w:proofErr w:type="spellStart"/>
      <w:r w:rsidRPr="00D2165F">
        <w:t>adminAdGroups</w:t>
      </w:r>
      <w:proofErr w:type="spellEnd"/>
      <w:r w:rsidRPr="00D2165F">
        <w:t xml:space="preserve"> @("Domain Admins") `</w:t>
      </w:r>
    </w:p>
    <w:p w14:paraId="0757AAAF" w14:textId="77777777" w:rsidR="00102EFB" w:rsidRPr="00D2165F" w:rsidRDefault="00102EFB" w:rsidP="00BA1453">
      <w:pPr>
        <w:pStyle w:val="Style1"/>
      </w:pPr>
      <w:r w:rsidRPr="00D2165F">
        <w:t>-</w:t>
      </w:r>
      <w:proofErr w:type="spellStart"/>
      <w:r w:rsidRPr="00D2165F">
        <w:t>userAdGroups</w:t>
      </w:r>
      <w:proofErr w:type="spellEnd"/>
      <w:r w:rsidRPr="00D2165F">
        <w:t xml:space="preserve"> @("Domain Users") </w:t>
      </w:r>
    </w:p>
    <w:p w14:paraId="493BC022" w14:textId="77777777" w:rsidR="00102EFB" w:rsidRPr="00D2165F" w:rsidRDefault="00102EFB" w:rsidP="00BA1453">
      <w:pPr>
        <w:pStyle w:val="ListParagraph"/>
        <w:numPr>
          <w:ilvl w:val="0"/>
          <w:numId w:val="123"/>
        </w:numPr>
      </w:pPr>
      <w:r w:rsidRPr="00D2165F">
        <w:t>Update any parameters as necessary.</w:t>
      </w:r>
    </w:p>
    <w:tbl>
      <w:tblPr>
        <w:tblStyle w:val="TableProfessional"/>
        <w:tblW w:w="9064" w:type="dxa"/>
        <w:tblLook w:val="04A0" w:firstRow="1" w:lastRow="0" w:firstColumn="1" w:lastColumn="0" w:noHBand="0" w:noVBand="1"/>
      </w:tblPr>
      <w:tblGrid>
        <w:gridCol w:w="2591"/>
        <w:gridCol w:w="2930"/>
        <w:gridCol w:w="3543"/>
      </w:tblGrid>
      <w:tr w:rsidR="00102EFB" w:rsidRPr="00DE49CB" w14:paraId="74DC4370"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1446B9E9" w14:textId="77777777" w:rsidR="00102EFB" w:rsidRPr="009E55CF" w:rsidRDefault="00102EFB" w:rsidP="00102EFB">
            <w:r w:rsidRPr="009E55CF">
              <w:t>Parameter Name</w:t>
            </w:r>
          </w:p>
        </w:tc>
        <w:tc>
          <w:tcPr>
            <w:tcW w:w="2930" w:type="dxa"/>
          </w:tcPr>
          <w:p w14:paraId="7856E626"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Description</w:t>
            </w:r>
          </w:p>
        </w:tc>
        <w:tc>
          <w:tcPr>
            <w:tcW w:w="3543" w:type="dxa"/>
          </w:tcPr>
          <w:p w14:paraId="38C83D16"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Example</w:t>
            </w:r>
          </w:p>
        </w:tc>
      </w:tr>
      <w:tr w:rsidR="00102EFB" w:rsidRPr="00DE49CB" w14:paraId="56155149"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11426B5" w14:textId="77777777" w:rsidR="00102EFB" w:rsidRPr="009E55CF" w:rsidRDefault="00102EFB" w:rsidP="00102EFB">
            <w:r>
              <w:lastRenderedPageBreak/>
              <w:t>URL</w:t>
            </w:r>
          </w:p>
        </w:tc>
        <w:tc>
          <w:tcPr>
            <w:tcW w:w="2930" w:type="dxa"/>
          </w:tcPr>
          <w:p w14:paraId="3D1DD3E2"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URL for CORTEX</w:t>
            </w:r>
            <w:r w:rsidRPr="00BC1BB7">
              <w:t xml:space="preserve"> </w:t>
            </w:r>
            <w:r>
              <w:t>/ Reliable Collections. For HA solutions, this should be one of the servers in the cluster</w:t>
            </w:r>
          </w:p>
        </w:tc>
        <w:tc>
          <w:tcPr>
            <w:tcW w:w="3543" w:type="dxa"/>
          </w:tcPr>
          <w:p w14:paraId="3C564EAF"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294ACE">
              <w:t>https://server.domain.com</w:t>
            </w:r>
          </w:p>
        </w:tc>
      </w:tr>
      <w:tr w:rsidR="00102EFB" w:rsidRPr="00DE49CB" w14:paraId="012A1F6D"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0ADC42D3" w14:textId="77777777" w:rsidR="00102EFB" w:rsidRPr="009E55CF" w:rsidRDefault="00102EFB" w:rsidP="00102EFB">
            <w:r>
              <w:t>Port</w:t>
            </w:r>
          </w:p>
        </w:tc>
        <w:tc>
          <w:tcPr>
            <w:tcW w:w="2930" w:type="dxa"/>
          </w:tcPr>
          <w:p w14:paraId="3EFC624F"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port for the Service Fabric Gateway endpoint. Usually installed on port 8722.</w:t>
            </w:r>
          </w:p>
        </w:tc>
        <w:tc>
          <w:tcPr>
            <w:tcW w:w="3543" w:type="dxa"/>
          </w:tcPr>
          <w:p w14:paraId="73543960"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8722</w:t>
            </w:r>
          </w:p>
        </w:tc>
      </w:tr>
      <w:tr w:rsidR="00102EFB" w:rsidRPr="00DE49CB" w14:paraId="7E78919A"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8043C57" w14:textId="77777777" w:rsidR="00102EFB" w:rsidRPr="009E55CF" w:rsidRDefault="00102EFB" w:rsidP="00102EFB">
            <w:r>
              <w:t>Username</w:t>
            </w:r>
          </w:p>
        </w:tc>
        <w:tc>
          <w:tcPr>
            <w:tcW w:w="2930" w:type="dxa"/>
          </w:tcPr>
          <w:p w14:paraId="658BA1BB"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Basic Authentication User for requests to CORTEX</w:t>
            </w:r>
          </w:p>
        </w:tc>
        <w:tc>
          <w:tcPr>
            <w:tcW w:w="3543" w:type="dxa"/>
          </w:tcPr>
          <w:p w14:paraId="38C87D38"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proofErr w:type="spellStart"/>
            <w:r>
              <w:t>BasicAuthUser</w:t>
            </w:r>
            <w:proofErr w:type="spellEnd"/>
          </w:p>
        </w:tc>
      </w:tr>
      <w:tr w:rsidR="00102EFB" w:rsidRPr="00DE49CB" w14:paraId="39161E73"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7276ACFD" w14:textId="77777777" w:rsidR="00102EFB" w:rsidRPr="009E55CF" w:rsidRDefault="00102EFB" w:rsidP="00102EFB">
            <w:r>
              <w:t>Password</w:t>
            </w:r>
          </w:p>
        </w:tc>
        <w:tc>
          <w:tcPr>
            <w:tcW w:w="2930" w:type="dxa"/>
          </w:tcPr>
          <w:p w14:paraId="4DD7636A"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Basic Authentication Password for requests to CORTEX</w:t>
            </w:r>
          </w:p>
        </w:tc>
        <w:tc>
          <w:tcPr>
            <w:tcW w:w="3543" w:type="dxa"/>
          </w:tcPr>
          <w:p w14:paraId="5B0DBCF0" w14:textId="77777777" w:rsidR="00102EFB" w:rsidRPr="009E55CF" w:rsidRDefault="00102EFB" w:rsidP="007F1BC6">
            <w:pPr>
              <w:pStyle w:val="Body2"/>
              <w:spacing w:line="259" w:lineRule="auto"/>
              <w:cnfStyle w:val="000000010000" w:firstRow="0" w:lastRow="0" w:firstColumn="0" w:lastColumn="0" w:oddVBand="0" w:evenVBand="0" w:oddHBand="0" w:evenHBand="1" w:firstRowFirstColumn="0" w:firstRowLastColumn="0" w:lastRowFirstColumn="0" w:lastRowLastColumn="0"/>
              <w:rPr>
                <w:rFonts w:cstheme="minorHAnsi"/>
              </w:rPr>
            </w:pPr>
          </w:p>
        </w:tc>
      </w:tr>
      <w:tr w:rsidR="00102EFB" w:rsidRPr="00DE49CB" w14:paraId="6B5FCE7F"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209B04C3" w14:textId="77777777" w:rsidR="00102EFB" w:rsidRPr="009E55CF" w:rsidRDefault="00102EFB" w:rsidP="00102EFB">
            <w:r>
              <w:t>Tenant</w:t>
            </w:r>
          </w:p>
        </w:tc>
        <w:tc>
          <w:tcPr>
            <w:tcW w:w="2930" w:type="dxa"/>
          </w:tcPr>
          <w:p w14:paraId="76125E4A"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tenant for the shared data, currently only default is supported</w:t>
            </w:r>
          </w:p>
        </w:tc>
        <w:tc>
          <w:tcPr>
            <w:tcW w:w="3543" w:type="dxa"/>
          </w:tcPr>
          <w:p w14:paraId="39B83897"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default</w:t>
            </w:r>
          </w:p>
        </w:tc>
      </w:tr>
      <w:tr w:rsidR="00102EFB" w:rsidRPr="00DE49CB" w14:paraId="1FF2A74A"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5581CF94" w14:textId="77777777" w:rsidR="00102EFB" w:rsidRDefault="00102EFB" w:rsidP="00102EFB">
            <w:r>
              <w:t>Environment</w:t>
            </w:r>
          </w:p>
        </w:tc>
        <w:tc>
          <w:tcPr>
            <w:tcW w:w="2930" w:type="dxa"/>
          </w:tcPr>
          <w:p w14:paraId="70053AE7"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environment for the shared data, currently only default is supported</w:t>
            </w:r>
          </w:p>
        </w:tc>
        <w:tc>
          <w:tcPr>
            <w:tcW w:w="3543" w:type="dxa"/>
          </w:tcPr>
          <w:p w14:paraId="13B19D77"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default</w:t>
            </w:r>
          </w:p>
        </w:tc>
      </w:tr>
      <w:tr w:rsidR="00102EFB" w:rsidRPr="00DE49CB" w14:paraId="4C0F60BD"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3B08792E" w14:textId="77777777" w:rsidR="00102EFB" w:rsidRPr="009E55CF" w:rsidRDefault="00102EFB" w:rsidP="00102EFB">
            <w:proofErr w:type="spellStart"/>
            <w:r w:rsidRPr="009E55CF">
              <w:t>adminAdGroups</w:t>
            </w:r>
            <w:proofErr w:type="spellEnd"/>
          </w:p>
        </w:tc>
        <w:tc>
          <w:tcPr>
            <w:tcW w:w="2930" w:type="dxa"/>
          </w:tcPr>
          <w:p w14:paraId="4F1DB57F"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A comma separated list of the user groups in Active Directory to give admin roles</w:t>
            </w:r>
          </w:p>
        </w:tc>
        <w:tc>
          <w:tcPr>
            <w:tcW w:w="3543" w:type="dxa"/>
          </w:tcPr>
          <w:p w14:paraId="41C8B688"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@("Domain Admins", "Local Admins")</w:t>
            </w:r>
          </w:p>
        </w:tc>
      </w:tr>
      <w:tr w:rsidR="00102EFB" w:rsidRPr="00DE49CB" w14:paraId="2BF8A508"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04FF0AA1" w14:textId="77777777" w:rsidR="00102EFB" w:rsidRPr="009E55CF" w:rsidRDefault="00102EFB" w:rsidP="00102EFB">
            <w:proofErr w:type="spellStart"/>
            <w:r w:rsidRPr="009E55CF">
              <w:t>userAdGroups</w:t>
            </w:r>
            <w:proofErr w:type="spellEnd"/>
          </w:p>
        </w:tc>
        <w:tc>
          <w:tcPr>
            <w:tcW w:w="2930" w:type="dxa"/>
          </w:tcPr>
          <w:p w14:paraId="47477F68"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rsidRPr="009E55CF">
              <w:t>A comma separated list of the user groups in Active Directory to give user roles</w:t>
            </w:r>
          </w:p>
        </w:tc>
        <w:tc>
          <w:tcPr>
            <w:tcW w:w="3543" w:type="dxa"/>
          </w:tcPr>
          <w:p w14:paraId="1CEF861C"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rsidRPr="009E55CF">
              <w:t>@("Domain Users", "Local Users")</w:t>
            </w:r>
          </w:p>
        </w:tc>
      </w:tr>
    </w:tbl>
    <w:p w14:paraId="7CDFFAF8" w14:textId="77777777" w:rsidR="00102EFB" w:rsidRPr="00D2165F" w:rsidRDefault="00102EFB" w:rsidP="00102EFB"/>
    <w:p w14:paraId="2AB199DF" w14:textId="172194D1" w:rsidR="00102EFB" w:rsidRPr="00950A27" w:rsidRDefault="00102EFB" w:rsidP="00102EFB">
      <w:pPr>
        <w:pStyle w:val="ListParagraph"/>
        <w:numPr>
          <w:ilvl w:val="0"/>
          <w:numId w:val="123"/>
        </w:numPr>
        <w:rPr>
          <w:ins w:id="130" w:author="Jonathan Rogers" w:date="2023-02-08T14:45:00Z"/>
        </w:rPr>
      </w:pPr>
      <w:r>
        <w:t xml:space="preserve">Run the script and ensure there are no </w:t>
      </w:r>
      <w:proofErr w:type="gramStart"/>
      <w:r>
        <w:t>errors</w:t>
      </w:r>
      <w:proofErr w:type="gramEnd"/>
    </w:p>
    <w:p w14:paraId="7A68C77D" w14:textId="77777777" w:rsidR="00102EFB" w:rsidRPr="00D2165F" w:rsidRDefault="00102EFB" w:rsidP="00BA1453">
      <w:pPr>
        <w:pStyle w:val="Heading2"/>
      </w:pPr>
      <w:bookmarkStart w:id="131" w:name="_Toc130996341"/>
      <w:bookmarkStart w:id="132" w:name="_Toc142058394"/>
      <w:bookmarkStart w:id="133" w:name="_Toc143171600"/>
      <w:r w:rsidRPr="00D2165F">
        <w:t>Website Deployment</w:t>
      </w:r>
      <w:bookmarkEnd w:id="131"/>
      <w:bookmarkEnd w:id="132"/>
      <w:bookmarkEnd w:id="133"/>
    </w:p>
    <w:p w14:paraId="20BA118E" w14:textId="42A90D24" w:rsidR="00102EFB" w:rsidRPr="00D2165F" w:rsidRDefault="00102EFB" w:rsidP="00102EFB">
      <w:r w:rsidRPr="00D2165F">
        <w:t>The deployment script included in the package obtained in Section 2.</w:t>
      </w:r>
      <w:r w:rsidR="003E216D">
        <w:t>2</w:t>
      </w:r>
      <w:r w:rsidRPr="00D2165F">
        <w:t xml:space="preserve"> will perform the following required actions:</w:t>
      </w:r>
    </w:p>
    <w:p w14:paraId="4313EB0D" w14:textId="3DDAD16E" w:rsidR="00102EFB" w:rsidRPr="00D2165F" w:rsidRDefault="00102EFB" w:rsidP="00102EFB">
      <w:pPr>
        <w:pStyle w:val="ListParagraph"/>
        <w:numPr>
          <w:ilvl w:val="0"/>
          <w:numId w:val="124"/>
        </w:numPr>
      </w:pPr>
      <w:r w:rsidRPr="00D2165F">
        <w:t>Set up the website in IIS ready for the application to be deployed to it.</w:t>
      </w:r>
    </w:p>
    <w:p w14:paraId="6E2D2C29" w14:textId="77777777" w:rsidR="00102EFB" w:rsidRPr="00D2165F" w:rsidRDefault="00102EFB" w:rsidP="00102EFB">
      <w:commentRangeStart w:id="134"/>
      <w:r w:rsidRPr="00D2165F">
        <w:t>To run the script, complete the following steps.</w:t>
      </w:r>
      <w:commentRangeEnd w:id="134"/>
      <w:r>
        <w:rPr>
          <w:rStyle w:val="CommentReference"/>
          <w:rFonts w:ascii="Trebuchet MS" w:eastAsia="Times New Roman" w:hAnsi="Trebuchet MS" w:cs="Times New Roman"/>
          <w:lang w:eastAsia="en-GB"/>
        </w:rPr>
        <w:commentReference w:id="134"/>
      </w:r>
    </w:p>
    <w:p w14:paraId="560403F3" w14:textId="7B874480" w:rsidR="00102EFB" w:rsidRPr="00D2165F" w:rsidRDefault="00102EFB" w:rsidP="00BA1453">
      <w:pPr>
        <w:pStyle w:val="ListParagraph"/>
        <w:numPr>
          <w:ilvl w:val="0"/>
          <w:numId w:val="125"/>
        </w:numPr>
      </w:pPr>
      <w:r w:rsidRPr="00D2165F">
        <w:t>Copy the package obtained in Section 2.</w:t>
      </w:r>
      <w:r w:rsidR="003E216D">
        <w:t>2</w:t>
      </w:r>
      <w:r w:rsidRPr="00D2165F">
        <w:t xml:space="preserve"> to a server where the CIP is to be installed.</w:t>
      </w:r>
    </w:p>
    <w:p w14:paraId="73186035" w14:textId="77777777" w:rsidR="00102EFB" w:rsidRPr="00D2165F" w:rsidRDefault="00102EFB" w:rsidP="00BA1453">
      <w:pPr>
        <w:pStyle w:val="ListParagraph"/>
        <w:numPr>
          <w:ilvl w:val="0"/>
          <w:numId w:val="125"/>
        </w:numPr>
      </w:pPr>
      <w:r w:rsidRPr="00D2165F">
        <w:t>If it has not been unzipped, unzip it to a suitable location.</w:t>
      </w:r>
    </w:p>
    <w:p w14:paraId="092FD6C8" w14:textId="77777777" w:rsidR="00102EFB" w:rsidRPr="00D2165F" w:rsidRDefault="00102EFB" w:rsidP="00BA1453">
      <w:pPr>
        <w:pStyle w:val="ListParagraph"/>
        <w:numPr>
          <w:ilvl w:val="0"/>
          <w:numId w:val="125"/>
        </w:numPr>
      </w:pPr>
      <w:r w:rsidRPr="00D2165F">
        <w:lastRenderedPageBreak/>
        <w:t xml:space="preserve">Open Windows PowerShell ISE </w:t>
      </w:r>
      <w:r w:rsidRPr="00BA1453">
        <w:rPr>
          <w:b/>
          <w:bCs/>
        </w:rPr>
        <w:t>as an administrator</w:t>
      </w:r>
    </w:p>
    <w:p w14:paraId="0B4F5E26" w14:textId="77777777" w:rsidR="00102EFB" w:rsidRPr="00D2165F" w:rsidRDefault="00102EFB" w:rsidP="00BA1453">
      <w:pPr>
        <w:pStyle w:val="ListParagraph"/>
        <w:numPr>
          <w:ilvl w:val="0"/>
          <w:numId w:val="125"/>
        </w:numPr>
      </w:pPr>
      <w:r w:rsidRPr="00D2165F">
        <w:t>In the PowerShell window, run the following to navigate to the directory where the file was unzipped:</w:t>
      </w:r>
    </w:p>
    <w:p w14:paraId="45E5CD10" w14:textId="2F9988C8" w:rsidR="00102EFB" w:rsidRPr="00D2165F" w:rsidRDefault="00102EFB" w:rsidP="00BA1453">
      <w:pPr>
        <w:pStyle w:val="Style1"/>
        <w:tabs>
          <w:tab w:val="left" w:pos="7755"/>
        </w:tabs>
      </w:pPr>
      <w:r w:rsidRPr="008C0F55">
        <w:t>cd "</w:t>
      </w:r>
      <w:r w:rsidRPr="002C1170">
        <w:t>&lt;file path&gt;</w:t>
      </w:r>
      <w:r w:rsidRPr="008C0F55">
        <w:t>\Cortex</w:t>
      </w:r>
      <w:r>
        <w:t xml:space="preserve"> </w:t>
      </w:r>
      <w:r w:rsidRPr="008C0F55">
        <w:t>Interaction</w:t>
      </w:r>
      <w:r>
        <w:t xml:space="preserve"> </w:t>
      </w:r>
      <w:r w:rsidRPr="008C0F55">
        <w:t>Portal"</w:t>
      </w:r>
      <w:r>
        <w:tab/>
      </w:r>
    </w:p>
    <w:p w14:paraId="1BF8BDE6" w14:textId="77777777" w:rsidR="00102EFB" w:rsidRDefault="00102EFB" w:rsidP="00BA1453">
      <w:pPr>
        <w:ind w:left="720"/>
      </w:pPr>
      <w:r w:rsidRPr="00D2165F">
        <w:t>For example:</w:t>
      </w:r>
    </w:p>
    <w:p w14:paraId="1ECE3D0F" w14:textId="054F8694" w:rsidR="00102EFB" w:rsidRPr="00D2165F" w:rsidRDefault="00564F2A" w:rsidP="00564F2A">
      <w:pPr>
        <w:pStyle w:val="Style1"/>
      </w:pPr>
      <w:r w:rsidRPr="008C0F55">
        <w:t>cd "</w:t>
      </w:r>
      <w:r>
        <w:t>C:\Install\</w:t>
      </w:r>
      <w:r w:rsidRPr="00C06F75">
        <w:t>Cortex Innovation 2023.</w:t>
      </w:r>
      <w:r>
        <w:t>7</w:t>
      </w:r>
      <w:r w:rsidRPr="00C06F75">
        <w:t xml:space="preserve"> - Interaction Portal</w:t>
      </w:r>
      <w:r>
        <w:t>\</w:t>
      </w:r>
      <w:r w:rsidRPr="008C0F55">
        <w:t>Cortex</w:t>
      </w:r>
      <w:r>
        <w:t xml:space="preserve"> </w:t>
      </w:r>
      <w:r w:rsidRPr="008C0F55">
        <w:t>Interaction</w:t>
      </w:r>
      <w:r>
        <w:t xml:space="preserve"> </w:t>
      </w:r>
      <w:r w:rsidRPr="008C0F55">
        <w:t>Portal"</w:t>
      </w:r>
    </w:p>
    <w:p w14:paraId="690923DD" w14:textId="77777777" w:rsidR="00102EFB" w:rsidRPr="00D2165F" w:rsidRDefault="00102EFB" w:rsidP="00BA1453">
      <w:pPr>
        <w:pStyle w:val="ListParagraph"/>
        <w:numPr>
          <w:ilvl w:val="0"/>
          <w:numId w:val="125"/>
        </w:numPr>
      </w:pPr>
      <w:r w:rsidRPr="00D2165F">
        <w:t>In the script window, paste the following:</w:t>
      </w:r>
    </w:p>
    <w:p w14:paraId="1EB1D710" w14:textId="77777777" w:rsidR="00102EFB" w:rsidRPr="00D2165F" w:rsidRDefault="00102EFB" w:rsidP="00BA1453">
      <w:pPr>
        <w:pStyle w:val="Style1"/>
        <w:tabs>
          <w:tab w:val="left" w:pos="7755"/>
        </w:tabs>
      </w:pPr>
      <w:r w:rsidRPr="00D2165F">
        <w:t>.\Deploy.</w:t>
      </w:r>
      <w:r>
        <w:t>Cortex.Interaction.Portal</w:t>
      </w:r>
      <w:r w:rsidRPr="00D2165F">
        <w:t>.ps1 `</w:t>
      </w:r>
    </w:p>
    <w:p w14:paraId="7F1C24B8" w14:textId="77777777" w:rsidR="00102EFB" w:rsidRPr="00D2165F" w:rsidRDefault="00102EFB" w:rsidP="00BA1453">
      <w:pPr>
        <w:pStyle w:val="Style1"/>
        <w:tabs>
          <w:tab w:val="left" w:pos="7755"/>
        </w:tabs>
      </w:pPr>
      <w:r w:rsidRPr="00D2165F">
        <w:t>-</w:t>
      </w:r>
      <w:proofErr w:type="spellStart"/>
      <w:r w:rsidRPr="00D2165F">
        <w:t>PortalIISSiteName</w:t>
      </w:r>
      <w:proofErr w:type="spellEnd"/>
      <w:r w:rsidRPr="00D2165F">
        <w:t xml:space="preserve"> "Cortex" `</w:t>
      </w:r>
    </w:p>
    <w:p w14:paraId="75B9A34C" w14:textId="77777777" w:rsidR="00102EFB" w:rsidRPr="00D2165F" w:rsidRDefault="00102EFB" w:rsidP="00BA1453">
      <w:pPr>
        <w:pStyle w:val="Style1"/>
        <w:tabs>
          <w:tab w:val="left" w:pos="7755"/>
        </w:tabs>
      </w:pPr>
      <w:r w:rsidRPr="00D2165F">
        <w:t>-</w:t>
      </w:r>
      <w:proofErr w:type="spellStart"/>
      <w:r w:rsidRPr="00D2165F">
        <w:t>PortalIISApplicationName</w:t>
      </w:r>
      <w:proofErr w:type="spellEnd"/>
      <w:r w:rsidRPr="00D2165F">
        <w:t xml:space="preserve"> "</w:t>
      </w:r>
      <w:proofErr w:type="spellStart"/>
      <w:r w:rsidRPr="00D2165F">
        <w:t>CortexInteractionPortal</w:t>
      </w:r>
      <w:proofErr w:type="spellEnd"/>
      <w:r w:rsidRPr="00D2165F">
        <w:t>" `</w:t>
      </w:r>
    </w:p>
    <w:p w14:paraId="6DBA8F92" w14:textId="77777777" w:rsidR="00102EFB" w:rsidRPr="00D2165F" w:rsidRDefault="00102EFB" w:rsidP="00BA1453">
      <w:pPr>
        <w:pStyle w:val="Style1"/>
        <w:tabs>
          <w:tab w:val="left" w:pos="7755"/>
        </w:tabs>
      </w:pPr>
      <w:r w:rsidRPr="00D2165F">
        <w:t>-</w:t>
      </w:r>
      <w:proofErr w:type="spellStart"/>
      <w:r w:rsidRPr="00D2165F">
        <w:t>PortalIISAppPool</w:t>
      </w:r>
      <w:proofErr w:type="spellEnd"/>
      <w:r w:rsidRPr="00D2165F">
        <w:t xml:space="preserve"> "</w:t>
      </w:r>
      <w:proofErr w:type="spellStart"/>
      <w:r w:rsidRPr="00D2165F">
        <w:t>CortexInteractionPortal</w:t>
      </w:r>
      <w:proofErr w:type="spellEnd"/>
      <w:r w:rsidRPr="00D2165F">
        <w:t>" `</w:t>
      </w:r>
    </w:p>
    <w:p w14:paraId="2922C2B6" w14:textId="77777777" w:rsidR="00102EFB" w:rsidRPr="00D2165F" w:rsidRDefault="00102EFB" w:rsidP="00BA1453">
      <w:pPr>
        <w:pStyle w:val="Style1"/>
        <w:tabs>
          <w:tab w:val="left" w:pos="7755"/>
        </w:tabs>
      </w:pPr>
      <w:r w:rsidRPr="00D2165F">
        <w:t>-</w:t>
      </w:r>
      <w:proofErr w:type="spellStart"/>
      <w:r w:rsidRPr="00D2165F">
        <w:t>IISDirectory</w:t>
      </w:r>
      <w:proofErr w:type="spellEnd"/>
      <w:r w:rsidRPr="00D2165F">
        <w:t xml:space="preserve"> "C:\inetpub\wwwroot" `</w:t>
      </w:r>
    </w:p>
    <w:p w14:paraId="35947E89" w14:textId="77777777" w:rsidR="00102EFB" w:rsidRDefault="00102EFB" w:rsidP="00BA1453">
      <w:pPr>
        <w:pStyle w:val="Style1"/>
        <w:tabs>
          <w:tab w:val="left" w:pos="7755"/>
        </w:tabs>
      </w:pPr>
      <w:r w:rsidRPr="00D2165F">
        <w:t>-</w:t>
      </w:r>
      <w:proofErr w:type="spellStart"/>
      <w:r w:rsidRPr="00D2165F">
        <w:t>iisSiteHostName</w:t>
      </w:r>
      <w:proofErr w:type="spellEnd"/>
      <w:r w:rsidRPr="00D2165F">
        <w:t xml:space="preserve"> "" </w:t>
      </w:r>
    </w:p>
    <w:p w14:paraId="1B4AEB42" w14:textId="3287ABE5" w:rsidR="00102EFB" w:rsidRPr="00D2165F" w:rsidRDefault="00102EFB" w:rsidP="00102EFB">
      <w:pPr>
        <w:pStyle w:val="ListParagraph"/>
        <w:numPr>
          <w:ilvl w:val="0"/>
          <w:numId w:val="125"/>
        </w:numPr>
      </w:pPr>
      <w:r w:rsidRPr="00D2165F">
        <w:t>Update any parameters as necessary.</w:t>
      </w:r>
    </w:p>
    <w:tbl>
      <w:tblPr>
        <w:tblStyle w:val="TableProfessional"/>
        <w:tblW w:w="9064" w:type="dxa"/>
        <w:tblLook w:val="04A0" w:firstRow="1" w:lastRow="0" w:firstColumn="1" w:lastColumn="0" w:noHBand="0" w:noVBand="1"/>
      </w:tblPr>
      <w:tblGrid>
        <w:gridCol w:w="2752"/>
        <w:gridCol w:w="2820"/>
        <w:gridCol w:w="3492"/>
      </w:tblGrid>
      <w:tr w:rsidR="00102EFB" w:rsidRPr="00DE49CB" w14:paraId="650B68A3" w14:textId="77777777" w:rsidTr="00440B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242FFB2D" w14:textId="77777777" w:rsidR="00102EFB" w:rsidRPr="009E55CF" w:rsidRDefault="00102EFB" w:rsidP="00102EFB">
            <w:r w:rsidRPr="009E55CF">
              <w:t>Parameter Name</w:t>
            </w:r>
          </w:p>
        </w:tc>
        <w:tc>
          <w:tcPr>
            <w:tcW w:w="2820" w:type="dxa"/>
          </w:tcPr>
          <w:p w14:paraId="5FC3A9AA"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Description</w:t>
            </w:r>
          </w:p>
        </w:tc>
        <w:tc>
          <w:tcPr>
            <w:tcW w:w="3492" w:type="dxa"/>
          </w:tcPr>
          <w:p w14:paraId="7050C110"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Example</w:t>
            </w:r>
          </w:p>
        </w:tc>
      </w:tr>
      <w:tr w:rsidR="00102EFB" w:rsidRPr="00DE49CB" w14:paraId="77706440" w14:textId="77777777" w:rsidTr="00440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6B6A804E" w14:textId="77777777" w:rsidR="00102EFB" w:rsidRPr="009E55CF" w:rsidRDefault="00102EFB" w:rsidP="00102EFB">
            <w:proofErr w:type="spellStart"/>
            <w:r w:rsidRPr="009E55CF">
              <w:t>PortalIISSiteName</w:t>
            </w:r>
            <w:proofErr w:type="spellEnd"/>
          </w:p>
        </w:tc>
        <w:tc>
          <w:tcPr>
            <w:tcW w:w="2820" w:type="dxa"/>
          </w:tcPr>
          <w:p w14:paraId="6FC91C9B"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The name of the web site to which the application will be deployed</w:t>
            </w:r>
          </w:p>
        </w:tc>
        <w:tc>
          <w:tcPr>
            <w:tcW w:w="3492" w:type="dxa"/>
          </w:tcPr>
          <w:p w14:paraId="115B5249"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"Cortex"</w:t>
            </w:r>
          </w:p>
        </w:tc>
      </w:tr>
      <w:tr w:rsidR="00102EFB" w:rsidRPr="00DE49CB" w14:paraId="291256EA" w14:textId="77777777" w:rsidTr="00440B2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2DC2F21F" w14:textId="77777777" w:rsidR="00102EFB" w:rsidRPr="009E55CF" w:rsidRDefault="00102EFB" w:rsidP="00102EFB">
            <w:proofErr w:type="spellStart"/>
            <w:r w:rsidRPr="009E55CF">
              <w:t>PortalIISApplicationName</w:t>
            </w:r>
            <w:proofErr w:type="spellEnd"/>
          </w:p>
        </w:tc>
        <w:tc>
          <w:tcPr>
            <w:tcW w:w="2820" w:type="dxa"/>
          </w:tcPr>
          <w:p w14:paraId="2ACF674E"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rsidRPr="009E55CF">
              <w:t>The name of the application when it is deployed</w:t>
            </w:r>
          </w:p>
        </w:tc>
        <w:tc>
          <w:tcPr>
            <w:tcW w:w="3492" w:type="dxa"/>
          </w:tcPr>
          <w:p w14:paraId="71BADF38"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rsidRPr="009E55CF">
              <w:t>"</w:t>
            </w:r>
            <w:proofErr w:type="spellStart"/>
            <w:r w:rsidRPr="009E55CF">
              <w:t>CortexInteractionPortal</w:t>
            </w:r>
            <w:proofErr w:type="spellEnd"/>
            <w:r w:rsidRPr="009E55CF">
              <w:t>"</w:t>
            </w:r>
          </w:p>
        </w:tc>
      </w:tr>
      <w:tr w:rsidR="00102EFB" w:rsidRPr="00DE49CB" w14:paraId="2B55B848" w14:textId="77777777" w:rsidTr="00440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3F9D1451" w14:textId="77777777" w:rsidR="00102EFB" w:rsidRPr="009E55CF" w:rsidRDefault="00102EFB" w:rsidP="00102EFB">
            <w:proofErr w:type="spellStart"/>
            <w:r w:rsidRPr="009E55CF">
              <w:t>PortalIISAppPool</w:t>
            </w:r>
            <w:proofErr w:type="spellEnd"/>
          </w:p>
        </w:tc>
        <w:tc>
          <w:tcPr>
            <w:tcW w:w="2820" w:type="dxa"/>
          </w:tcPr>
          <w:p w14:paraId="082141F1"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The name of the application pool under which the application will run</w:t>
            </w:r>
          </w:p>
        </w:tc>
        <w:tc>
          <w:tcPr>
            <w:tcW w:w="3492" w:type="dxa"/>
          </w:tcPr>
          <w:p w14:paraId="7EEB7E35"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w:t>
            </w:r>
            <w:proofErr w:type="spellStart"/>
            <w:r w:rsidRPr="009E55CF">
              <w:t>CortexInteractionPortal</w:t>
            </w:r>
            <w:proofErr w:type="spellEnd"/>
            <w:r w:rsidRPr="009E55CF">
              <w:t>"</w:t>
            </w:r>
          </w:p>
        </w:tc>
      </w:tr>
      <w:tr w:rsidR="00102EFB" w:rsidRPr="00DE49CB" w14:paraId="6EC109AE" w14:textId="77777777" w:rsidTr="00440B2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128B73E8" w14:textId="77777777" w:rsidR="00102EFB" w:rsidRPr="009E55CF" w:rsidRDefault="00102EFB" w:rsidP="00102EFB">
            <w:proofErr w:type="spellStart"/>
            <w:r w:rsidRPr="009E55CF">
              <w:t>IISDirectory</w:t>
            </w:r>
            <w:proofErr w:type="spellEnd"/>
          </w:p>
        </w:tc>
        <w:tc>
          <w:tcPr>
            <w:tcW w:w="2820" w:type="dxa"/>
          </w:tcPr>
          <w:p w14:paraId="0AEA4548"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rsidRPr="009E55CF">
              <w:t>The IIS root folder</w:t>
            </w:r>
          </w:p>
        </w:tc>
        <w:tc>
          <w:tcPr>
            <w:tcW w:w="3492" w:type="dxa"/>
          </w:tcPr>
          <w:p w14:paraId="58707EE5"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“C:\</w:t>
            </w:r>
            <w:proofErr w:type="spellStart"/>
            <w:r>
              <w:t>inetpub</w:t>
            </w:r>
            <w:proofErr w:type="spellEnd"/>
            <w:r>
              <w:t>\</w:t>
            </w:r>
            <w:proofErr w:type="spellStart"/>
            <w:r>
              <w:t>wwwroot</w:t>
            </w:r>
            <w:proofErr w:type="spellEnd"/>
            <w:r>
              <w:t>”</w:t>
            </w:r>
          </w:p>
        </w:tc>
      </w:tr>
      <w:tr w:rsidR="00102EFB" w:rsidRPr="00DE49CB" w14:paraId="04D16078" w14:textId="77777777" w:rsidTr="00440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7E9D4707" w14:textId="77777777" w:rsidR="00102EFB" w:rsidRPr="009E55CF" w:rsidRDefault="00102EFB" w:rsidP="00102EFB">
            <w:proofErr w:type="spellStart"/>
            <w:r w:rsidRPr="009E55CF">
              <w:t>iisSiteHostName</w:t>
            </w:r>
            <w:proofErr w:type="spellEnd"/>
          </w:p>
        </w:tc>
        <w:tc>
          <w:tcPr>
            <w:tcW w:w="2820" w:type="dxa"/>
          </w:tcPr>
          <w:p w14:paraId="72BACA41"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The hostname to bind to the website</w:t>
            </w:r>
            <w:r>
              <w:t>, not always required within IIS</w:t>
            </w:r>
          </w:p>
        </w:tc>
        <w:tc>
          <w:tcPr>
            <w:tcW w:w="3492" w:type="dxa"/>
          </w:tcPr>
          <w:p w14:paraId="02EE236B"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w:t>
            </w:r>
          </w:p>
        </w:tc>
      </w:tr>
    </w:tbl>
    <w:p w14:paraId="7F87AD4C" w14:textId="77777777" w:rsidR="00102EFB" w:rsidRPr="00D2165F" w:rsidRDefault="00102EFB" w:rsidP="00BA1453">
      <w:pPr>
        <w:pStyle w:val="ListParagraph"/>
        <w:numPr>
          <w:ilvl w:val="0"/>
          <w:numId w:val="125"/>
        </w:numPr>
      </w:pPr>
      <w:commentRangeStart w:id="135"/>
      <w:r w:rsidRPr="00D2165F">
        <w:t>The PowerShell ISE window should look as follows:</w:t>
      </w:r>
      <w:commentRangeEnd w:id="135"/>
      <w:r>
        <w:rPr>
          <w:rStyle w:val="CommentReference"/>
          <w:rFonts w:ascii="Trebuchet MS" w:eastAsia="Times New Roman" w:hAnsi="Trebuchet MS" w:cs="Times New Roman"/>
          <w:lang w:eastAsia="en-GB"/>
        </w:rPr>
        <w:commentReference w:id="135"/>
      </w:r>
    </w:p>
    <w:p w14:paraId="6EB5236E" w14:textId="65274E3C" w:rsidR="00102EFB" w:rsidRPr="00D2165F" w:rsidRDefault="00755B30" w:rsidP="00102EFB">
      <w:r w:rsidRPr="00755B30">
        <w:rPr>
          <w:noProof/>
        </w:rPr>
        <w:drawing>
          <wp:inline distT="0" distB="0" distL="0" distR="0" wp14:anchorId="2FF133A2" wp14:editId="251458B3">
            <wp:extent cx="4515250" cy="1164566"/>
            <wp:effectExtent l="0" t="0" r="0" b="0"/>
            <wp:docPr id="15"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screen&#10;&#10;Description automatically generated"/>
                    <pic:cNvPicPr/>
                  </pic:nvPicPr>
                  <pic:blipFill>
                    <a:blip r:embed="rId42"/>
                    <a:stretch>
                      <a:fillRect/>
                    </a:stretch>
                  </pic:blipFill>
                  <pic:spPr>
                    <a:xfrm>
                      <a:off x="0" y="0"/>
                      <a:ext cx="4550590" cy="1173681"/>
                    </a:xfrm>
                    <a:prstGeom prst="rect">
                      <a:avLst/>
                    </a:prstGeom>
                  </pic:spPr>
                </pic:pic>
              </a:graphicData>
            </a:graphic>
          </wp:inline>
        </w:drawing>
      </w:r>
    </w:p>
    <w:p w14:paraId="18800C99" w14:textId="77777777" w:rsidR="00102EFB" w:rsidRPr="00D2165F" w:rsidRDefault="00102EFB" w:rsidP="00BA1453">
      <w:pPr>
        <w:pStyle w:val="ListParagraph"/>
        <w:numPr>
          <w:ilvl w:val="0"/>
          <w:numId w:val="125"/>
        </w:numPr>
      </w:pPr>
      <w:r w:rsidRPr="00D2165F">
        <w:lastRenderedPageBreak/>
        <w:t>Run the script using the play button above the script window.</w:t>
      </w:r>
    </w:p>
    <w:p w14:paraId="7B5D0DD5" w14:textId="41E78A51" w:rsidR="00102EFB" w:rsidRDefault="00102EFB" w:rsidP="00102EFB">
      <w:pPr>
        <w:pStyle w:val="ListParagraph"/>
        <w:numPr>
          <w:ilvl w:val="0"/>
          <w:numId w:val="125"/>
        </w:numPr>
      </w:pPr>
      <w:r w:rsidRPr="00D2165F">
        <w:t xml:space="preserve">Once complete, </w:t>
      </w:r>
      <w:r>
        <w:t>repeat this on any other servers (if hosting the application on multiple servers).</w:t>
      </w:r>
    </w:p>
    <w:p w14:paraId="04A2DD01" w14:textId="77777777" w:rsidR="00102EFB" w:rsidRPr="002C49F5" w:rsidRDefault="00102EFB" w:rsidP="00BA1453">
      <w:pPr>
        <w:pStyle w:val="Heading2"/>
      </w:pPr>
      <w:bookmarkStart w:id="136" w:name="_Toc130996342"/>
      <w:bookmarkStart w:id="137" w:name="_Toc142058395"/>
      <w:bookmarkStart w:id="138" w:name="_Toc143171601"/>
      <w:r w:rsidRPr="002C49F5">
        <w:t>Web Application Deployment</w:t>
      </w:r>
      <w:bookmarkEnd w:id="136"/>
      <w:bookmarkEnd w:id="137"/>
      <w:bookmarkEnd w:id="138"/>
    </w:p>
    <w:p w14:paraId="77051400" w14:textId="6EC00BBF" w:rsidR="00102EFB" w:rsidRPr="002C49F5" w:rsidRDefault="00102EFB" w:rsidP="00BA1453">
      <w:pPr>
        <w:pStyle w:val="ListParagraph"/>
        <w:numPr>
          <w:ilvl w:val="0"/>
          <w:numId w:val="126"/>
        </w:numPr>
      </w:pPr>
      <w:r w:rsidRPr="002C49F5">
        <w:t>Login to AppGyver and go to the App.</w:t>
      </w:r>
    </w:p>
    <w:p w14:paraId="18DD3D63" w14:textId="77777777" w:rsidR="00102EFB" w:rsidRPr="002C49F5" w:rsidRDefault="00102EFB" w:rsidP="00BA1453">
      <w:pPr>
        <w:pStyle w:val="ListParagraph"/>
        <w:numPr>
          <w:ilvl w:val="0"/>
          <w:numId w:val="126"/>
        </w:numPr>
      </w:pPr>
      <w:r w:rsidRPr="002C49F5">
        <w:t>Select a page (for example Home Page) and select Launch from the toolbar at the top.</w:t>
      </w:r>
    </w:p>
    <w:p w14:paraId="7A88BC54" w14:textId="77777777" w:rsidR="00102EFB" w:rsidRPr="002C49F5" w:rsidRDefault="00102EFB" w:rsidP="00BA1453">
      <w:pPr>
        <w:pStyle w:val="ListParagraph"/>
        <w:numPr>
          <w:ilvl w:val="0"/>
          <w:numId w:val="126"/>
        </w:numPr>
      </w:pPr>
      <w:r w:rsidRPr="002C49F5">
        <w:t>In the left-hand panel, select ‘Distribute’, then select ‘Open Build Service’.</w:t>
      </w:r>
    </w:p>
    <w:p w14:paraId="6AADD9A6" w14:textId="77777777" w:rsidR="00102EFB" w:rsidRPr="002C49F5" w:rsidRDefault="00102EFB" w:rsidP="00BA1453">
      <w:pPr>
        <w:pStyle w:val="ListParagraph"/>
        <w:numPr>
          <w:ilvl w:val="0"/>
          <w:numId w:val="126"/>
        </w:numPr>
      </w:pPr>
      <w:r w:rsidRPr="002C49F5">
        <w:t>For the first build operation, you will need to configure the build</w:t>
      </w:r>
      <w:ins w:id="139" w:author="Joe Lees" w:date="2023-02-03T10:00:00Z">
        <w:r w:rsidRPr="002C49F5">
          <w:t>:</w:t>
        </w:r>
      </w:ins>
    </w:p>
    <w:p w14:paraId="2A83AE51" w14:textId="77777777" w:rsidR="00102EFB" w:rsidRPr="002C49F5" w:rsidRDefault="00102EFB" w:rsidP="00BA1453">
      <w:pPr>
        <w:pStyle w:val="ListParagraph"/>
        <w:numPr>
          <w:ilvl w:val="1"/>
          <w:numId w:val="126"/>
        </w:numPr>
      </w:pPr>
      <w:r w:rsidRPr="002C49F5">
        <w:t>Select ‘Configure’ under the ‘Web App’ option.</w:t>
      </w:r>
    </w:p>
    <w:p w14:paraId="18C31A51" w14:textId="77777777" w:rsidR="00102EFB" w:rsidRPr="002C49F5" w:rsidRDefault="00102EFB" w:rsidP="00BA1453">
      <w:pPr>
        <w:pStyle w:val="ListParagraph"/>
        <w:numPr>
          <w:ilvl w:val="1"/>
          <w:numId w:val="126"/>
        </w:numPr>
      </w:pPr>
      <w:commentRangeStart w:id="140"/>
      <w:commentRangeStart w:id="141"/>
      <w:r w:rsidRPr="002C49F5">
        <w:t>Select</w:t>
      </w:r>
      <w:commentRangeEnd w:id="140"/>
      <w:r w:rsidRPr="002C49F5">
        <w:commentReference w:id="140"/>
      </w:r>
      <w:commentRangeEnd w:id="141"/>
      <w:r w:rsidRPr="002C49F5">
        <w:commentReference w:id="141"/>
      </w:r>
      <w:r w:rsidRPr="002C49F5">
        <w:t xml:space="preserve"> ZIP as the Build Scheme.</w:t>
      </w:r>
    </w:p>
    <w:p w14:paraId="0FD55472" w14:textId="77777777" w:rsidR="00102EFB" w:rsidRPr="002C49F5" w:rsidRDefault="00102EFB" w:rsidP="00BA1453">
      <w:pPr>
        <w:pStyle w:val="ListParagraph"/>
        <w:numPr>
          <w:ilvl w:val="1"/>
          <w:numId w:val="126"/>
        </w:numPr>
      </w:pPr>
      <w:r w:rsidRPr="002C49F5">
        <w:t>Select ’Save &amp; Next’.</w:t>
      </w:r>
    </w:p>
    <w:p w14:paraId="061543AD" w14:textId="77777777" w:rsidR="00102EFB" w:rsidRPr="002C49F5" w:rsidRDefault="00102EFB" w:rsidP="00BA1453">
      <w:pPr>
        <w:pStyle w:val="ListParagraph"/>
        <w:numPr>
          <w:ilvl w:val="1"/>
          <w:numId w:val="126"/>
        </w:numPr>
      </w:pPr>
      <w:r w:rsidRPr="002C49F5">
        <w:t xml:space="preserve">Upload a </w:t>
      </w:r>
      <w:commentRangeStart w:id="142"/>
      <w:r w:rsidRPr="002C49F5">
        <w:t xml:space="preserve">favicon to act as a logo for the portal </w:t>
      </w:r>
      <w:commentRangeStart w:id="143"/>
      <w:commentRangeEnd w:id="143"/>
      <w:r w:rsidRPr="002C49F5">
        <w:commentReference w:id="143"/>
      </w:r>
      <w:commentRangeEnd w:id="142"/>
      <w:r w:rsidRPr="002C49F5">
        <w:commentReference w:id="142"/>
      </w:r>
      <w:r w:rsidRPr="002C49F5">
        <w:t xml:space="preserve">if desired, for example, the </w:t>
      </w:r>
      <w:r>
        <w:t xml:space="preserve">CORTEX </w:t>
      </w:r>
      <w:r w:rsidRPr="002C49F5">
        <w:t>Logo or your company logo.</w:t>
      </w:r>
    </w:p>
    <w:p w14:paraId="78D20867" w14:textId="77777777" w:rsidR="00102EFB" w:rsidRPr="002C49F5" w:rsidRDefault="00102EFB" w:rsidP="00BA1453">
      <w:pPr>
        <w:pStyle w:val="ListParagraph"/>
        <w:numPr>
          <w:ilvl w:val="1"/>
          <w:numId w:val="126"/>
        </w:numPr>
      </w:pPr>
      <w:r w:rsidRPr="002C49F5">
        <w:t>Select ’Save &amp; Next’.</w:t>
      </w:r>
    </w:p>
    <w:p w14:paraId="2C995F57" w14:textId="77777777" w:rsidR="00102EFB" w:rsidRPr="002C49F5" w:rsidRDefault="00102EFB" w:rsidP="00BA1453">
      <w:pPr>
        <w:pStyle w:val="ListParagraph"/>
        <w:numPr>
          <w:ilvl w:val="1"/>
          <w:numId w:val="126"/>
        </w:numPr>
      </w:pPr>
      <w:r w:rsidRPr="002C49F5">
        <w:t xml:space="preserve">Nothing is required in </w:t>
      </w:r>
      <w:ins w:id="144" w:author="Joe Lees" w:date="2023-02-03T10:00:00Z">
        <w:r w:rsidRPr="002C49F5">
          <w:t xml:space="preserve">the </w:t>
        </w:r>
      </w:ins>
      <w:r w:rsidRPr="002C49F5">
        <w:t>‘Permissions</w:t>
      </w:r>
      <w:ins w:id="145" w:author="Joe Lees" w:date="2023-02-03T10:00:00Z">
        <w:r w:rsidRPr="002C49F5">
          <w:t xml:space="preserve">’ </w:t>
        </w:r>
      </w:ins>
      <w:r w:rsidRPr="002C49F5">
        <w:t>sections.</w:t>
      </w:r>
    </w:p>
    <w:p w14:paraId="12EB5344" w14:textId="77777777" w:rsidR="00102EFB" w:rsidRPr="002C49F5" w:rsidRDefault="00102EFB" w:rsidP="00BA1453">
      <w:pPr>
        <w:pStyle w:val="ListParagraph"/>
        <w:numPr>
          <w:ilvl w:val="1"/>
          <w:numId w:val="126"/>
        </w:numPr>
      </w:pPr>
      <w:r w:rsidRPr="002C49F5">
        <w:t>Select ’Save &amp; Next’.</w:t>
      </w:r>
    </w:p>
    <w:p w14:paraId="68E61631" w14:textId="77777777" w:rsidR="00102EFB" w:rsidRPr="002C49F5" w:rsidRDefault="00102EFB" w:rsidP="00BA1453">
      <w:pPr>
        <w:pStyle w:val="ListParagraph"/>
        <w:numPr>
          <w:ilvl w:val="0"/>
          <w:numId w:val="126"/>
        </w:numPr>
      </w:pPr>
      <w:commentRangeStart w:id="146"/>
      <w:commentRangeStart w:id="147"/>
      <w:r w:rsidRPr="002C49F5">
        <w:t>Click ‘Build</w:t>
      </w:r>
      <w:commentRangeEnd w:id="146"/>
      <w:r w:rsidRPr="002C49F5">
        <w:commentReference w:id="146"/>
      </w:r>
      <w:commentRangeEnd w:id="147"/>
      <w:r w:rsidRPr="002C49F5">
        <w:commentReference w:id="147"/>
      </w:r>
      <w:r w:rsidRPr="002C49F5">
        <w:t>’ under the ‘Web App’ option.</w:t>
      </w:r>
    </w:p>
    <w:p w14:paraId="5DEE425F" w14:textId="77777777" w:rsidR="00102EFB" w:rsidRPr="002C49F5" w:rsidRDefault="00102EFB" w:rsidP="00BA1453">
      <w:pPr>
        <w:pStyle w:val="ListParagraph"/>
        <w:numPr>
          <w:ilvl w:val="1"/>
          <w:numId w:val="126"/>
        </w:numPr>
      </w:pPr>
      <w:r w:rsidRPr="002C49F5">
        <w:t>Ensure ZIP is selected.</w:t>
      </w:r>
    </w:p>
    <w:p w14:paraId="187517EC" w14:textId="77777777" w:rsidR="00102EFB" w:rsidRPr="002C49F5" w:rsidRDefault="00102EFB" w:rsidP="00BA1453">
      <w:pPr>
        <w:pStyle w:val="ListParagraph"/>
        <w:numPr>
          <w:ilvl w:val="1"/>
          <w:numId w:val="126"/>
        </w:numPr>
      </w:pPr>
      <w:r w:rsidRPr="002C49F5">
        <w:t>Select the latest Client runtime version.</w:t>
      </w:r>
    </w:p>
    <w:p w14:paraId="5F23714E" w14:textId="77777777" w:rsidR="00102EFB" w:rsidRPr="002C49F5" w:rsidRDefault="00102EFB" w:rsidP="00BA1453">
      <w:pPr>
        <w:pStyle w:val="ListParagraph"/>
        <w:numPr>
          <w:ilvl w:val="1"/>
          <w:numId w:val="126"/>
        </w:numPr>
      </w:pPr>
      <w:r w:rsidRPr="002C49F5">
        <w:t>Enter a version number, for example 0.0.1</w:t>
      </w:r>
    </w:p>
    <w:p w14:paraId="448681D6" w14:textId="3AD35992" w:rsidR="00102EFB" w:rsidRPr="002C49F5" w:rsidRDefault="00102EFB">
      <w:pPr>
        <w:pStyle w:val="ListParagraph"/>
        <w:numPr>
          <w:ilvl w:val="1"/>
          <w:numId w:val="126"/>
        </w:numPr>
        <w:pPrChange w:id="148" w:author="Jonathan Rogers" w:date="2023-02-08T14:49:00Z">
          <w:pPr>
            <w:numPr>
              <w:ilvl w:val="1"/>
              <w:numId w:val="53"/>
            </w:numPr>
          </w:pPr>
        </w:pPrChange>
      </w:pPr>
      <w:r w:rsidRPr="002C49F5">
        <w:t>Click Build</w:t>
      </w:r>
    </w:p>
    <w:p w14:paraId="014575C0" w14:textId="1EC9D8AE" w:rsidR="00102EFB" w:rsidRPr="002C49F5" w:rsidRDefault="00102EFB" w:rsidP="00102EFB">
      <w:r w:rsidRPr="002C49F5">
        <w:t xml:space="preserve">Once the operation has completed after </w:t>
      </w:r>
      <w:r>
        <w:t>some time</w:t>
      </w:r>
      <w:r w:rsidRPr="002C49F5">
        <w:t xml:space="preserve">, an email will be sent to the email address for this AppGyver account. This will contain a link from which the .zip file </w:t>
      </w:r>
      <w:commentRangeStart w:id="149"/>
      <w:r w:rsidRPr="002C49F5">
        <w:t>may be downloaded</w:t>
      </w:r>
      <w:commentRangeEnd w:id="149"/>
      <w:r w:rsidRPr="002C49F5">
        <w:commentReference w:id="149"/>
      </w:r>
      <w:r w:rsidRPr="002C49F5">
        <w:t>. This can then be extracted and placed into an IIS Site on the App Server(s) that was created by the script executed in Section 2.</w:t>
      </w:r>
      <w:r w:rsidR="003E216D">
        <w:t>11</w:t>
      </w:r>
      <w:r w:rsidRPr="002C49F5">
        <w:t>.</w:t>
      </w:r>
    </w:p>
    <w:p w14:paraId="60C2FA86" w14:textId="77777777" w:rsidR="00102EFB" w:rsidRPr="002C49F5" w:rsidRDefault="00102EFB" w:rsidP="00BA1453">
      <w:pPr>
        <w:pStyle w:val="ListParagraph"/>
        <w:numPr>
          <w:ilvl w:val="0"/>
          <w:numId w:val="127"/>
        </w:numPr>
      </w:pPr>
      <w:r w:rsidRPr="002C49F5">
        <w:t>Unzip the file that was downloaded.</w:t>
      </w:r>
    </w:p>
    <w:p w14:paraId="3311D43A" w14:textId="77777777" w:rsidR="00102EFB" w:rsidRPr="002C49F5" w:rsidRDefault="00102EFB" w:rsidP="00BA1453">
      <w:pPr>
        <w:pStyle w:val="ListParagraph"/>
        <w:numPr>
          <w:ilvl w:val="0"/>
          <w:numId w:val="127"/>
        </w:numPr>
      </w:pPr>
      <w:r w:rsidRPr="002C49F5">
        <w:t>Navigate to the folder where the web application was installed in File Explorer</w:t>
      </w:r>
    </w:p>
    <w:p w14:paraId="4E078970" w14:textId="77777777" w:rsidR="00102EFB" w:rsidRDefault="00102EFB" w:rsidP="00BA1453">
      <w:pPr>
        <w:pStyle w:val="ListParagraph"/>
        <w:numPr>
          <w:ilvl w:val="1"/>
          <w:numId w:val="127"/>
        </w:numPr>
      </w:pPr>
      <w:r w:rsidRPr="002C49F5">
        <w:t>This will be of the form:</w:t>
      </w:r>
      <w:r>
        <w:t xml:space="preserve"> </w:t>
      </w:r>
    </w:p>
    <w:p w14:paraId="12307BC3" w14:textId="77777777" w:rsidR="00102EFB" w:rsidRPr="002C49F5" w:rsidRDefault="00102EFB" w:rsidP="00102EFB">
      <w:pPr>
        <w:pStyle w:val="Style1"/>
        <w:ind w:left="1440"/>
      </w:pPr>
      <w:r w:rsidRPr="002C49F5">
        <w:t>&lt;</w:t>
      </w:r>
      <w:proofErr w:type="spellStart"/>
      <w:r w:rsidRPr="002C49F5">
        <w:t>IISDirectory</w:t>
      </w:r>
      <w:proofErr w:type="spellEnd"/>
      <w:r w:rsidRPr="002C49F5">
        <w:t>&gt;\&lt;</w:t>
      </w:r>
      <w:proofErr w:type="spellStart"/>
      <w:r w:rsidRPr="002C49F5">
        <w:t>PortalIISSiteName</w:t>
      </w:r>
      <w:proofErr w:type="spellEnd"/>
      <w:r w:rsidRPr="002C49F5">
        <w:t>&gt;\&lt;</w:t>
      </w:r>
      <w:proofErr w:type="spellStart"/>
      <w:r w:rsidRPr="002C49F5">
        <w:t>PortalIISApplicationName</w:t>
      </w:r>
      <w:proofErr w:type="spellEnd"/>
      <w:r w:rsidRPr="002C49F5">
        <w:t>&gt;</w:t>
      </w:r>
    </w:p>
    <w:p w14:paraId="09412F5A" w14:textId="51A3F49F" w:rsidR="00102EFB" w:rsidRDefault="00102EFB" w:rsidP="00BA1453">
      <w:pPr>
        <w:ind w:left="720" w:firstLine="720"/>
      </w:pPr>
      <w:proofErr w:type="gramStart"/>
      <w:r w:rsidRPr="002C49F5">
        <w:t>e.g.</w:t>
      </w:r>
      <w:proofErr w:type="gramEnd"/>
      <w:r w:rsidRPr="002C49F5">
        <w:t xml:space="preserve"> </w:t>
      </w:r>
      <w:r w:rsidRPr="00A6188B">
        <w:t>C:\inetpub\wwwroot\Cortex\CortexInteractionPortal</w:t>
      </w:r>
    </w:p>
    <w:p w14:paraId="24C24FFC" w14:textId="77777777" w:rsidR="00102EFB" w:rsidRPr="002C49F5" w:rsidRDefault="00102EFB" w:rsidP="00BA1453">
      <w:pPr>
        <w:pStyle w:val="ListParagraph"/>
        <w:numPr>
          <w:ilvl w:val="0"/>
          <w:numId w:val="127"/>
        </w:numPr>
      </w:pPr>
      <w:r w:rsidRPr="002C49F5">
        <w:t>Copy all the unzipped files across</w:t>
      </w:r>
    </w:p>
    <w:p w14:paraId="4D834A8A" w14:textId="77777777" w:rsidR="00102EFB" w:rsidRDefault="00102EFB" w:rsidP="00BA1453">
      <w:pPr>
        <w:pStyle w:val="ListParagraph"/>
        <w:numPr>
          <w:ilvl w:val="1"/>
          <w:numId w:val="127"/>
        </w:numPr>
      </w:pPr>
      <w:r w:rsidRPr="002C49F5">
        <w:t>If the copy operation fails, you may need to first copy them to a directory local to your user (such as a folder in Downloads)</w:t>
      </w:r>
    </w:p>
    <w:p w14:paraId="73B07E21" w14:textId="6807E930" w:rsidR="00102EFB" w:rsidRPr="002C49F5" w:rsidRDefault="00102EFB" w:rsidP="00102EFB">
      <w:pPr>
        <w:pStyle w:val="ListParagraph"/>
        <w:numPr>
          <w:ilvl w:val="0"/>
          <w:numId w:val="127"/>
        </w:numPr>
      </w:pPr>
      <w:r>
        <w:t xml:space="preserve">If required, repeat this file copy operation on any other servers hosting the </w:t>
      </w:r>
      <w:proofErr w:type="gramStart"/>
      <w:r>
        <w:t>application</w:t>
      </w:r>
      <w:proofErr w:type="gramEnd"/>
    </w:p>
    <w:p w14:paraId="54E3B5B8" w14:textId="7C862ABA" w:rsidR="00102EFB" w:rsidRDefault="00102EFB" w:rsidP="00102EFB">
      <w:pPr>
        <w:rPr>
          <w:b/>
          <w:bCs/>
        </w:rPr>
      </w:pPr>
      <w:r w:rsidRPr="002C49F5">
        <w:t xml:space="preserve">Once this has been completed, the Web Application is accessible from your server directly, for example: </w:t>
      </w:r>
      <w:hyperlink r:id="rId43" w:history="1">
        <w:r w:rsidR="004D0D95" w:rsidRPr="00F33E3C">
          <w:rPr>
            <w:rStyle w:val="Hyperlink"/>
            <w:b/>
            <w:bCs/>
          </w:rPr>
          <w:t>https://www.myserver.myDomain.com/CortexInteractionPortal</w:t>
        </w:r>
      </w:hyperlink>
      <w:r w:rsidRPr="00E94952">
        <w:rPr>
          <w:b/>
          <w:bCs/>
        </w:rPr>
        <w:t>.</w:t>
      </w:r>
    </w:p>
    <w:p w14:paraId="729F99A5" w14:textId="52CC52B4" w:rsidR="00102EFB" w:rsidRPr="00BA1453" w:rsidRDefault="00102EFB" w:rsidP="00BA1453">
      <w:pPr>
        <w:pStyle w:val="Heading2"/>
      </w:pPr>
      <w:bookmarkStart w:id="150" w:name="_Toc142058396"/>
      <w:bookmarkStart w:id="151" w:name="_Toc143171602"/>
      <w:r>
        <w:lastRenderedPageBreak/>
        <w:t>Web App Redirect Rule</w:t>
      </w:r>
      <w:bookmarkEnd w:id="150"/>
      <w:bookmarkEnd w:id="151"/>
    </w:p>
    <w:p w14:paraId="6FD642EE" w14:textId="77777777" w:rsidR="00102EFB" w:rsidRDefault="00102EFB" w:rsidP="00102EFB">
      <w:r>
        <w:t>If CORTEX Gateway is installed on the same server (and within the same website in IIS) as the CORTEX Interaction Portal, there are some redirect rules which will prevent a user from accessing the Interaction Portal.</w:t>
      </w:r>
    </w:p>
    <w:p w14:paraId="09D28532" w14:textId="77777777" w:rsidR="00102EFB" w:rsidRDefault="00102EFB" w:rsidP="00BA1453">
      <w:pPr>
        <w:pStyle w:val="ListParagraph"/>
        <w:numPr>
          <w:ilvl w:val="0"/>
          <w:numId w:val="130"/>
        </w:numPr>
      </w:pPr>
      <w:r>
        <w:t>Navigate to the IIS Directory, for example, C:\inetpub\wwwroot\Cortex</w:t>
      </w:r>
    </w:p>
    <w:p w14:paraId="6C4C95D2" w14:textId="77777777" w:rsidR="00102EFB" w:rsidRDefault="00102EFB" w:rsidP="00BA1453">
      <w:pPr>
        <w:pStyle w:val="ListParagraph"/>
        <w:numPr>
          <w:ilvl w:val="1"/>
          <w:numId w:val="130"/>
        </w:numPr>
      </w:pPr>
      <w:r>
        <w:t xml:space="preserve">You should see subdirectories for both the Interaction Portal and Gateway </w:t>
      </w:r>
      <w:proofErr w:type="gramStart"/>
      <w:r>
        <w:t>here</w:t>
      </w:r>
      <w:proofErr w:type="gramEnd"/>
    </w:p>
    <w:p w14:paraId="511C7E24" w14:textId="77777777" w:rsidR="00102EFB" w:rsidRDefault="00102EFB" w:rsidP="00BA1453">
      <w:pPr>
        <w:pStyle w:val="ListParagraph"/>
        <w:numPr>
          <w:ilvl w:val="0"/>
          <w:numId w:val="130"/>
        </w:numPr>
      </w:pPr>
      <w:r>
        <w:t xml:space="preserve">Open the </w:t>
      </w:r>
      <w:proofErr w:type="spellStart"/>
      <w:r>
        <w:t>web.config</w:t>
      </w:r>
      <w:proofErr w:type="spellEnd"/>
      <w:r>
        <w:t xml:space="preserve"> file in this directory.</w:t>
      </w:r>
    </w:p>
    <w:p w14:paraId="0EF04589" w14:textId="44D0DCDF" w:rsidR="004A4A6D" w:rsidRDefault="004A4A6D" w:rsidP="004A4A6D">
      <w:pPr>
        <w:pStyle w:val="ListParagraph"/>
        <w:numPr>
          <w:ilvl w:val="1"/>
          <w:numId w:val="130"/>
        </w:numPr>
      </w:pPr>
      <w:r>
        <w:t>If this file is not present within the top level (</w:t>
      </w:r>
      <w:proofErr w:type="gramStart"/>
      <w:r>
        <w:t>e.g.</w:t>
      </w:r>
      <w:proofErr w:type="gramEnd"/>
      <w:r>
        <w:t xml:space="preserve"> ‘Cortex’) IIS directory, this change will not be necessary and you can proceed to the next section.</w:t>
      </w:r>
    </w:p>
    <w:p w14:paraId="4D2017CC" w14:textId="77777777" w:rsidR="00102EFB" w:rsidRDefault="00102EFB" w:rsidP="00BA1453">
      <w:pPr>
        <w:pStyle w:val="ListParagraph"/>
        <w:numPr>
          <w:ilvl w:val="0"/>
          <w:numId w:val="130"/>
        </w:numPr>
      </w:pPr>
      <w:r>
        <w:t>If there is a ‘Redirect Cortex to gateway’ rule present, you will need to add the below line to it, replacing the ‘</w:t>
      </w:r>
      <w:proofErr w:type="spellStart"/>
      <w:r w:rsidRPr="00BA1453">
        <w:rPr>
          <w:b/>
          <w:bCs/>
        </w:rPr>
        <w:t>CortexInteractionPortal</w:t>
      </w:r>
      <w:proofErr w:type="spellEnd"/>
      <w:r w:rsidRPr="00BA1453">
        <w:rPr>
          <w:b/>
          <w:bCs/>
        </w:rPr>
        <w:t>’</w:t>
      </w:r>
      <w:r>
        <w:t xml:space="preserve"> with the application name if it is different:</w:t>
      </w:r>
    </w:p>
    <w:p w14:paraId="633DDC73" w14:textId="77777777" w:rsidR="00102EFB" w:rsidRDefault="00102EFB" w:rsidP="00102EFB">
      <w:pPr>
        <w:pStyle w:val="Style1"/>
      </w:pPr>
      <w:r w:rsidRPr="003F21BD">
        <w:t>&lt;add input="{REQUEST_URI}" pattern=".*\/</w:t>
      </w:r>
      <w:proofErr w:type="spellStart"/>
      <w:r w:rsidRPr="003F21BD">
        <w:t>CortexInteractionPortal</w:t>
      </w:r>
      <w:proofErr w:type="spellEnd"/>
      <w:r w:rsidRPr="003F21BD">
        <w:t>.*" negate="true" /&gt;</w:t>
      </w:r>
    </w:p>
    <w:p w14:paraId="2C74DF4A" w14:textId="10732D61" w:rsidR="00102EFB" w:rsidRDefault="00102EFB" w:rsidP="00102EFB">
      <w:pPr>
        <w:pStyle w:val="ListParagraph"/>
        <w:numPr>
          <w:ilvl w:val="0"/>
          <w:numId w:val="130"/>
        </w:numPr>
      </w:pPr>
      <w:bookmarkStart w:id="152" w:name="_Toc130996343"/>
      <w:r>
        <w:t>Save and exit the file.</w:t>
      </w:r>
    </w:p>
    <w:p w14:paraId="1AA6E08B" w14:textId="77777777" w:rsidR="00102EFB" w:rsidRPr="00626A45" w:rsidRDefault="00102EFB" w:rsidP="00BA1453">
      <w:pPr>
        <w:pStyle w:val="Heading2"/>
      </w:pPr>
      <w:bookmarkStart w:id="153" w:name="_Toc142058397"/>
      <w:bookmarkStart w:id="154" w:name="_Toc143171603"/>
      <w:commentRangeStart w:id="155"/>
      <w:r w:rsidRPr="00626A45">
        <w:t>CORS Configuration</w:t>
      </w:r>
      <w:bookmarkEnd w:id="152"/>
      <w:commentRangeEnd w:id="155"/>
      <w:r>
        <w:rPr>
          <w:rStyle w:val="CommentReference"/>
          <w:rFonts w:ascii="Trebuchet MS" w:eastAsia="Times New Roman" w:hAnsi="Trebuchet MS" w:cs="Times New Roman"/>
          <w:b w:val="0"/>
          <w:color w:val="auto"/>
          <w:lang w:eastAsia="en-GB"/>
        </w:rPr>
        <w:commentReference w:id="155"/>
      </w:r>
      <w:bookmarkEnd w:id="153"/>
      <w:bookmarkEnd w:id="154"/>
    </w:p>
    <w:p w14:paraId="0F00F2FD" w14:textId="05E4106A" w:rsidR="00102EFB" w:rsidRPr="00626A45" w:rsidRDefault="00102EFB" w:rsidP="00102EFB">
      <w:r w:rsidRPr="00626A45">
        <w:t xml:space="preserve">CORS, or Cross-Origin Resources Sharing, is a security protocol in websites which prevents requests from an unknown origin. To ensure the Web application can call </w:t>
      </w:r>
      <w:r>
        <w:rPr>
          <w:rFonts w:cstheme="minorHAnsi"/>
        </w:rPr>
        <w:t>CORTEX</w:t>
      </w:r>
      <w:r w:rsidRPr="00BC1BB7">
        <w:rPr>
          <w:rFonts w:cstheme="minorHAnsi"/>
        </w:rPr>
        <w:t xml:space="preserve"> </w:t>
      </w:r>
      <w:r w:rsidRPr="00626A45">
        <w:t xml:space="preserve">correctly, </w:t>
      </w:r>
      <w:r w:rsidR="00BA1453">
        <w:t>i</w:t>
      </w:r>
      <w:r w:rsidRPr="00626A45">
        <w:t>t must be listed as an allowed origin.</w:t>
      </w:r>
    </w:p>
    <w:p w14:paraId="32769A1E" w14:textId="77777777" w:rsidR="00102EFB" w:rsidRDefault="00102EFB" w:rsidP="00102EFB">
      <w:r w:rsidRPr="00626A45">
        <w:t xml:space="preserve">An origin is identified based on </w:t>
      </w:r>
      <w:del w:id="156" w:author="Joe Lees" w:date="2023-02-02T14:38:00Z">
        <w:r w:rsidRPr="00626A45">
          <w:delText>i</w:delText>
        </w:r>
      </w:del>
      <w:del w:id="157" w:author="Joe Lees" w:date="2023-02-02T14:37:00Z">
        <w:r w:rsidRPr="00626A45">
          <w:delText>n</w:delText>
        </w:r>
      </w:del>
      <w:del w:id="158" w:author="Joe Lees" w:date="2023-02-02T14:38:00Z">
        <w:r w:rsidRPr="00626A45">
          <w:delText>s</w:delText>
        </w:r>
      </w:del>
      <w:ins w:id="159" w:author="Joe Lees" w:date="2023-02-02T14:38:00Z">
        <w:r w:rsidRPr="00626A45">
          <w:t>the</w:t>
        </w:r>
      </w:ins>
      <w:r w:rsidRPr="00626A45">
        <w:t xml:space="preserve"> scheme (e.g., HTTPS), domain, and port. The </w:t>
      </w:r>
      <w:r>
        <w:t xml:space="preserve">CORTEX </w:t>
      </w:r>
      <w:r w:rsidRPr="00626A45">
        <w:t>API Gateway should share the same scheme and domain, but with a different port – this means that by default, the requests will not be permitted.</w:t>
      </w:r>
    </w:p>
    <w:p w14:paraId="5F628B39" w14:textId="04D7CD41" w:rsidR="00102EFB" w:rsidRPr="00626A45" w:rsidRDefault="00102EFB" w:rsidP="00BA1453">
      <w:pPr>
        <w:pStyle w:val="ListParagraph"/>
        <w:numPr>
          <w:ilvl w:val="0"/>
          <w:numId w:val="131"/>
        </w:numPr>
      </w:pPr>
      <w:commentRangeStart w:id="160"/>
      <w:r>
        <w:t>Navigate to C:\ProgramData\SF\&lt;Customer&gt;.&lt;Node&gt;\Fabric\work\ImageCache\Store\</w:t>
      </w:r>
      <w:commentRangeStart w:id="161"/>
      <w:commentRangeStart w:id="162"/>
      <w:r>
        <w:t>Cortex.Innovation.Core</w:t>
      </w:r>
      <w:commentRangeEnd w:id="161"/>
      <w:r>
        <w:rPr>
          <w:rStyle w:val="CommentReference"/>
        </w:rPr>
        <w:commentReference w:id="161"/>
      </w:r>
      <w:commentRangeEnd w:id="162"/>
      <w:r>
        <w:rPr>
          <w:rStyle w:val="CommentReference"/>
        </w:rPr>
        <w:commentReference w:id="162"/>
      </w:r>
      <w:r>
        <w:t>\ApiGatewayPkg.Code.&lt;Version&gt;</w:t>
      </w:r>
      <w:commentRangeEnd w:id="160"/>
      <w:r>
        <w:rPr>
          <w:rStyle w:val="CommentReference"/>
        </w:rPr>
        <w:commentReference w:id="160"/>
      </w:r>
    </w:p>
    <w:p w14:paraId="7CAB5644" w14:textId="0BE9343B" w:rsidR="00102EFB" w:rsidRPr="00626A45" w:rsidRDefault="00102EFB" w:rsidP="00102EFB">
      <w:pPr>
        <w:pStyle w:val="WeAreCORTEXEmphasis"/>
      </w:pPr>
      <w:r w:rsidRPr="00626A45">
        <w:t xml:space="preserve">&lt;Customer&gt; and &lt;Node&gt; will depend on how the node was configured in Service Fabric during the installation of </w:t>
      </w:r>
      <w:r>
        <w:t>CORTEX</w:t>
      </w:r>
      <w:r w:rsidRPr="00626A45">
        <w:t>.</w:t>
      </w:r>
    </w:p>
    <w:p w14:paraId="54195787" w14:textId="77777777" w:rsidR="00102EFB" w:rsidRPr="00626A45" w:rsidRDefault="00102EFB" w:rsidP="00BA1453">
      <w:pPr>
        <w:pStyle w:val="ListParagraph"/>
        <w:numPr>
          <w:ilvl w:val="0"/>
          <w:numId w:val="131"/>
        </w:numPr>
      </w:pPr>
      <w:r w:rsidRPr="00626A45">
        <w:t>Open the appsettings.json file.</w:t>
      </w:r>
    </w:p>
    <w:p w14:paraId="05F7BB05" w14:textId="609F1E56" w:rsidR="00102EFB" w:rsidRPr="00626A45" w:rsidRDefault="00102EFB">
      <w:pPr>
        <w:pStyle w:val="ListParagraph"/>
        <w:numPr>
          <w:ilvl w:val="0"/>
          <w:numId w:val="131"/>
        </w:numPr>
        <w:pPrChange w:id="164" w:author="Jonathan Rogers" w:date="2023-02-08T14:47:00Z">
          <w:pPr>
            <w:numPr>
              <w:numId w:val="22"/>
            </w:numPr>
            <w:ind w:left="720" w:hanging="360"/>
          </w:pPr>
        </w:pPrChange>
      </w:pPr>
      <w:r w:rsidRPr="00626A45">
        <w:t>Under the Cors section, edit it as follows:</w:t>
      </w:r>
    </w:p>
    <w:tbl>
      <w:tblPr>
        <w:tblStyle w:val="TableProfessional"/>
        <w:tblW w:w="9206" w:type="dxa"/>
        <w:tblLayout w:type="fixed"/>
        <w:tblLook w:val="04A0" w:firstRow="1" w:lastRow="0" w:firstColumn="1" w:lastColumn="0" w:noHBand="0" w:noVBand="1"/>
      </w:tblPr>
      <w:tblGrid>
        <w:gridCol w:w="1835"/>
        <w:gridCol w:w="4253"/>
        <w:gridCol w:w="3118"/>
      </w:tblGrid>
      <w:tr w:rsidR="00102EFB" w:rsidRPr="00626A45" w14:paraId="58A81006" w14:textId="77777777" w:rsidTr="00BA145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0BCE50EA" w14:textId="77777777" w:rsidR="00102EFB" w:rsidRPr="00626A45" w:rsidRDefault="00102EFB" w:rsidP="00102EFB">
            <w:r w:rsidRPr="00626A45">
              <w:t>Parameter</w:t>
            </w:r>
          </w:p>
        </w:tc>
        <w:tc>
          <w:tcPr>
            <w:tcW w:w="4253" w:type="dxa"/>
          </w:tcPr>
          <w:p w14:paraId="0502C6ED" w14:textId="77777777" w:rsidR="00102EFB" w:rsidRPr="00626A45" w:rsidRDefault="00102EFB" w:rsidP="00102EFB">
            <w:pPr>
              <w:cnfStyle w:val="100000000000" w:firstRow="1" w:lastRow="0" w:firstColumn="0" w:lastColumn="0" w:oddVBand="0" w:evenVBand="0" w:oddHBand="0" w:evenHBand="0" w:firstRowFirstColumn="0" w:firstRowLastColumn="0" w:lastRowFirstColumn="0" w:lastRowLastColumn="0"/>
            </w:pPr>
            <w:r w:rsidRPr="00626A45">
              <w:t>Details</w:t>
            </w:r>
          </w:p>
        </w:tc>
        <w:tc>
          <w:tcPr>
            <w:tcW w:w="3118" w:type="dxa"/>
          </w:tcPr>
          <w:p w14:paraId="56962220" w14:textId="77777777" w:rsidR="00102EFB" w:rsidRPr="00626A45" w:rsidRDefault="00102EFB" w:rsidP="00102EFB">
            <w:pPr>
              <w:cnfStyle w:val="100000000000" w:firstRow="1" w:lastRow="0" w:firstColumn="0" w:lastColumn="0" w:oddVBand="0" w:evenVBand="0" w:oddHBand="0" w:evenHBand="0" w:firstRowFirstColumn="0" w:firstRowLastColumn="0" w:lastRowFirstColumn="0" w:lastRowLastColumn="0"/>
            </w:pPr>
            <w:r w:rsidRPr="00626A45">
              <w:t>Example</w:t>
            </w:r>
          </w:p>
        </w:tc>
      </w:tr>
      <w:tr w:rsidR="00102EFB" w:rsidRPr="00626A45" w14:paraId="247EAC66" w14:textId="77777777" w:rsidTr="00BA14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427B8D52" w14:textId="77777777" w:rsidR="00102EFB" w:rsidRPr="00626A45" w:rsidRDefault="00102EFB" w:rsidP="00102EFB">
            <w:r w:rsidRPr="00626A45">
              <w:t>Enabled</w:t>
            </w:r>
          </w:p>
        </w:tc>
        <w:tc>
          <w:tcPr>
            <w:tcW w:w="4253" w:type="dxa"/>
          </w:tcPr>
          <w:p w14:paraId="18E96626" w14:textId="77777777" w:rsidR="00102EFB" w:rsidRPr="00626A45" w:rsidRDefault="00102EFB" w:rsidP="00102EFB">
            <w:pPr>
              <w:cnfStyle w:val="000000100000" w:firstRow="0" w:lastRow="0" w:firstColumn="0" w:lastColumn="0" w:oddVBand="0" w:evenVBand="0" w:oddHBand="1" w:evenHBand="0" w:firstRowFirstColumn="0" w:firstRowLastColumn="0" w:lastRowFirstColumn="0" w:lastRowLastColumn="0"/>
            </w:pPr>
            <w:r w:rsidRPr="00626A45">
              <w:t>Sets CORS as enabled within the rules specified below.</w:t>
            </w:r>
          </w:p>
        </w:tc>
        <w:tc>
          <w:tcPr>
            <w:tcW w:w="3118" w:type="dxa"/>
          </w:tcPr>
          <w:p w14:paraId="4D006DBC" w14:textId="77777777" w:rsidR="00102EFB" w:rsidRPr="00626A45" w:rsidRDefault="00102EFB" w:rsidP="00102EFB">
            <w:pPr>
              <w:cnfStyle w:val="000000100000" w:firstRow="0" w:lastRow="0" w:firstColumn="0" w:lastColumn="0" w:oddVBand="0" w:evenVBand="0" w:oddHBand="1" w:evenHBand="0" w:firstRowFirstColumn="0" w:firstRowLastColumn="0" w:lastRowFirstColumn="0" w:lastRowLastColumn="0"/>
            </w:pPr>
            <w:r w:rsidRPr="00626A45">
              <w:t>true</w:t>
            </w:r>
          </w:p>
        </w:tc>
      </w:tr>
      <w:tr w:rsidR="00102EFB" w:rsidRPr="00626A45" w14:paraId="205843A7" w14:textId="77777777" w:rsidTr="00BA145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2AA89C7F" w14:textId="77777777" w:rsidR="00102EFB" w:rsidRPr="00626A45" w:rsidRDefault="00102EFB" w:rsidP="00102EFB">
            <w:r w:rsidRPr="00626A45">
              <w:t>AllowedOrigins</w:t>
            </w:r>
          </w:p>
        </w:tc>
        <w:tc>
          <w:tcPr>
            <w:tcW w:w="4253" w:type="dxa"/>
          </w:tcPr>
          <w:p w14:paraId="21888D01"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Array of Strings containing all the allowed origins.</w:t>
            </w:r>
          </w:p>
          <w:p w14:paraId="0E96232D"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lastRenderedPageBreak/>
              <w:t>Note that the origin of the app server(s) hosting the Web App is required, and the origin of the AppGyver Preview App site is optional.</w:t>
            </w:r>
          </w:p>
        </w:tc>
        <w:tc>
          <w:tcPr>
            <w:tcW w:w="3118" w:type="dxa"/>
          </w:tcPr>
          <w:p w14:paraId="30D03796"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lastRenderedPageBreak/>
              <w:t>[</w:t>
            </w:r>
          </w:p>
          <w:p w14:paraId="3EF13ED9"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lastRenderedPageBreak/>
              <w:t xml:space="preserve"> "https://*.&lt;domain&gt;.com",</w:t>
            </w:r>
          </w:p>
          <w:p w14:paraId="4804DE01"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 xml:space="preserve">  </w:t>
            </w:r>
            <w:del w:id="165" w:author="Joe Lees" w:date="2023-02-02T14:38:00Z">
              <w:r w:rsidRPr="00626A45">
                <w:delText xml:space="preserve"> </w:delText>
              </w:r>
            </w:del>
            <w:r w:rsidRPr="00626A45">
              <w:t>"https://*.appgyver.com"</w:t>
            </w:r>
          </w:p>
          <w:p w14:paraId="7DC597AA"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w:t>
            </w:r>
          </w:p>
        </w:tc>
      </w:tr>
      <w:tr w:rsidR="00102EFB" w:rsidRPr="00626A45" w14:paraId="41440F0A" w14:textId="77777777" w:rsidTr="00BA14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752830E9" w14:textId="77777777" w:rsidR="00102EFB" w:rsidRPr="00626A45" w:rsidRDefault="00102EFB" w:rsidP="00102EFB">
            <w:r w:rsidRPr="00626A45">
              <w:lastRenderedPageBreak/>
              <w:t>AllowCredentials</w:t>
            </w:r>
          </w:p>
        </w:tc>
        <w:tc>
          <w:tcPr>
            <w:tcW w:w="4253" w:type="dxa"/>
          </w:tcPr>
          <w:p w14:paraId="21E95348" w14:textId="77777777" w:rsidR="00102EFB" w:rsidRPr="00626A45" w:rsidRDefault="00102EFB" w:rsidP="00102EFB">
            <w:pPr>
              <w:cnfStyle w:val="000000100000" w:firstRow="0" w:lastRow="0" w:firstColumn="0" w:lastColumn="0" w:oddVBand="0" w:evenVBand="0" w:oddHBand="1" w:evenHBand="0" w:firstRowFirstColumn="0" w:firstRowLastColumn="0" w:lastRowFirstColumn="0" w:lastRowLastColumn="0"/>
            </w:pPr>
            <w:r w:rsidRPr="00626A45">
              <w:t>Whether or not credentials are permitted in the request</w:t>
            </w:r>
          </w:p>
        </w:tc>
        <w:tc>
          <w:tcPr>
            <w:tcW w:w="3118" w:type="dxa"/>
          </w:tcPr>
          <w:p w14:paraId="0F2CB5B8" w14:textId="77777777" w:rsidR="00102EFB" w:rsidRPr="00626A45" w:rsidRDefault="00102EFB" w:rsidP="00102EFB">
            <w:pPr>
              <w:cnfStyle w:val="000000100000" w:firstRow="0" w:lastRow="0" w:firstColumn="0" w:lastColumn="0" w:oddVBand="0" w:evenVBand="0" w:oddHBand="1" w:evenHBand="0" w:firstRowFirstColumn="0" w:firstRowLastColumn="0" w:lastRowFirstColumn="0" w:lastRowLastColumn="0"/>
            </w:pPr>
            <w:r w:rsidRPr="00626A45">
              <w:t>true</w:t>
            </w:r>
          </w:p>
        </w:tc>
      </w:tr>
      <w:tr w:rsidR="00102EFB" w:rsidRPr="00626A45" w14:paraId="35C6EDA7" w14:textId="77777777" w:rsidTr="00BA145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6B01B923" w14:textId="77777777" w:rsidR="00102EFB" w:rsidRPr="00626A45" w:rsidRDefault="00102EFB" w:rsidP="00102EFB">
            <w:r w:rsidRPr="00626A45">
              <w:t>AllowWildcardSubdomains</w:t>
            </w:r>
          </w:p>
        </w:tc>
        <w:tc>
          <w:tcPr>
            <w:tcW w:w="4253" w:type="dxa"/>
          </w:tcPr>
          <w:p w14:paraId="3C2870FF"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Whether or not wildcards (*) are permitted for subdomains. Based on the example in AllowedOrigins, this should be true</w:t>
            </w:r>
          </w:p>
        </w:tc>
        <w:tc>
          <w:tcPr>
            <w:tcW w:w="3118" w:type="dxa"/>
          </w:tcPr>
          <w:p w14:paraId="7683B515"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true</w:t>
            </w:r>
          </w:p>
        </w:tc>
      </w:tr>
    </w:tbl>
    <w:p w14:paraId="174689BC" w14:textId="77777777" w:rsidR="00BA1453" w:rsidRDefault="00BA1453" w:rsidP="00102EFB"/>
    <w:p w14:paraId="0DA27BFF" w14:textId="081E9F3C" w:rsidR="00102EFB" w:rsidRPr="00626A45" w:rsidRDefault="00102EFB" w:rsidP="00102EFB">
      <w:r w:rsidRPr="00626A45">
        <w:t>Once this is done, navigate to the Service Fabric Explorer page and restart any Service Fabric nodes for the changes to take effect.</w:t>
      </w:r>
    </w:p>
    <w:p w14:paraId="2D7BA4A7" w14:textId="77777777" w:rsidR="00102EFB" w:rsidRPr="00626A45" w:rsidRDefault="00102EFB" w:rsidP="00BA1453">
      <w:pPr>
        <w:pStyle w:val="ListParagraph"/>
        <w:numPr>
          <w:ilvl w:val="0"/>
          <w:numId w:val="132"/>
        </w:numPr>
      </w:pPr>
      <w:r w:rsidRPr="00626A45">
        <w:t>Navigate to the Service Fabric Explorer page.</w:t>
      </w:r>
    </w:p>
    <w:p w14:paraId="6FE8E0CE" w14:textId="6FDB3132" w:rsidR="00102EFB" w:rsidRPr="00626A45" w:rsidRDefault="00102EFB" w:rsidP="00102EFB">
      <w:pPr>
        <w:pStyle w:val="ListParagraph"/>
        <w:numPr>
          <w:ilvl w:val="1"/>
          <w:numId w:val="132"/>
        </w:numPr>
      </w:pPr>
      <w:r w:rsidRPr="00626A45">
        <w:t xml:space="preserve">For example, </w:t>
      </w:r>
      <w:hyperlink r:id="rId44" w:history="1">
        <w:r w:rsidRPr="00626A45">
          <w:rPr>
            <w:rStyle w:val="Hyperlink"/>
          </w:rPr>
          <w:t>https://cortexApp1.myDomain.com:9080/Explorer/</w:t>
        </w:r>
      </w:hyperlink>
    </w:p>
    <w:p w14:paraId="54052077" w14:textId="77777777" w:rsidR="00102EFB" w:rsidRPr="00626A45" w:rsidRDefault="00102EFB" w:rsidP="00BA1453">
      <w:pPr>
        <w:pStyle w:val="ListParagraph"/>
        <w:numPr>
          <w:ilvl w:val="0"/>
          <w:numId w:val="132"/>
        </w:numPr>
      </w:pPr>
      <w:r w:rsidRPr="00626A45">
        <w:t>Expand Nodes in the left-hand panel, and in turn, select the node and restart it. If you need to continue operations on the server, they should be restarted 1 at a time.</w:t>
      </w:r>
    </w:p>
    <w:p w14:paraId="63BB6925" w14:textId="77777777" w:rsidR="00102EFB" w:rsidRPr="00626A45" w:rsidRDefault="00102EFB" w:rsidP="00BA1453">
      <w:pPr>
        <w:pStyle w:val="ListParagraph"/>
        <w:numPr>
          <w:ilvl w:val="1"/>
          <w:numId w:val="132"/>
        </w:numPr>
      </w:pPr>
      <w:r w:rsidRPr="00626A45">
        <w:t>Click the node.</w:t>
      </w:r>
    </w:p>
    <w:p w14:paraId="27BD8A35" w14:textId="77777777" w:rsidR="00102EFB" w:rsidRPr="00626A45" w:rsidRDefault="00102EFB" w:rsidP="00BA1453">
      <w:pPr>
        <w:pStyle w:val="ListParagraph"/>
        <w:numPr>
          <w:ilvl w:val="1"/>
          <w:numId w:val="132"/>
        </w:numPr>
      </w:pPr>
      <w:r w:rsidRPr="00626A45">
        <w:t>In the right-hand panel select the ‘Actions’ dropdown and click Restart</w:t>
      </w:r>
    </w:p>
    <w:p w14:paraId="1E2EDD84" w14:textId="75C2C54E" w:rsidR="00102EFB" w:rsidRDefault="00102EFB" w:rsidP="00102EFB">
      <w:pPr>
        <w:pStyle w:val="ListParagraph"/>
        <w:numPr>
          <w:ilvl w:val="1"/>
          <w:numId w:val="132"/>
        </w:numPr>
      </w:pPr>
      <w:r w:rsidRPr="00626A45">
        <w:t>This can take 5-10 minutes per-node to complete.</w:t>
      </w:r>
    </w:p>
    <w:p w14:paraId="06F4DECF" w14:textId="77777777" w:rsidR="00102EFB" w:rsidRPr="0065690F" w:rsidRDefault="00102EFB" w:rsidP="00BA1453">
      <w:pPr>
        <w:pStyle w:val="Heading2"/>
      </w:pPr>
      <w:bookmarkStart w:id="166" w:name="_Toc130996344"/>
      <w:bookmarkStart w:id="167" w:name="_Toc142058398"/>
      <w:bookmarkStart w:id="168" w:name="_Toc143171604"/>
      <w:r w:rsidRPr="0065690F">
        <w:t>Housekeeping Tasks</w:t>
      </w:r>
      <w:bookmarkEnd w:id="166"/>
      <w:bookmarkEnd w:id="167"/>
      <w:bookmarkEnd w:id="168"/>
    </w:p>
    <w:p w14:paraId="7B14541B" w14:textId="6D1CD422" w:rsidR="00102EFB" w:rsidRDefault="00102EFB" w:rsidP="00102EFB">
      <w:r w:rsidRPr="0065690F">
        <w:t>Included as part of the flow package</w:t>
      </w:r>
      <w:r w:rsidR="00F960AD">
        <w:t>s</w:t>
      </w:r>
      <w:r w:rsidRPr="0065690F">
        <w:t xml:space="preserve"> are </w:t>
      </w:r>
      <w:r w:rsidR="00C86CD8">
        <w:t>some housekeeping</w:t>
      </w:r>
      <w:r w:rsidRPr="0065690F">
        <w:t xml:space="preserve"> flows </w:t>
      </w:r>
      <w:r w:rsidR="00C86CD8">
        <w:t>which</w:t>
      </w:r>
      <w:r w:rsidRPr="0065690F">
        <w:t xml:space="preserve"> </w:t>
      </w:r>
      <w:r w:rsidR="00C86CD8">
        <w:t xml:space="preserve">need to </w:t>
      </w:r>
      <w:r w:rsidRPr="0065690F">
        <w:t>be scheduled</w:t>
      </w:r>
      <w:r>
        <w:t xml:space="preserve">. </w:t>
      </w:r>
    </w:p>
    <w:p w14:paraId="080B44EC" w14:textId="69BA23B6" w:rsidR="00A51887" w:rsidRDefault="00A51887" w:rsidP="00102EFB">
      <w:r>
        <w:t xml:space="preserve">To setup the schedule in CORTEX, select the published package </w:t>
      </w:r>
      <w:r w:rsidR="00AB1616">
        <w:t xml:space="preserve">version </w:t>
      </w:r>
      <w:r>
        <w:t>from Settings &gt; ‘Packages’</w:t>
      </w:r>
      <w:r w:rsidR="00AB1616">
        <w:t>, select the Schedules tab at the bottom and click the Add button.</w:t>
      </w:r>
    </w:p>
    <w:p w14:paraId="7E26AF73" w14:textId="53E709CE" w:rsidR="00AB1616" w:rsidRDefault="00AB1616" w:rsidP="00102EFB">
      <w:r>
        <w:t>You must give the schedule a name, select the flows detailed in the table below,</w:t>
      </w:r>
      <w:r w:rsidR="00C86CD8">
        <w:t xml:space="preserve"> and enter a schedule in CRON syntax. Each flow will be setup as a separate schedule.</w:t>
      </w:r>
    </w:p>
    <w:p w14:paraId="4A034932" w14:textId="5B4885A0" w:rsidR="00102EFB" w:rsidRPr="0065690F" w:rsidRDefault="000422B7" w:rsidP="00102EFB">
      <w:r>
        <w:t>As an example, t</w:t>
      </w:r>
      <w:r w:rsidR="00C86CD8">
        <w:t xml:space="preserve">he CRON syntax to start a flow at 8am every day is </w:t>
      </w:r>
      <w:r w:rsidR="00A032B0">
        <w:t xml:space="preserve">0 </w:t>
      </w:r>
      <w:r w:rsidR="00C86CD8" w:rsidRPr="00C86CD8">
        <w:t xml:space="preserve">0 8 ? </w:t>
      </w:r>
      <w:r w:rsidR="00A032B0">
        <w:t>*</w:t>
      </w:r>
      <w:r w:rsidR="00C86CD8" w:rsidRPr="00C86CD8">
        <w:t xml:space="preserve"> </w:t>
      </w:r>
      <w:r w:rsidR="00A032B0">
        <w:t>*</w:t>
      </w:r>
      <w:r w:rsidR="00C86CD8">
        <w:t xml:space="preserve">. </w:t>
      </w:r>
    </w:p>
    <w:tbl>
      <w:tblPr>
        <w:tblStyle w:val="TableProfessional"/>
        <w:tblW w:w="0" w:type="auto"/>
        <w:tblLook w:val="04A0" w:firstRow="1" w:lastRow="0" w:firstColumn="1" w:lastColumn="0" w:noHBand="0" w:noVBand="1"/>
      </w:tblPr>
      <w:tblGrid>
        <w:gridCol w:w="2402"/>
        <w:gridCol w:w="4678"/>
        <w:gridCol w:w="1216"/>
      </w:tblGrid>
      <w:tr w:rsidR="00102EFB" w:rsidRPr="0065690F" w14:paraId="05D3B8AE"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7B1BF042" w14:textId="77777777" w:rsidR="00102EFB" w:rsidRPr="0065690F" w:rsidRDefault="00102EFB" w:rsidP="00102EFB">
            <w:r w:rsidRPr="0065690F">
              <w:t>Flow Name</w:t>
            </w:r>
          </w:p>
        </w:tc>
        <w:tc>
          <w:tcPr>
            <w:tcW w:w="4678" w:type="dxa"/>
          </w:tcPr>
          <w:p w14:paraId="79DCFFCC" w14:textId="77777777" w:rsidR="00102EFB" w:rsidRPr="0065690F" w:rsidRDefault="00102EFB" w:rsidP="00102EFB">
            <w:pPr>
              <w:cnfStyle w:val="100000000000" w:firstRow="1" w:lastRow="0" w:firstColumn="0" w:lastColumn="0" w:oddVBand="0" w:evenVBand="0" w:oddHBand="0" w:evenHBand="0" w:firstRowFirstColumn="0" w:firstRowLastColumn="0" w:lastRowFirstColumn="0" w:lastRowLastColumn="0"/>
            </w:pPr>
            <w:r w:rsidRPr="0065690F">
              <w:t>Description</w:t>
            </w:r>
          </w:p>
        </w:tc>
        <w:tc>
          <w:tcPr>
            <w:tcW w:w="1216" w:type="dxa"/>
          </w:tcPr>
          <w:p w14:paraId="2E4E1DA3" w14:textId="77777777" w:rsidR="00102EFB" w:rsidRPr="0065690F" w:rsidRDefault="00102EFB" w:rsidP="00102EFB">
            <w:pPr>
              <w:cnfStyle w:val="100000000000" w:firstRow="1" w:lastRow="0" w:firstColumn="0" w:lastColumn="0" w:oddVBand="0" w:evenVBand="0" w:oddHBand="0" w:evenHBand="0" w:firstRowFirstColumn="0" w:firstRowLastColumn="0" w:lastRowFirstColumn="0" w:lastRowLastColumn="0"/>
            </w:pPr>
            <w:r w:rsidRPr="0065690F">
              <w:t>Schedule</w:t>
            </w:r>
          </w:p>
        </w:tc>
      </w:tr>
      <w:tr w:rsidR="00102EFB" w:rsidRPr="0065690F" w14:paraId="5FB05100"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2660A31C" w14:textId="77777777" w:rsidR="00102EFB" w:rsidRPr="0065690F" w:rsidRDefault="00102EFB" w:rsidP="00102EFB">
            <w:r w:rsidRPr="0065690F">
              <w:t>UAM-Session-Cleanup</w:t>
            </w:r>
          </w:p>
        </w:tc>
        <w:tc>
          <w:tcPr>
            <w:tcW w:w="4678" w:type="dxa"/>
          </w:tcPr>
          <w:p w14:paraId="645E2FFA" w14:textId="77777777" w:rsidR="00102EFB" w:rsidRPr="0065690F" w:rsidRDefault="00102EFB" w:rsidP="00102EFB">
            <w:pPr>
              <w:cnfStyle w:val="000000100000" w:firstRow="0" w:lastRow="0" w:firstColumn="0" w:lastColumn="0" w:oddVBand="0" w:evenVBand="0" w:oddHBand="1" w:evenHBand="0" w:firstRowFirstColumn="0" w:firstRowLastColumn="0" w:lastRowFirstColumn="0" w:lastRowLastColumn="0"/>
            </w:pPr>
            <w:r w:rsidRPr="0065690F">
              <w:t xml:space="preserve">A flow to delete Session </w:t>
            </w:r>
            <w:proofErr w:type="spellStart"/>
            <w:r w:rsidRPr="0065690F">
              <w:t>json</w:t>
            </w:r>
            <w:proofErr w:type="spellEnd"/>
            <w:r w:rsidRPr="0065690F">
              <w:t xml:space="preserve"> files that are older than 24 hours.</w:t>
            </w:r>
          </w:p>
        </w:tc>
        <w:tc>
          <w:tcPr>
            <w:tcW w:w="1216" w:type="dxa"/>
          </w:tcPr>
          <w:p w14:paraId="0C637C9D" w14:textId="77777777" w:rsidR="00102EFB" w:rsidRPr="0065690F" w:rsidRDefault="00102EFB" w:rsidP="00102EFB">
            <w:pPr>
              <w:cnfStyle w:val="000000100000" w:firstRow="0" w:lastRow="0" w:firstColumn="0" w:lastColumn="0" w:oddVBand="0" w:evenVBand="0" w:oddHBand="1" w:evenHBand="0" w:firstRowFirstColumn="0" w:firstRowLastColumn="0" w:lastRowFirstColumn="0" w:lastRowLastColumn="0"/>
            </w:pPr>
            <w:r w:rsidRPr="0065690F">
              <w:t>Daily</w:t>
            </w:r>
          </w:p>
        </w:tc>
      </w:tr>
      <w:tr w:rsidR="00102EFB" w:rsidRPr="0065690F" w14:paraId="25725C4F"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0A204F29" w14:textId="77777777" w:rsidR="00102EFB" w:rsidRPr="0065690F" w:rsidRDefault="00102EFB" w:rsidP="00102EFB">
            <w:r w:rsidRPr="0065690F">
              <w:t>MI-Process-Cleanup</w:t>
            </w:r>
          </w:p>
        </w:tc>
        <w:tc>
          <w:tcPr>
            <w:tcW w:w="4678" w:type="dxa"/>
          </w:tcPr>
          <w:p w14:paraId="1489896D" w14:textId="77777777" w:rsidR="00102EFB" w:rsidRPr="0065690F" w:rsidRDefault="00102EFB" w:rsidP="00102EFB">
            <w:pPr>
              <w:cnfStyle w:val="000000010000" w:firstRow="0" w:lastRow="0" w:firstColumn="0" w:lastColumn="0" w:oddVBand="0" w:evenVBand="0" w:oddHBand="0" w:evenHBand="1" w:firstRowFirstColumn="0" w:firstRowLastColumn="0" w:lastRowFirstColumn="0" w:lastRowLastColumn="0"/>
            </w:pPr>
            <w:r w:rsidRPr="0065690F">
              <w:t>A flow to delete Process files that are older than 1 week.</w:t>
            </w:r>
          </w:p>
        </w:tc>
        <w:tc>
          <w:tcPr>
            <w:tcW w:w="1216" w:type="dxa"/>
          </w:tcPr>
          <w:p w14:paraId="7B69D08B" w14:textId="77777777" w:rsidR="00102EFB" w:rsidRPr="0065690F" w:rsidRDefault="00102EFB" w:rsidP="00102EFB">
            <w:pPr>
              <w:cnfStyle w:val="000000010000" w:firstRow="0" w:lastRow="0" w:firstColumn="0" w:lastColumn="0" w:oddVBand="0" w:evenVBand="0" w:oddHBand="0" w:evenHBand="1" w:firstRowFirstColumn="0" w:firstRowLastColumn="0" w:lastRowFirstColumn="0" w:lastRowLastColumn="0"/>
            </w:pPr>
            <w:r w:rsidRPr="0065690F">
              <w:t>Daily</w:t>
            </w:r>
          </w:p>
        </w:tc>
      </w:tr>
    </w:tbl>
    <w:p w14:paraId="12BF5089" w14:textId="77777777" w:rsidR="00102EFB" w:rsidRDefault="00102EFB" w:rsidP="00BA1453">
      <w:pPr>
        <w:pStyle w:val="Heading1"/>
      </w:pPr>
      <w:bookmarkStart w:id="169" w:name="_Toc142058399"/>
      <w:bookmarkStart w:id="170" w:name="_Toc143171605"/>
      <w:r>
        <w:lastRenderedPageBreak/>
        <w:t>Testing</w:t>
      </w:r>
      <w:bookmarkEnd w:id="169"/>
      <w:bookmarkEnd w:id="170"/>
    </w:p>
    <w:p w14:paraId="50815E47" w14:textId="77777777" w:rsidR="00102EFB" w:rsidRPr="00EA155C" w:rsidRDefault="00102EFB" w:rsidP="00BA1453">
      <w:pPr>
        <w:pStyle w:val="Heading2"/>
      </w:pPr>
      <w:bookmarkStart w:id="171" w:name="_Toc130996346"/>
      <w:bookmarkStart w:id="172" w:name="_Toc142058400"/>
      <w:bookmarkStart w:id="173" w:name="_Toc143171606"/>
      <w:r w:rsidRPr="00EA155C">
        <w:t>Testing User Access Management Flows</w:t>
      </w:r>
      <w:bookmarkEnd w:id="171"/>
      <w:bookmarkEnd w:id="172"/>
      <w:bookmarkEnd w:id="173"/>
    </w:p>
    <w:p w14:paraId="48C43491" w14:textId="566101DE" w:rsidR="00102EFB" w:rsidRPr="00EA155C" w:rsidRDefault="00102EFB" w:rsidP="00102EFB">
      <w:r w:rsidRPr="00EA155C">
        <w:t xml:space="preserve">Once the configuration is complete, the flows can be tested from </w:t>
      </w:r>
      <w:r>
        <w:rPr>
          <w:rFonts w:cstheme="minorHAnsi"/>
        </w:rPr>
        <w:t>CORTEX</w:t>
      </w:r>
      <w:r w:rsidRPr="00BC1BB7">
        <w:rPr>
          <w:rFonts w:cstheme="minorHAnsi"/>
        </w:rPr>
        <w:t xml:space="preserve"> </w:t>
      </w:r>
      <w:r w:rsidRPr="00EA155C">
        <w:t>Gateway and from Postman.</w:t>
      </w:r>
    </w:p>
    <w:p w14:paraId="621EC5DB" w14:textId="7E0AD773" w:rsidR="00102EFB" w:rsidRPr="00EA155C" w:rsidRDefault="00102EFB" w:rsidP="00BA1453">
      <w:pPr>
        <w:pStyle w:val="ListParagraph"/>
        <w:numPr>
          <w:ilvl w:val="0"/>
          <w:numId w:val="133"/>
        </w:numPr>
      </w:pPr>
      <w:r w:rsidRPr="00EA155C">
        <w:t xml:space="preserve">In </w:t>
      </w:r>
      <w:r w:rsidRPr="00BA1453">
        <w:rPr>
          <w:rFonts w:cstheme="minorHAnsi"/>
        </w:rPr>
        <w:t xml:space="preserve">CORTEX </w:t>
      </w:r>
      <w:r w:rsidRPr="00EA155C">
        <w:t>Gateway, open the User Access Management &gt; Authentication &gt; UAM-Authenticate-User flow.</w:t>
      </w:r>
    </w:p>
    <w:p w14:paraId="51994490" w14:textId="77777777" w:rsidR="00102EFB" w:rsidRPr="00EA155C" w:rsidRDefault="00102EFB" w:rsidP="00BA1453">
      <w:pPr>
        <w:pStyle w:val="ListParagraph"/>
        <w:numPr>
          <w:ilvl w:val="0"/>
          <w:numId w:val="133"/>
        </w:numPr>
      </w:pPr>
      <w:r w:rsidRPr="00EA155C">
        <w:t>In the right-hand panel, enter a username and password in the input variables.</w:t>
      </w:r>
    </w:p>
    <w:p w14:paraId="0AD15D0C" w14:textId="019D2333" w:rsidR="00102EFB" w:rsidRPr="00EA155C" w:rsidRDefault="00102EFB" w:rsidP="004765CA">
      <w:pPr>
        <w:pStyle w:val="ListParagraph"/>
        <w:numPr>
          <w:ilvl w:val="1"/>
          <w:numId w:val="133"/>
        </w:numPr>
      </w:pPr>
      <w:r w:rsidRPr="00EA155C">
        <w:t>Username should be in the format "domain\\username"</w:t>
      </w:r>
    </w:p>
    <w:p w14:paraId="1CEB3FD9" w14:textId="77777777" w:rsidR="00102EFB" w:rsidRPr="00EA155C" w:rsidRDefault="00102EFB" w:rsidP="004765CA">
      <w:pPr>
        <w:pStyle w:val="ListParagraph"/>
        <w:numPr>
          <w:ilvl w:val="0"/>
          <w:numId w:val="133"/>
        </w:numPr>
      </w:pPr>
      <w:r w:rsidRPr="00EA155C">
        <w:t>Set a breakpoint on the final ‘End Flow’ block and run the flow.</w:t>
      </w:r>
    </w:p>
    <w:p w14:paraId="07FD1AF0" w14:textId="77777777" w:rsidR="00102EFB" w:rsidRPr="00EA155C" w:rsidRDefault="00102EFB" w:rsidP="004765CA">
      <w:pPr>
        <w:pStyle w:val="ListParagraph"/>
        <w:numPr>
          <w:ilvl w:val="1"/>
          <w:numId w:val="133"/>
        </w:numPr>
      </w:pPr>
      <w:r w:rsidRPr="00EA155C">
        <w:t>If any exceptions occur, these should be diagnosed and resolved.</w:t>
      </w:r>
    </w:p>
    <w:p w14:paraId="3C493F73" w14:textId="3AF28CA9" w:rsidR="00102EFB" w:rsidRPr="00EA155C" w:rsidRDefault="00102EFB" w:rsidP="00102EFB">
      <w:pPr>
        <w:pStyle w:val="ListParagraph"/>
        <w:numPr>
          <w:ilvl w:val="1"/>
          <w:numId w:val="133"/>
        </w:numPr>
      </w:pPr>
      <w:r w:rsidRPr="00EA155C">
        <w:t xml:space="preserve">If it goes through successfully, check the output variables (accessLevel and authToken) </w:t>
      </w:r>
    </w:p>
    <w:p w14:paraId="6113EB21" w14:textId="13F267D6" w:rsidR="00102EFB" w:rsidRPr="00EA155C" w:rsidRDefault="00102EFB" w:rsidP="00102EFB">
      <w:r w:rsidRPr="00EA155C">
        <w:t>Once this flow has been validated, the published flows can be tested using</w:t>
      </w:r>
      <w:r>
        <w:t xml:space="preserve"> the postman collection</w:t>
      </w:r>
      <w:r w:rsidRPr="00EA155C">
        <w:t xml:space="preserve"> </w:t>
      </w:r>
      <w:proofErr w:type="spellStart"/>
      <w:r w:rsidRPr="003331B8">
        <w:rPr>
          <w:b/>
          <w:bCs/>
        </w:rPr>
        <w:t>Cortex.Interaction.Portal.postman_collection.json</w:t>
      </w:r>
      <w:proofErr w:type="spellEnd"/>
      <w:r w:rsidRPr="00EA155C">
        <w:t xml:space="preserve">, provided </w:t>
      </w:r>
      <w:commentRangeStart w:id="174"/>
      <w:r w:rsidRPr="00EA155C">
        <w:t xml:space="preserve">as part of the package obtained </w:t>
      </w:r>
      <w:commentRangeEnd w:id="174"/>
      <w:r w:rsidRPr="00EA155C">
        <w:commentReference w:id="174"/>
      </w:r>
      <w:r w:rsidRPr="00EA155C">
        <w:t>in Section 2.</w:t>
      </w:r>
      <w:r w:rsidR="003E216D">
        <w:t>2</w:t>
      </w:r>
      <w:r w:rsidRPr="00EA155C">
        <w:t>.</w:t>
      </w:r>
    </w:p>
    <w:p w14:paraId="5F1B7509" w14:textId="77777777" w:rsidR="004765CA" w:rsidRDefault="00102EFB" w:rsidP="00102EFB">
      <w:pPr>
        <w:pStyle w:val="ListParagraph"/>
        <w:numPr>
          <w:ilvl w:val="0"/>
          <w:numId w:val="134"/>
        </w:numPr>
      </w:pPr>
      <w:r w:rsidRPr="00EA155C">
        <w:t xml:space="preserve">Import the collection to Postman, which if required can be downloaded and installed from </w:t>
      </w:r>
      <w:hyperlink r:id="rId45" w:history="1">
        <w:r w:rsidRPr="004765CA">
          <w:rPr>
            <w:rStyle w:val="Hyperlink"/>
            <w:b/>
          </w:rPr>
          <w:t>https://www.postman.com/</w:t>
        </w:r>
      </w:hyperlink>
      <w:r w:rsidRPr="00EA155C">
        <w:t xml:space="preserve">. </w:t>
      </w:r>
    </w:p>
    <w:p w14:paraId="576EF29C" w14:textId="64926437" w:rsidR="00102EFB" w:rsidRDefault="00102EFB" w:rsidP="00102EFB">
      <w:pPr>
        <w:pStyle w:val="ListParagraph"/>
        <w:numPr>
          <w:ilvl w:val="0"/>
          <w:numId w:val="134"/>
        </w:numPr>
      </w:pPr>
      <w:r w:rsidRPr="00EA155C">
        <w:t>Update the Collection variables.</w:t>
      </w:r>
    </w:p>
    <w:p w14:paraId="565E2230" w14:textId="77777777" w:rsidR="00102EFB" w:rsidRPr="00EA155C" w:rsidRDefault="00102EFB" w:rsidP="00102EFB"/>
    <w:p w14:paraId="74526B45" w14:textId="77777777" w:rsidR="00102EFB" w:rsidRDefault="00102EFB" w:rsidP="00102EFB">
      <w:r w:rsidRPr="00EA155C">
        <w:rPr>
          <w:noProof/>
          <w:shd w:val="clear" w:color="auto" w:fill="E6E6E6"/>
        </w:rPr>
        <w:drawing>
          <wp:inline distT="0" distB="0" distL="0" distR="0" wp14:anchorId="707BF800" wp14:editId="5EE611D5">
            <wp:extent cx="5274259" cy="1990476"/>
            <wp:effectExtent l="0" t="0" r="3175"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rotWithShape="1">
                    <a:blip r:embed="rId46"/>
                    <a:srcRect r="25436"/>
                    <a:stretch/>
                  </pic:blipFill>
                  <pic:spPr bwMode="auto">
                    <a:xfrm>
                      <a:off x="0" y="0"/>
                      <a:ext cx="5290118" cy="1996461"/>
                    </a:xfrm>
                    <a:prstGeom prst="rect">
                      <a:avLst/>
                    </a:prstGeom>
                    <a:ln>
                      <a:noFill/>
                    </a:ln>
                    <a:extLst>
                      <a:ext uri="{53640926-AAD7-44D8-BBD7-CCE9431645EC}">
                        <a14:shadowObscured xmlns:a14="http://schemas.microsoft.com/office/drawing/2010/main"/>
                      </a:ext>
                    </a:extLst>
                  </pic:spPr>
                </pic:pic>
              </a:graphicData>
            </a:graphic>
          </wp:inline>
        </w:drawing>
      </w:r>
    </w:p>
    <w:p w14:paraId="18EA1C1F" w14:textId="77777777" w:rsidR="00102EFB" w:rsidRDefault="00102EFB" w:rsidP="00102EFB">
      <w:r>
        <w:br w:type="page"/>
      </w:r>
    </w:p>
    <w:tbl>
      <w:tblPr>
        <w:tblStyle w:val="TableProfessional"/>
        <w:tblW w:w="0" w:type="auto"/>
        <w:tblLook w:val="04A0" w:firstRow="1" w:lastRow="0" w:firstColumn="1" w:lastColumn="0" w:noHBand="0" w:noVBand="1"/>
      </w:tblPr>
      <w:tblGrid>
        <w:gridCol w:w="1711"/>
        <w:gridCol w:w="3549"/>
        <w:gridCol w:w="3750"/>
      </w:tblGrid>
      <w:tr w:rsidR="00102EFB" w:rsidRPr="00DB5559" w14:paraId="13D364A9"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68459405" w14:textId="77777777" w:rsidR="00102EFB" w:rsidRPr="00DB5559" w:rsidRDefault="00102EFB" w:rsidP="00102EFB">
            <w:r w:rsidRPr="00DB5559">
              <w:lastRenderedPageBreak/>
              <w:t>Variable</w:t>
            </w:r>
          </w:p>
        </w:tc>
        <w:tc>
          <w:tcPr>
            <w:tcW w:w="3587" w:type="dxa"/>
          </w:tcPr>
          <w:p w14:paraId="504C7DF3" w14:textId="77777777" w:rsidR="00102EFB" w:rsidRPr="00DB5559" w:rsidRDefault="00102EFB" w:rsidP="00102EFB">
            <w:pPr>
              <w:cnfStyle w:val="100000000000" w:firstRow="1" w:lastRow="0" w:firstColumn="0" w:lastColumn="0" w:oddVBand="0" w:evenVBand="0" w:oddHBand="0" w:evenHBand="0" w:firstRowFirstColumn="0" w:firstRowLastColumn="0" w:lastRowFirstColumn="0" w:lastRowLastColumn="0"/>
            </w:pPr>
            <w:r w:rsidRPr="00DB5559">
              <w:t>Description</w:t>
            </w:r>
          </w:p>
        </w:tc>
        <w:tc>
          <w:tcPr>
            <w:tcW w:w="3751" w:type="dxa"/>
          </w:tcPr>
          <w:p w14:paraId="2188AFF7" w14:textId="77777777" w:rsidR="00102EFB" w:rsidRPr="00DB5559" w:rsidRDefault="00102EFB" w:rsidP="00102EFB">
            <w:pPr>
              <w:cnfStyle w:val="100000000000" w:firstRow="1" w:lastRow="0" w:firstColumn="0" w:lastColumn="0" w:oddVBand="0" w:evenVBand="0" w:oddHBand="0" w:evenHBand="0" w:firstRowFirstColumn="0" w:firstRowLastColumn="0" w:lastRowFirstColumn="0" w:lastRowLastColumn="0"/>
            </w:pPr>
            <w:r w:rsidRPr="00DB5559">
              <w:t>Example Value</w:t>
            </w:r>
          </w:p>
        </w:tc>
      </w:tr>
      <w:tr w:rsidR="00102EFB" w:rsidRPr="00DB5559" w14:paraId="4F983039"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2FC95746" w14:textId="77777777" w:rsidR="00102EFB" w:rsidRPr="00DB5559" w:rsidRDefault="00102EFB" w:rsidP="00102EFB">
            <w:r w:rsidRPr="00DB5559">
              <w:t>host</w:t>
            </w:r>
          </w:p>
        </w:tc>
        <w:tc>
          <w:tcPr>
            <w:tcW w:w="3587" w:type="dxa"/>
          </w:tcPr>
          <w:p w14:paraId="5A25F4E4"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rsidRPr="00DB5559">
              <w:t xml:space="preserve">The host for communication with the relevant </w:t>
            </w:r>
            <w:r>
              <w:t>CORTEX</w:t>
            </w:r>
            <w:r w:rsidRPr="00BC1BB7">
              <w:t xml:space="preserve"> </w:t>
            </w:r>
            <w:r w:rsidRPr="00DB5559">
              <w:t>API Gateway</w:t>
            </w:r>
          </w:p>
        </w:tc>
        <w:tc>
          <w:tcPr>
            <w:tcW w:w="3751" w:type="dxa"/>
          </w:tcPr>
          <w:p w14:paraId="7D30AE35"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rsidRPr="00DB5559">
              <w:t>https://cortexApp1.myDomain.com</w:t>
            </w:r>
          </w:p>
        </w:tc>
      </w:tr>
      <w:tr w:rsidR="00102EFB" w:rsidRPr="00DB5559" w14:paraId="7C0F0663"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1C7ED60C" w14:textId="77777777" w:rsidR="00102EFB" w:rsidRPr="00DB5559" w:rsidRDefault="00102EFB" w:rsidP="00102EFB">
            <w:r w:rsidRPr="00DB5559">
              <w:t>port</w:t>
            </w:r>
          </w:p>
        </w:tc>
        <w:tc>
          <w:tcPr>
            <w:tcW w:w="3587" w:type="dxa"/>
          </w:tcPr>
          <w:p w14:paraId="48E64DF2"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rsidRPr="00DB5559">
              <w:t xml:space="preserve">The port for communication with the relevant </w:t>
            </w:r>
            <w:r>
              <w:t>CORTEX</w:t>
            </w:r>
            <w:r w:rsidRPr="00BC1BB7">
              <w:t xml:space="preserve"> </w:t>
            </w:r>
            <w:r w:rsidRPr="00DB5559">
              <w:t>API Gateway</w:t>
            </w:r>
          </w:p>
        </w:tc>
        <w:tc>
          <w:tcPr>
            <w:tcW w:w="3751" w:type="dxa"/>
          </w:tcPr>
          <w:p w14:paraId="4649109C"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rsidRPr="00DB5559">
              <w:t>8722</w:t>
            </w:r>
          </w:p>
        </w:tc>
      </w:tr>
      <w:tr w:rsidR="00102EFB" w:rsidRPr="00DB5559" w14:paraId="516EBD3E"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6774FC5F" w14:textId="77777777" w:rsidR="00102EFB" w:rsidRPr="00DB5559" w:rsidRDefault="00102EFB" w:rsidP="00102EFB">
            <w:proofErr w:type="spellStart"/>
            <w:r w:rsidRPr="00DB5559">
              <w:t>packageName</w:t>
            </w:r>
            <w:proofErr w:type="spellEnd"/>
          </w:p>
        </w:tc>
        <w:tc>
          <w:tcPr>
            <w:tcW w:w="3587" w:type="dxa"/>
          </w:tcPr>
          <w:p w14:paraId="0E02C4D2"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rsidRPr="00DB5559">
              <w:t>The package containing the user access management flows.</w:t>
            </w:r>
          </w:p>
        </w:tc>
        <w:tc>
          <w:tcPr>
            <w:tcW w:w="3751" w:type="dxa"/>
          </w:tcPr>
          <w:p w14:paraId="1B456CE1"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rsidRPr="00DB5559">
              <w:t>UserAccessManagement</w:t>
            </w:r>
          </w:p>
        </w:tc>
      </w:tr>
      <w:tr w:rsidR="00102EFB" w:rsidRPr="00DB5559" w14:paraId="4771BD28"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205ED4A2" w14:textId="77777777" w:rsidR="00102EFB" w:rsidRPr="00DB5559" w:rsidRDefault="00102EFB" w:rsidP="00102EFB">
            <w:r w:rsidRPr="00DB5559">
              <w:t>username</w:t>
            </w:r>
          </w:p>
        </w:tc>
        <w:tc>
          <w:tcPr>
            <w:tcW w:w="3587" w:type="dxa"/>
          </w:tcPr>
          <w:p w14:paraId="71100DE9"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rsidRPr="00DB5559">
              <w:t xml:space="preserve">Username to </w:t>
            </w:r>
            <w:r>
              <w:t>authenticate against CORTEX</w:t>
            </w:r>
            <w:r w:rsidRPr="00BC1BB7">
              <w:t xml:space="preserve"> </w:t>
            </w:r>
            <w:r>
              <w:t>and run flows.</w:t>
            </w:r>
          </w:p>
          <w:p w14:paraId="0FF2934A"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t>This was configured during installation.</w:t>
            </w:r>
          </w:p>
        </w:tc>
        <w:tc>
          <w:tcPr>
            <w:tcW w:w="3751" w:type="dxa"/>
          </w:tcPr>
          <w:p w14:paraId="68094A3C"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t>&lt;Username&gt;</w:t>
            </w:r>
          </w:p>
        </w:tc>
      </w:tr>
      <w:tr w:rsidR="00102EFB" w:rsidRPr="00DB5559" w14:paraId="6088CD82"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71728DCE" w14:textId="77777777" w:rsidR="00102EFB" w:rsidRPr="00DB5559" w:rsidRDefault="00102EFB" w:rsidP="00102EFB">
            <w:r w:rsidRPr="00DB5559">
              <w:t>password</w:t>
            </w:r>
          </w:p>
        </w:tc>
        <w:tc>
          <w:tcPr>
            <w:tcW w:w="3587" w:type="dxa"/>
          </w:tcPr>
          <w:p w14:paraId="52B715B7"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rsidRPr="00DB5559">
              <w:t xml:space="preserve">Password to </w:t>
            </w:r>
            <w:r>
              <w:t>authenticate against CORTEX</w:t>
            </w:r>
            <w:r w:rsidRPr="00BC1BB7">
              <w:t xml:space="preserve"> </w:t>
            </w:r>
            <w:r>
              <w:t>and run flows.</w:t>
            </w:r>
          </w:p>
          <w:p w14:paraId="54C8ED50"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t>This was configured during installation.</w:t>
            </w:r>
          </w:p>
        </w:tc>
        <w:tc>
          <w:tcPr>
            <w:tcW w:w="3751" w:type="dxa"/>
          </w:tcPr>
          <w:p w14:paraId="3B44FC1E"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t>&lt;Password&gt;</w:t>
            </w:r>
          </w:p>
        </w:tc>
      </w:tr>
      <w:tr w:rsidR="00102EFB" w:rsidRPr="00DB5559" w14:paraId="2B7D2B7C"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7B40E06B" w14:textId="77777777" w:rsidR="00102EFB" w:rsidRPr="00DB5559" w:rsidRDefault="00102EFB" w:rsidP="00102EFB">
            <w:r w:rsidRPr="00DB5559">
              <w:t>authToken</w:t>
            </w:r>
          </w:p>
        </w:tc>
        <w:tc>
          <w:tcPr>
            <w:tcW w:w="3587" w:type="dxa"/>
          </w:tcPr>
          <w:p w14:paraId="02EE742B"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rsidRPr="00DB5559">
              <w:t>Authentication token returned from the ‘Authenticate’ request</w:t>
            </w:r>
            <w:r>
              <w:t>. This will be automatically saved from the ‘Authenticate’ requests</w:t>
            </w:r>
          </w:p>
        </w:tc>
        <w:tc>
          <w:tcPr>
            <w:tcW w:w="3751" w:type="dxa"/>
          </w:tcPr>
          <w:p w14:paraId="10EB3C83" w14:textId="77777777" w:rsidR="00102EFB" w:rsidRPr="00DB5559" w:rsidRDefault="00102EFB" w:rsidP="007F1BC6">
            <w:pPr>
              <w:pStyle w:val="Body2"/>
              <w:cnfStyle w:val="000000010000" w:firstRow="0" w:lastRow="0" w:firstColumn="0" w:lastColumn="0" w:oddVBand="0" w:evenVBand="0" w:oddHBand="0" w:evenHBand="1" w:firstRowFirstColumn="0" w:firstRowLastColumn="0" w:lastRowFirstColumn="0" w:lastRowLastColumn="0"/>
              <w:rPr>
                <w:rFonts w:cstheme="minorHAnsi"/>
              </w:rPr>
            </w:pPr>
          </w:p>
        </w:tc>
      </w:tr>
    </w:tbl>
    <w:p w14:paraId="7BF9FFDF" w14:textId="77777777" w:rsidR="00102EFB" w:rsidRPr="00EA155C" w:rsidRDefault="00102EFB" w:rsidP="00102EFB"/>
    <w:p w14:paraId="40DA0752" w14:textId="77777777" w:rsidR="00102EFB" w:rsidRPr="00EA155C" w:rsidRDefault="00102EFB" w:rsidP="004765CA">
      <w:pPr>
        <w:pStyle w:val="ListParagraph"/>
        <w:numPr>
          <w:ilvl w:val="0"/>
          <w:numId w:val="134"/>
        </w:numPr>
      </w:pPr>
      <w:r w:rsidRPr="00EA155C">
        <w:t>Select save to persist the variable values.</w:t>
      </w:r>
    </w:p>
    <w:p w14:paraId="4A4622FD" w14:textId="77777777" w:rsidR="00102EFB" w:rsidRPr="00EA155C" w:rsidRDefault="00102EFB" w:rsidP="00454F23">
      <w:pPr>
        <w:pStyle w:val="ListParagraph"/>
        <w:numPr>
          <w:ilvl w:val="0"/>
          <w:numId w:val="134"/>
        </w:numPr>
      </w:pPr>
      <w:commentRangeStart w:id="175"/>
      <w:r w:rsidRPr="00EA155C">
        <w:t>Test the ‘Authenticate’ request</w:t>
      </w:r>
      <w:commentRangeEnd w:id="175"/>
      <w:r w:rsidRPr="00EA155C">
        <w:commentReference w:id="175"/>
      </w:r>
      <w:r w:rsidRPr="00EA155C">
        <w:t>. This is what is called when entering a username and password to access the Interaction Portal.</w:t>
      </w:r>
    </w:p>
    <w:p w14:paraId="7FB911E8" w14:textId="77777777" w:rsidR="00102EFB" w:rsidRPr="00EA155C" w:rsidRDefault="00102EFB" w:rsidP="00454F23">
      <w:pPr>
        <w:pStyle w:val="ListParagraph"/>
        <w:numPr>
          <w:ilvl w:val="1"/>
          <w:numId w:val="134"/>
        </w:numPr>
      </w:pPr>
      <w:r w:rsidRPr="00EA155C">
        <w:t>Select the request and examine the ‘Body’ tab.</w:t>
      </w:r>
    </w:p>
    <w:p w14:paraId="79F0F4DA" w14:textId="77777777" w:rsidR="00102EFB" w:rsidRPr="00EA155C" w:rsidRDefault="00102EFB" w:rsidP="00454F23">
      <w:pPr>
        <w:pStyle w:val="ListParagraph"/>
        <w:numPr>
          <w:ilvl w:val="1"/>
          <w:numId w:val="134"/>
        </w:numPr>
      </w:pPr>
      <w:r w:rsidRPr="00EA155C">
        <w:t>Ensure that the domain, username, and password variables are referenced in this body.</w:t>
      </w:r>
    </w:p>
    <w:p w14:paraId="2BEE4DE7" w14:textId="77777777" w:rsidR="00102EFB" w:rsidRPr="00EA155C" w:rsidRDefault="00102EFB" w:rsidP="00102EFB">
      <w:r w:rsidRPr="00477CB3">
        <w:rPr>
          <w:noProof/>
          <w:shd w:val="clear" w:color="auto" w:fill="E6E6E6"/>
        </w:rPr>
        <w:drawing>
          <wp:inline distT="0" distB="0" distL="0" distR="0" wp14:anchorId="3B46FFB5" wp14:editId="2DCC88BD">
            <wp:extent cx="6194545" cy="1863305"/>
            <wp:effectExtent l="0" t="0" r="0" b="3810"/>
            <wp:docPr id="26" name="Picture 2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low confidence"/>
                    <pic:cNvPicPr/>
                  </pic:nvPicPr>
                  <pic:blipFill>
                    <a:blip r:embed="rId47"/>
                    <a:stretch>
                      <a:fillRect/>
                    </a:stretch>
                  </pic:blipFill>
                  <pic:spPr>
                    <a:xfrm>
                      <a:off x="0" y="0"/>
                      <a:ext cx="6200643" cy="1865139"/>
                    </a:xfrm>
                    <a:prstGeom prst="rect">
                      <a:avLst/>
                    </a:prstGeom>
                  </pic:spPr>
                </pic:pic>
              </a:graphicData>
            </a:graphic>
          </wp:inline>
        </w:drawing>
      </w:r>
    </w:p>
    <w:p w14:paraId="622BCC04" w14:textId="12E4C0AF" w:rsidR="00102EFB" w:rsidRPr="00EA155C" w:rsidRDefault="00454F23" w:rsidP="00454F23">
      <w:pPr>
        <w:pStyle w:val="ListParagraph"/>
        <w:numPr>
          <w:ilvl w:val="0"/>
          <w:numId w:val="134"/>
        </w:numPr>
      </w:pPr>
      <w:r>
        <w:t>Click</w:t>
      </w:r>
      <w:r w:rsidR="00102EFB" w:rsidRPr="00EA155C">
        <w:t xml:space="preserve"> ‘Send’</w:t>
      </w:r>
    </w:p>
    <w:p w14:paraId="453E9E94" w14:textId="77777777" w:rsidR="00102EFB" w:rsidRPr="00EA155C" w:rsidRDefault="00102EFB" w:rsidP="00454F23">
      <w:pPr>
        <w:pStyle w:val="ListParagraph"/>
        <w:numPr>
          <w:ilvl w:val="1"/>
          <w:numId w:val="134"/>
        </w:numPr>
      </w:pPr>
      <w:r w:rsidRPr="00EA155C">
        <w:t>Examine the response. If successful it will take the following structure:</w:t>
      </w:r>
    </w:p>
    <w:p w14:paraId="0E56678A" w14:textId="77777777" w:rsidR="00102EFB" w:rsidRPr="00EA155C" w:rsidRDefault="00102EFB" w:rsidP="00102EFB">
      <w:pPr>
        <w:pStyle w:val="Style1"/>
        <w:ind w:left="1440"/>
      </w:pPr>
      <w:r w:rsidRPr="00EA155C">
        <w:t>{</w:t>
      </w:r>
    </w:p>
    <w:p w14:paraId="23CECF75" w14:textId="77777777" w:rsidR="00102EFB" w:rsidRPr="00EA155C" w:rsidRDefault="00102EFB" w:rsidP="00102EFB">
      <w:pPr>
        <w:pStyle w:val="Style1"/>
        <w:ind w:left="1440"/>
      </w:pPr>
      <w:r w:rsidRPr="00EA155C">
        <w:lastRenderedPageBreak/>
        <w:t>    "accessLevel": "&lt;</w:t>
      </w:r>
      <w:proofErr w:type="gramStart"/>
      <w:r w:rsidRPr="00EA155C">
        <w:t>e.g.</w:t>
      </w:r>
      <w:proofErr w:type="gramEnd"/>
      <w:r w:rsidRPr="00EA155C">
        <w:t xml:space="preserve"> Admin&gt;",</w:t>
      </w:r>
    </w:p>
    <w:p w14:paraId="4FF9896E" w14:textId="77777777" w:rsidR="00102EFB" w:rsidRPr="00EA155C" w:rsidRDefault="00102EFB" w:rsidP="00102EFB">
      <w:pPr>
        <w:pStyle w:val="Style1"/>
        <w:ind w:left="1440"/>
      </w:pPr>
      <w:r w:rsidRPr="00EA155C">
        <w:t>    "</w:t>
      </w:r>
      <w:proofErr w:type="spellStart"/>
      <w:r w:rsidRPr="00EA155C">
        <w:t>userProperties</w:t>
      </w:r>
      <w:proofErr w:type="spellEnd"/>
      <w:r w:rsidRPr="00EA155C">
        <w:t>": {</w:t>
      </w:r>
    </w:p>
    <w:p w14:paraId="331A1734" w14:textId="77777777" w:rsidR="00102EFB" w:rsidRPr="00EA155C" w:rsidRDefault="00102EFB" w:rsidP="00102EFB">
      <w:pPr>
        <w:pStyle w:val="Style1"/>
        <w:ind w:left="1440"/>
      </w:pPr>
      <w:r w:rsidRPr="00EA155C">
        <w:t>        "name": "&lt;username&gt;",</w:t>
      </w:r>
    </w:p>
    <w:p w14:paraId="0AF9025B" w14:textId="77777777" w:rsidR="00102EFB" w:rsidRPr="00EA155C" w:rsidRDefault="00102EFB" w:rsidP="00102EFB">
      <w:pPr>
        <w:pStyle w:val="Style1"/>
        <w:ind w:left="1440"/>
      </w:pPr>
      <w:r w:rsidRPr="00EA155C">
        <w:t>        "</w:t>
      </w:r>
      <w:proofErr w:type="spellStart"/>
      <w:r w:rsidRPr="00EA155C">
        <w:t>accountName</w:t>
      </w:r>
      <w:proofErr w:type="spellEnd"/>
      <w:r w:rsidRPr="00EA155C">
        <w:t>": "&lt;username&gt;",</w:t>
      </w:r>
    </w:p>
    <w:p w14:paraId="0DDC1615" w14:textId="77777777" w:rsidR="00102EFB" w:rsidRPr="00EA155C" w:rsidRDefault="00102EFB" w:rsidP="00102EFB">
      <w:pPr>
        <w:pStyle w:val="Style1"/>
        <w:ind w:left="1440"/>
      </w:pPr>
      <w:r w:rsidRPr="00EA155C">
        <w:t>        "</w:t>
      </w:r>
      <w:proofErr w:type="spellStart"/>
      <w:r w:rsidRPr="00EA155C">
        <w:t>upn</w:t>
      </w:r>
      <w:proofErr w:type="spellEnd"/>
      <w:r w:rsidRPr="00EA155C">
        <w:t>": "&lt;username&gt;@myDomain.com",</w:t>
      </w:r>
    </w:p>
    <w:p w14:paraId="4F47DFDF" w14:textId="77777777" w:rsidR="00102EFB" w:rsidRPr="00EA155C" w:rsidRDefault="00102EFB" w:rsidP="00102EFB">
      <w:pPr>
        <w:pStyle w:val="Style1"/>
        <w:ind w:left="1440"/>
      </w:pPr>
      <w:r w:rsidRPr="00EA155C">
        <w:t>        "roles": [</w:t>
      </w:r>
    </w:p>
    <w:p w14:paraId="1364495A" w14:textId="77777777" w:rsidR="00102EFB" w:rsidRPr="00EA155C" w:rsidRDefault="00102EFB" w:rsidP="00102EFB">
      <w:pPr>
        <w:pStyle w:val="Style1"/>
        <w:ind w:left="1440"/>
      </w:pPr>
      <w:r w:rsidRPr="00EA155C">
        <w:t>            &lt;user groups to which the user belongs&gt;"</w:t>
      </w:r>
    </w:p>
    <w:p w14:paraId="095EC549" w14:textId="77777777" w:rsidR="00102EFB" w:rsidRPr="00EA155C" w:rsidRDefault="00102EFB" w:rsidP="00102EFB">
      <w:pPr>
        <w:pStyle w:val="Style1"/>
        <w:ind w:left="1440"/>
      </w:pPr>
      <w:r w:rsidRPr="00EA155C">
        <w:t>        ]</w:t>
      </w:r>
    </w:p>
    <w:p w14:paraId="13C32EDB" w14:textId="77777777" w:rsidR="00102EFB" w:rsidRPr="00EA155C" w:rsidRDefault="00102EFB" w:rsidP="00102EFB">
      <w:pPr>
        <w:pStyle w:val="Style1"/>
        <w:ind w:left="1440"/>
      </w:pPr>
      <w:r w:rsidRPr="00EA155C">
        <w:t>    },</w:t>
      </w:r>
    </w:p>
    <w:p w14:paraId="41E936EA" w14:textId="77777777" w:rsidR="00102EFB" w:rsidRPr="00EA155C" w:rsidRDefault="00102EFB" w:rsidP="00102EFB">
      <w:pPr>
        <w:pStyle w:val="Style1"/>
        <w:ind w:left="1440"/>
      </w:pPr>
      <w:r w:rsidRPr="00EA155C">
        <w:t>    "status": {</w:t>
      </w:r>
    </w:p>
    <w:p w14:paraId="2AEC810E" w14:textId="77777777" w:rsidR="00102EFB" w:rsidRPr="00EA155C" w:rsidRDefault="00102EFB" w:rsidP="00102EFB">
      <w:pPr>
        <w:pStyle w:val="Style1"/>
        <w:ind w:left="1440"/>
      </w:pPr>
      <w:r w:rsidRPr="00EA155C">
        <w:t>        "Status": "OK"</w:t>
      </w:r>
    </w:p>
    <w:p w14:paraId="4E1FCBF4" w14:textId="77777777" w:rsidR="00102EFB" w:rsidRPr="00EA155C" w:rsidRDefault="00102EFB" w:rsidP="00102EFB">
      <w:pPr>
        <w:pStyle w:val="Style1"/>
        <w:ind w:left="1440"/>
      </w:pPr>
      <w:r w:rsidRPr="00EA155C">
        <w:t>    },</w:t>
      </w:r>
    </w:p>
    <w:p w14:paraId="34E02FA0" w14:textId="77777777" w:rsidR="00102EFB" w:rsidRPr="00EA155C" w:rsidRDefault="00102EFB" w:rsidP="00102EFB">
      <w:pPr>
        <w:pStyle w:val="Style1"/>
        <w:ind w:left="1440"/>
      </w:pPr>
      <w:r w:rsidRPr="00EA155C">
        <w:t>    "authToken": "84f01914-6j74-4055-gf38-e6de9ns9ba41"</w:t>
      </w:r>
    </w:p>
    <w:p w14:paraId="04C7D87D" w14:textId="5DF05D30" w:rsidR="00102EFB" w:rsidRPr="00EA155C" w:rsidRDefault="00102EFB" w:rsidP="00454F23">
      <w:pPr>
        <w:pStyle w:val="Style1"/>
        <w:ind w:left="1440"/>
      </w:pPr>
      <w:r w:rsidRPr="00EA155C">
        <w:t>}</w:t>
      </w:r>
    </w:p>
    <w:p w14:paraId="01C8D3A2" w14:textId="77777777" w:rsidR="00102EFB" w:rsidRPr="00EA155C" w:rsidRDefault="00102EFB" w:rsidP="00454F23">
      <w:pPr>
        <w:pStyle w:val="ListParagraph"/>
        <w:numPr>
          <w:ilvl w:val="0"/>
          <w:numId w:val="134"/>
        </w:numPr>
      </w:pPr>
      <w:r w:rsidRPr="00EA155C">
        <w:t>The authToken returned at the bottom of the response may be used for further requests.</w:t>
      </w:r>
    </w:p>
    <w:p w14:paraId="106BA560" w14:textId="77777777" w:rsidR="00102EFB" w:rsidRPr="00EA155C" w:rsidRDefault="00102EFB" w:rsidP="00102EFB">
      <w:r w:rsidRPr="00EA155C">
        <w:br w:type="page"/>
      </w:r>
    </w:p>
    <w:p w14:paraId="0CB41E36" w14:textId="77777777" w:rsidR="00102EFB" w:rsidRPr="005E758D" w:rsidRDefault="00102EFB" w:rsidP="00BA1453">
      <w:pPr>
        <w:pStyle w:val="Heading2"/>
      </w:pPr>
      <w:bookmarkStart w:id="176" w:name="_Toc130996347"/>
      <w:bookmarkStart w:id="177" w:name="_Toc142058401"/>
      <w:bookmarkStart w:id="178" w:name="_Toc143171607"/>
      <w:r w:rsidRPr="005E758D">
        <w:lastRenderedPageBreak/>
        <w:t>Testing the Web Application</w:t>
      </w:r>
      <w:bookmarkEnd w:id="176"/>
      <w:bookmarkEnd w:id="177"/>
      <w:bookmarkEnd w:id="178"/>
    </w:p>
    <w:p w14:paraId="74F7A8EC" w14:textId="77777777" w:rsidR="00102EFB" w:rsidRPr="005E758D" w:rsidRDefault="00102EFB" w:rsidP="00102EFB">
      <w:pPr>
        <w:pStyle w:val="WeAreCORTEXEmphasis"/>
      </w:pPr>
      <w:r w:rsidRPr="005E758D">
        <w:t xml:space="preserve">If the </w:t>
      </w:r>
      <w:r>
        <w:t>CORTEX</w:t>
      </w:r>
      <w:r w:rsidRPr="005E758D">
        <w:t xml:space="preserve"> Application server does not have inbound internet connectivity, you will not be able to test from the AppGyver preview mode and this step can be skipped.</w:t>
      </w:r>
    </w:p>
    <w:p w14:paraId="5C18657C" w14:textId="77777777" w:rsidR="00102EFB" w:rsidRPr="005E758D" w:rsidRDefault="00102EFB" w:rsidP="00102EFB">
      <w:pPr>
        <w:pStyle w:val="WeAreCORTEXEmphasis"/>
      </w:pPr>
      <w:r w:rsidRPr="005E758D">
        <w:t>If you have not configured CORS to enable the AppGyver Preview website, this will not work.</w:t>
      </w:r>
    </w:p>
    <w:p w14:paraId="2EFA3AB6" w14:textId="77777777" w:rsidR="00102EFB" w:rsidRPr="005E758D" w:rsidRDefault="00102EFB" w:rsidP="00102EFB">
      <w:r w:rsidRPr="005E758D">
        <w:t>To test the app, complete the following steps:</w:t>
      </w:r>
    </w:p>
    <w:p w14:paraId="50AB2AD6" w14:textId="77777777" w:rsidR="00102EFB" w:rsidRPr="005E758D" w:rsidRDefault="00102EFB" w:rsidP="00EA2446">
      <w:pPr>
        <w:pStyle w:val="ListParagraph"/>
        <w:numPr>
          <w:ilvl w:val="0"/>
          <w:numId w:val="138"/>
        </w:numPr>
      </w:pPr>
      <w:r w:rsidRPr="005E758D">
        <w:t>Login to AppGyver and go to the app</w:t>
      </w:r>
      <w:r>
        <w:t>.</w:t>
      </w:r>
    </w:p>
    <w:p w14:paraId="519741F6" w14:textId="77777777" w:rsidR="00102EFB" w:rsidRPr="005E758D" w:rsidRDefault="00102EFB" w:rsidP="00EA2446">
      <w:pPr>
        <w:pStyle w:val="ListParagraph"/>
        <w:numPr>
          <w:ilvl w:val="0"/>
          <w:numId w:val="138"/>
        </w:numPr>
      </w:pPr>
      <w:r w:rsidRPr="005E758D">
        <w:t>Select a page (for example Home Page) and select Launch from the toolbar at the top</w:t>
      </w:r>
      <w:r>
        <w:t>.</w:t>
      </w:r>
    </w:p>
    <w:p w14:paraId="32CA5BA0" w14:textId="77777777" w:rsidR="00102EFB" w:rsidRPr="005E758D" w:rsidRDefault="00102EFB" w:rsidP="00EA2446">
      <w:pPr>
        <w:pStyle w:val="ListParagraph"/>
        <w:numPr>
          <w:ilvl w:val="0"/>
          <w:numId w:val="138"/>
        </w:numPr>
      </w:pPr>
      <w:r w:rsidRPr="005E758D">
        <w:t>In the left-hand panel, select Preview, then select Open App Preview Portal</w:t>
      </w:r>
    </w:p>
    <w:p w14:paraId="1829DA20" w14:textId="77777777" w:rsidR="00102EFB" w:rsidRPr="005E758D" w:rsidRDefault="00102EFB" w:rsidP="00EA2446">
      <w:pPr>
        <w:pStyle w:val="ListParagraph"/>
        <w:numPr>
          <w:ilvl w:val="1"/>
          <w:numId w:val="138"/>
        </w:numPr>
      </w:pPr>
      <w:r w:rsidRPr="005E758D">
        <w:t xml:space="preserve">Once the page loads, you should open Developer Tools to diagnose any potential issues with the requests to </w:t>
      </w:r>
      <w:r w:rsidRPr="00EA2446">
        <w:rPr>
          <w:rFonts w:cstheme="minorHAnsi"/>
        </w:rPr>
        <w:t>CORTEX</w:t>
      </w:r>
      <w:r>
        <w:t>.</w:t>
      </w:r>
    </w:p>
    <w:p w14:paraId="13155025" w14:textId="3DE8CCD2" w:rsidR="00102EFB" w:rsidRDefault="00102EFB" w:rsidP="00102EFB">
      <w:pPr>
        <w:pStyle w:val="ListParagraph"/>
        <w:numPr>
          <w:ilvl w:val="0"/>
          <w:numId w:val="138"/>
        </w:numPr>
      </w:pPr>
      <w:r w:rsidRPr="005E758D">
        <w:t>You can then attempt to login to the Web Application using domain credentials and validate the request from the Network tab in Developer Tools.</w:t>
      </w:r>
    </w:p>
    <w:p w14:paraId="53F8CBA3" w14:textId="20F33244" w:rsidR="001676D8" w:rsidRPr="005E758D" w:rsidRDefault="001676D8" w:rsidP="00102EFB">
      <w:pPr>
        <w:pStyle w:val="ListParagraph"/>
        <w:numPr>
          <w:ilvl w:val="0"/>
          <w:numId w:val="138"/>
        </w:numPr>
      </w:pPr>
      <w:r>
        <w:t>Along with the below tests, any configuration aspects within the Admin Settings pages can now be completed (such as configuring access levels for Service Requests and Processes, if not already done).</w:t>
      </w:r>
    </w:p>
    <w:p w14:paraId="33B04FBE" w14:textId="77777777" w:rsidR="00102EFB" w:rsidRPr="001A0D08" w:rsidRDefault="00102EFB" w:rsidP="00BA1453">
      <w:pPr>
        <w:pStyle w:val="Heading2"/>
      </w:pPr>
      <w:bookmarkStart w:id="179" w:name="_Toc130996348"/>
      <w:bookmarkStart w:id="180" w:name="_Toc142058402"/>
      <w:bookmarkStart w:id="181" w:name="_Toc143171608"/>
      <w:r w:rsidRPr="001A0D08">
        <w:t>Testing UI-Driven Process (Service Requests)</w:t>
      </w:r>
      <w:bookmarkEnd w:id="179"/>
      <w:bookmarkEnd w:id="180"/>
      <w:bookmarkEnd w:id="181"/>
    </w:p>
    <w:p w14:paraId="0DEFFDA0" w14:textId="77777777" w:rsidR="00102EFB" w:rsidRPr="001A0D08" w:rsidRDefault="00102EFB" w:rsidP="00102EFB">
      <w:pPr>
        <w:pStyle w:val="WeAreCORTEXEmphasis"/>
      </w:pPr>
      <w:r w:rsidRPr="001A0D08">
        <w:t>Note that the example Service Request is a very simple example used to validate that the Service Requests are working correctly and show the general flow of data within the UI.</w:t>
      </w:r>
    </w:p>
    <w:p w14:paraId="4AE18F2F" w14:textId="77777777" w:rsidR="00102EFB" w:rsidRPr="001A0D08" w:rsidRDefault="00102EFB" w:rsidP="00EA2446">
      <w:pPr>
        <w:pStyle w:val="ListParagraph"/>
        <w:numPr>
          <w:ilvl w:val="0"/>
          <w:numId w:val="139"/>
        </w:numPr>
        <w:rPr>
          <w:ins w:id="182" w:author="Joe Lees" w:date="2023-02-03T10:03:00Z"/>
        </w:rPr>
      </w:pPr>
      <w:r w:rsidRPr="001A0D08">
        <w:t>Navigate to the UI hosted on the server and open Developer Tools to diagnose any potential issues</w:t>
      </w:r>
      <w:r>
        <w:t>.</w:t>
      </w:r>
    </w:p>
    <w:p w14:paraId="4A3ED06C" w14:textId="77777777" w:rsidR="00102EFB" w:rsidRPr="001A0D08" w:rsidRDefault="00102EFB">
      <w:pPr>
        <w:pStyle w:val="ListParagraph"/>
        <w:numPr>
          <w:ilvl w:val="1"/>
          <w:numId w:val="139"/>
        </w:numPr>
        <w:pPrChange w:id="183" w:author="Joe Lees" w:date="2023-02-03T10:03:00Z">
          <w:pPr>
            <w:numPr>
              <w:numId w:val="27"/>
            </w:numPr>
            <w:ind w:left="851" w:hanging="491"/>
          </w:pPr>
        </w:pPrChange>
      </w:pPr>
      <w:ins w:id="184" w:author="Joe Lees" w:date="2023-02-03T10:03:00Z">
        <w:r w:rsidRPr="001A0D08">
          <w:t>Fo</w:t>
        </w:r>
      </w:ins>
      <w:ins w:id="185" w:author="Joe Lees" w:date="2023-02-03T10:04:00Z">
        <w:r w:rsidRPr="001A0D08">
          <w:t>r example</w:t>
        </w:r>
      </w:ins>
      <w:r w:rsidRPr="001A0D08">
        <w:t>:</w:t>
      </w:r>
      <w:ins w:id="186" w:author="Joe Lees" w:date="2023-02-03T10:03:00Z">
        <w:r w:rsidRPr="001A0D08">
          <w:t xml:space="preserve"> </w:t>
        </w:r>
      </w:ins>
      <w:ins w:id="187" w:author="Jonathan Rogers" w:date="2023-02-08T14:52:00Z">
        <w:r w:rsidRPr="00EA2446">
          <w:rPr>
            <w:color w:val="2B579A"/>
            <w:shd w:val="clear" w:color="auto" w:fill="E6E6E6"/>
          </w:rPr>
          <w:fldChar w:fldCharType="begin"/>
        </w:r>
        <w:r w:rsidRPr="001A0D08">
          <w:instrText xml:space="preserve"> HYPERLINK "" </w:instrText>
        </w:r>
        <w:r w:rsidRPr="00EA2446">
          <w:rPr>
            <w:color w:val="2B579A"/>
            <w:shd w:val="clear" w:color="auto" w:fill="E6E6E6"/>
          </w:rPr>
        </w:r>
        <w:r w:rsidRPr="00EA2446">
          <w:rPr>
            <w:color w:val="2B579A"/>
            <w:shd w:val="clear" w:color="auto" w:fill="E6E6E6"/>
          </w:rPr>
          <w:fldChar w:fldCharType="separate"/>
        </w:r>
      </w:ins>
      <w:ins w:id="188" w:author="Joe Lees" w:date="2023-02-03T10:03:00Z">
        <w:del w:id="189" w:author="Jonathan Rogers" w:date="2023-02-08T14:52:00Z">
          <w:r w:rsidRPr="00EA2446" w:rsidDel="000559FF">
            <w:rPr>
              <w:rStyle w:val="Hyperlink"/>
              <w:b/>
              <w:bCs/>
            </w:rPr>
            <w:delText>https</w:delText>
          </w:r>
        </w:del>
      </w:ins>
      <w:ins w:id="190" w:author="Joe Lees" w:date="2023-02-03T10:04:00Z">
        <w:del w:id="191" w:author="Jonathan Rogers" w:date="2023-02-08T14:52:00Z">
          <w:r w:rsidRPr="00EA2446" w:rsidDel="000559FF">
            <w:rPr>
              <w:rStyle w:val="Hyperlink"/>
              <w:b/>
              <w:bCs/>
            </w:rPr>
            <w:delText>://server.domain.com/Corte</w:delText>
          </w:r>
        </w:del>
        <w:del w:id="192" w:author="Jonathan Rogers" w:date="2023-02-08T14:51:00Z">
          <w:r w:rsidRPr="00EA2446" w:rsidDel="00655B78">
            <w:rPr>
              <w:rStyle w:val="Hyperlink"/>
              <w:b/>
              <w:bCs/>
            </w:rPr>
            <w:delText>xUI</w:delText>
          </w:r>
        </w:del>
      </w:ins>
      <w:ins w:id="193" w:author="Jonathan Rogers" w:date="2023-02-08T14:52:00Z">
        <w:r w:rsidRPr="00EA2446">
          <w:rPr>
            <w:color w:val="2B579A"/>
            <w:shd w:val="clear" w:color="auto" w:fill="E6E6E6"/>
          </w:rPr>
          <w:fldChar w:fldCharType="end"/>
        </w:r>
      </w:ins>
      <w:r w:rsidRPr="001A0D08">
        <w:t>https://www.cortexApp1.myDomain.com/CortexInteractionPortal</w:t>
      </w:r>
      <w:r w:rsidRPr="001A0D08" w:rsidDel="00655B78">
        <w:t xml:space="preserve"> </w:t>
      </w:r>
      <w:ins w:id="194" w:author="Jonathan Rogers" w:date="2023-02-08T14:52:00Z">
        <w:del w:id="195" w:author="Jonathan Rogers" w:date="2023-02-08T14:51:00Z">
          <w:r w:rsidRPr="00EA2446" w:rsidDel="00655B78">
            <w:rPr>
              <w:color w:val="2B579A"/>
              <w:shd w:val="clear" w:color="auto" w:fill="E6E6E6"/>
              <w:rPrChange w:id="196" w:author="David Drummond MHA" w:date="2023-02-08T14:52:00Z">
                <w:rPr>
                  <w:bCs/>
                  <w:color w:val="2B579A"/>
                  <w:sz w:val="32"/>
                  <w:shd w:val="clear" w:color="auto" w:fill="E6E6E6"/>
                </w:rPr>
              </w:rPrChange>
            </w:rPr>
            <w:delText>xUI</w:delText>
          </w:r>
        </w:del>
      </w:ins>
      <w:ins w:id="197" w:author="Joe Lees" w:date="2023-02-03T10:04:00Z">
        <w:r w:rsidRPr="001A0D08">
          <w:t xml:space="preserve"> </w:t>
        </w:r>
      </w:ins>
    </w:p>
    <w:p w14:paraId="66CE8A9C" w14:textId="77777777" w:rsidR="00102EFB" w:rsidRPr="001A0D08" w:rsidRDefault="00102EFB" w:rsidP="00EA2446">
      <w:pPr>
        <w:pStyle w:val="ListParagraph"/>
        <w:numPr>
          <w:ilvl w:val="0"/>
          <w:numId w:val="139"/>
        </w:numPr>
      </w:pPr>
      <w:r w:rsidRPr="001A0D08">
        <w:t>Login using domain credentials with the relevant permissions.</w:t>
      </w:r>
    </w:p>
    <w:p w14:paraId="1CA87889" w14:textId="77777777" w:rsidR="00102EFB" w:rsidRPr="001A0D08" w:rsidRDefault="00102EFB" w:rsidP="00EA2446">
      <w:pPr>
        <w:pStyle w:val="ListParagraph"/>
        <w:numPr>
          <w:ilvl w:val="0"/>
          <w:numId w:val="139"/>
        </w:numPr>
      </w:pPr>
      <w:r w:rsidRPr="001A0D08">
        <w:t>Click Service Requests – by default there should be 1 Service Request configured.</w:t>
      </w:r>
    </w:p>
    <w:p w14:paraId="0624EEE6" w14:textId="77777777" w:rsidR="00102EFB" w:rsidRPr="001A0D08" w:rsidRDefault="00102EFB" w:rsidP="00EA2446">
      <w:pPr>
        <w:pStyle w:val="ListParagraph"/>
        <w:numPr>
          <w:ilvl w:val="0"/>
          <w:numId w:val="139"/>
        </w:numPr>
      </w:pPr>
      <w:r w:rsidRPr="001A0D08">
        <w:t>Select ‘</w:t>
      </w:r>
      <w:commentRangeStart w:id="198"/>
      <w:commentRangeStart w:id="199"/>
      <w:r w:rsidRPr="001A0D08">
        <w:t xml:space="preserve">Add Numbers’ </w:t>
      </w:r>
      <w:commentRangeEnd w:id="198"/>
      <w:r w:rsidRPr="001A0D08">
        <w:commentReference w:id="198"/>
      </w:r>
      <w:commentRangeEnd w:id="199"/>
      <w:r w:rsidRPr="001A0D08">
        <w:commentReference w:id="199"/>
      </w:r>
      <w:r w:rsidRPr="001A0D08">
        <w:t xml:space="preserve">in the left-hand panel, and then ‘Start’ </w:t>
      </w:r>
      <w:del w:id="200" w:author="Jonathan Rogers" w:date="2023-02-08T14:52:00Z">
        <w:r w:rsidRPr="001A0D08" w:rsidDel="00BA1F48">
          <w:delText xml:space="preserve">on </w:delText>
        </w:r>
      </w:del>
      <w:ins w:id="201" w:author="Jonathan Rogers" w:date="2023-02-08T14:52:00Z">
        <w:r w:rsidRPr="001A0D08">
          <w:t xml:space="preserve">in </w:t>
        </w:r>
      </w:ins>
      <w:r w:rsidRPr="001A0D08">
        <w:t xml:space="preserve">the right-hand </w:t>
      </w:r>
      <w:del w:id="202" w:author="Jonathan Rogers" w:date="2023-02-08T14:52:00Z">
        <w:r w:rsidRPr="001A0D08" w:rsidDel="00BA1F48">
          <w:delText>side</w:delText>
        </w:r>
      </w:del>
      <w:ins w:id="203" w:author="Jonathan Rogers" w:date="2023-02-08T14:52:00Z">
        <w:r w:rsidRPr="001A0D08">
          <w:t>panel</w:t>
        </w:r>
      </w:ins>
      <w:r w:rsidRPr="001A0D08">
        <w:t>.</w:t>
      </w:r>
    </w:p>
    <w:p w14:paraId="51ED99D6" w14:textId="77777777" w:rsidR="00102EFB" w:rsidRPr="001A0D08" w:rsidRDefault="00102EFB" w:rsidP="00EA2446">
      <w:pPr>
        <w:pStyle w:val="ListParagraph"/>
        <w:numPr>
          <w:ilvl w:val="0"/>
          <w:numId w:val="139"/>
        </w:numPr>
      </w:pPr>
      <w:r w:rsidRPr="001A0D08">
        <w:t xml:space="preserve">In the page that opens, enter 2 </w:t>
      </w:r>
      <w:del w:id="204" w:author="Jonathan Rogers" w:date="2023-02-08T14:50:00Z">
        <w:r w:rsidRPr="001A0D08" w:rsidDel="00593438">
          <w:delText>numbers</w:delText>
        </w:r>
      </w:del>
      <w:ins w:id="205" w:author="Jonathan Rogers" w:date="2023-02-08T14:50:00Z">
        <w:r w:rsidRPr="001A0D08">
          <w:t>numbers,</w:t>
        </w:r>
      </w:ins>
      <w:r w:rsidRPr="001A0D08">
        <w:t xml:space="preserve"> and click the button.</w:t>
      </w:r>
    </w:p>
    <w:p w14:paraId="0BDB2EA8" w14:textId="66C24D6C" w:rsidR="00102EFB" w:rsidRPr="001A0D08" w:rsidRDefault="00102EFB" w:rsidP="00102EFB">
      <w:pPr>
        <w:pStyle w:val="ListParagraph"/>
        <w:numPr>
          <w:ilvl w:val="0"/>
          <w:numId w:val="139"/>
        </w:numPr>
      </w:pPr>
      <w:r w:rsidRPr="001A0D08">
        <w:t xml:space="preserve">Ensure that a response is received from </w:t>
      </w:r>
      <w:r>
        <w:t xml:space="preserve">CORTEX </w:t>
      </w:r>
      <w:r w:rsidRPr="001A0D08">
        <w:t>and shown in the page.</w:t>
      </w:r>
    </w:p>
    <w:p w14:paraId="72998D4A" w14:textId="77777777" w:rsidR="00102EFB" w:rsidRPr="001A0D08" w:rsidRDefault="00102EFB">
      <w:pPr>
        <w:pStyle w:val="WeAreCORTEXEmphasis"/>
        <w:rPr>
          <w:ins w:id="206" w:author="Jonathan Rogers" w:date="2023-02-06T13:51:00Z"/>
        </w:rPr>
        <w:pPrChange w:id="207" w:author="Jonathan Rogers" w:date="2023-02-06T13:51:00Z">
          <w:pPr>
            <w:spacing w:after="0"/>
          </w:pPr>
        </w:pPrChange>
      </w:pPr>
      <w:ins w:id="208" w:author="Jonathan Rogers" w:date="2023-02-06T13:51:00Z">
        <w:r w:rsidRPr="001A0D08">
          <w:t>For a more complex example</w:t>
        </w:r>
      </w:ins>
      <w:ins w:id="209" w:author="Jonathan Rogers" w:date="2023-02-06T13:52:00Z">
        <w:r w:rsidRPr="001A0D08">
          <w:t xml:space="preserve"> and more rigorous test</w:t>
        </w:r>
      </w:ins>
      <w:ins w:id="210" w:author="Jonathan Rogers" w:date="2023-02-06T13:51:00Z">
        <w:r w:rsidRPr="001A0D08">
          <w:t xml:space="preserve">, </w:t>
        </w:r>
      </w:ins>
      <w:ins w:id="211" w:author="Jonathan Rogers" w:date="2023-02-06T13:52:00Z">
        <w:r w:rsidRPr="001A0D08">
          <w:t>start the example ‘Server Provisioning’ Service Request and follow it through to completion.</w:t>
        </w:r>
      </w:ins>
      <w:ins w:id="212" w:author="Jonathan Rogers" w:date="2023-02-06T13:51:00Z">
        <w:r w:rsidRPr="001A0D08">
          <w:br w:type="page"/>
        </w:r>
      </w:ins>
    </w:p>
    <w:p w14:paraId="07CE3ACF" w14:textId="77777777" w:rsidR="00102EFB" w:rsidRPr="00192B1C" w:rsidRDefault="00102EFB" w:rsidP="00BA1453">
      <w:pPr>
        <w:pStyle w:val="Heading2"/>
      </w:pPr>
      <w:bookmarkStart w:id="213" w:name="_Toc130996349"/>
      <w:bookmarkStart w:id="214" w:name="_Toc142058403"/>
      <w:bookmarkStart w:id="215" w:name="_Toc143171609"/>
      <w:r w:rsidRPr="00192B1C">
        <w:lastRenderedPageBreak/>
        <w:t>Testing Process-Driven UI (Process Dashboard)</w:t>
      </w:r>
      <w:bookmarkEnd w:id="213"/>
      <w:bookmarkEnd w:id="214"/>
      <w:bookmarkEnd w:id="215"/>
    </w:p>
    <w:p w14:paraId="0DB2D279" w14:textId="77777777" w:rsidR="00102EFB" w:rsidRPr="00192B1C" w:rsidRDefault="00102EFB" w:rsidP="00102EFB">
      <w:pPr>
        <w:pStyle w:val="WeAreCORTEXEmphasis"/>
      </w:pPr>
      <w:r w:rsidRPr="00192B1C">
        <w:t>For this process, the role-based access control will need to be set</w:t>
      </w:r>
      <w:ins w:id="216" w:author="Jonathan Rogers" w:date="2023-02-13T09:27:00Z">
        <w:r w:rsidRPr="00192B1C">
          <w:t xml:space="preserve"> </w:t>
        </w:r>
      </w:ins>
      <w:r w:rsidRPr="00192B1C">
        <w:t xml:space="preserve">up – you can check rbac.json if </w:t>
      </w:r>
      <w:proofErr w:type="gramStart"/>
      <w:r w:rsidRPr="00192B1C">
        <w:t>required</w:t>
      </w:r>
      <w:proofErr w:type="gramEnd"/>
    </w:p>
    <w:p w14:paraId="20411312" w14:textId="77777777" w:rsidR="00102EFB" w:rsidRPr="00192B1C" w:rsidRDefault="00102EFB" w:rsidP="00102EFB">
      <w:pPr>
        <w:pStyle w:val="WeAreCORTEXEmphasis"/>
      </w:pPr>
      <w:r w:rsidRPr="00192B1C">
        <w:t>Note that it is possible to assign different levels of permission, for example user access for the 1</w:t>
      </w:r>
      <w:r w:rsidRPr="00192B1C">
        <w:rPr>
          <w:vertAlign w:val="superscript"/>
        </w:rPr>
        <w:t>st</w:t>
      </w:r>
      <w:r w:rsidRPr="00192B1C">
        <w:t xml:space="preserve"> and 2</w:t>
      </w:r>
      <w:r w:rsidRPr="00192B1C">
        <w:rPr>
          <w:vertAlign w:val="superscript"/>
        </w:rPr>
        <w:t>nd</w:t>
      </w:r>
      <w:r w:rsidRPr="00192B1C">
        <w:t xml:space="preserve"> UI and manager access for the 3</w:t>
      </w:r>
      <w:r w:rsidRPr="00192B1C">
        <w:rPr>
          <w:vertAlign w:val="superscript"/>
        </w:rPr>
        <w:t>rd</w:t>
      </w:r>
      <w:r w:rsidRPr="00192B1C">
        <w:t xml:space="preserve"> (approval) UI</w:t>
      </w:r>
      <w:r>
        <w:t>.</w:t>
      </w:r>
    </w:p>
    <w:p w14:paraId="7B856C55" w14:textId="77777777" w:rsidR="00102EFB" w:rsidRPr="00192B1C" w:rsidRDefault="00102EFB" w:rsidP="00EA2446">
      <w:pPr>
        <w:pStyle w:val="ListParagraph"/>
        <w:numPr>
          <w:ilvl w:val="0"/>
          <w:numId w:val="140"/>
        </w:numPr>
      </w:pPr>
      <w:commentRangeStart w:id="217"/>
      <w:r w:rsidRPr="00192B1C">
        <w:t xml:space="preserve">From </w:t>
      </w:r>
      <w:r w:rsidRPr="00EA2446">
        <w:rPr>
          <w:rFonts w:cstheme="minorHAnsi"/>
        </w:rPr>
        <w:t xml:space="preserve">CORTEX </w:t>
      </w:r>
      <w:r w:rsidRPr="00192B1C">
        <w:t>Gateway or Postman, start ‘Example-Onboarding-Flow’</w:t>
      </w:r>
      <w:commentRangeEnd w:id="217"/>
      <w:r w:rsidRPr="00192B1C">
        <w:commentReference w:id="217"/>
      </w:r>
      <w:r w:rsidRPr="00192B1C">
        <w:t xml:space="preserve">. </w:t>
      </w:r>
    </w:p>
    <w:p w14:paraId="4899EE11" w14:textId="77777777" w:rsidR="00102EFB" w:rsidRPr="00192B1C" w:rsidRDefault="00102EFB" w:rsidP="00EA2446">
      <w:pPr>
        <w:pStyle w:val="ListParagraph"/>
        <w:numPr>
          <w:ilvl w:val="1"/>
          <w:numId w:val="140"/>
        </w:numPr>
      </w:pPr>
      <w:r w:rsidRPr="00192B1C">
        <w:t xml:space="preserve">In </w:t>
      </w:r>
      <w:r w:rsidRPr="00EA2446">
        <w:rPr>
          <w:rFonts w:cstheme="minorHAnsi"/>
        </w:rPr>
        <w:t xml:space="preserve">CORTEX </w:t>
      </w:r>
      <w:r w:rsidRPr="00192B1C">
        <w:t>Gateway, the flow can be found under User Access Management/Example Flows.</w:t>
      </w:r>
    </w:p>
    <w:p w14:paraId="70D9D16F" w14:textId="6DA806B1" w:rsidR="00102EFB" w:rsidRPr="00192B1C" w:rsidRDefault="00102EFB" w:rsidP="00102EFB">
      <w:pPr>
        <w:pStyle w:val="ListParagraph"/>
        <w:numPr>
          <w:ilvl w:val="1"/>
          <w:numId w:val="140"/>
        </w:numPr>
      </w:pPr>
      <w:r w:rsidRPr="00192B1C">
        <w:t>In Postman, the execution will be synchronous. Therefore</w:t>
      </w:r>
      <w:r>
        <w:t>,</w:t>
      </w:r>
      <w:r w:rsidRPr="00192B1C">
        <w:t xml:space="preserve"> no response will be received until the flow completes its execution, which will require manual interventions using the Process Dashboard.</w:t>
      </w:r>
    </w:p>
    <w:p w14:paraId="6F447333" w14:textId="77777777" w:rsidR="00102EFB" w:rsidRPr="00192B1C" w:rsidRDefault="00102EFB" w:rsidP="00EA2446">
      <w:pPr>
        <w:pStyle w:val="ListParagraph"/>
        <w:numPr>
          <w:ilvl w:val="0"/>
          <w:numId w:val="140"/>
        </w:numPr>
      </w:pPr>
      <w:commentRangeStart w:id="218"/>
      <w:r w:rsidRPr="00192B1C">
        <w:t>Ensure there are no exceptions after it starts running</w:t>
      </w:r>
      <w:commentRangeEnd w:id="218"/>
      <w:r w:rsidRPr="00192B1C">
        <w:commentReference w:id="218"/>
      </w:r>
    </w:p>
    <w:p w14:paraId="300470AD" w14:textId="77777777" w:rsidR="00102EFB" w:rsidRPr="00192B1C" w:rsidRDefault="00102EFB" w:rsidP="00EA2446">
      <w:pPr>
        <w:pStyle w:val="ListParagraph"/>
        <w:numPr>
          <w:ilvl w:val="0"/>
          <w:numId w:val="140"/>
        </w:numPr>
      </w:pPr>
      <w:r w:rsidRPr="00192B1C">
        <w:t>Navigate to the UI hosted on the server and open Developer Tools to diagnose any potential issues</w:t>
      </w:r>
      <w:r>
        <w:t>.</w:t>
      </w:r>
    </w:p>
    <w:p w14:paraId="35636E25" w14:textId="77777777" w:rsidR="00102EFB" w:rsidRPr="00192B1C" w:rsidRDefault="00102EFB" w:rsidP="00EA2446">
      <w:pPr>
        <w:pStyle w:val="ListParagraph"/>
        <w:numPr>
          <w:ilvl w:val="0"/>
          <w:numId w:val="140"/>
        </w:numPr>
      </w:pPr>
      <w:r w:rsidRPr="00192B1C">
        <w:t>Login using domain credentials with the relevant permissions</w:t>
      </w:r>
      <w:r>
        <w:t>.</w:t>
      </w:r>
    </w:p>
    <w:p w14:paraId="42855E5A" w14:textId="77777777" w:rsidR="00102EFB" w:rsidRPr="00192B1C" w:rsidRDefault="00102EFB" w:rsidP="00EA2446">
      <w:pPr>
        <w:pStyle w:val="ListParagraph"/>
        <w:numPr>
          <w:ilvl w:val="0"/>
          <w:numId w:val="140"/>
        </w:numPr>
      </w:pPr>
      <w:r w:rsidRPr="00192B1C">
        <w:t xml:space="preserve">Click </w:t>
      </w:r>
      <w:ins w:id="219" w:author="Jonathan Rogers" w:date="2023-02-10T13:25:00Z">
        <w:r w:rsidRPr="00192B1C">
          <w:t>‘</w:t>
        </w:r>
      </w:ins>
      <w:del w:id="220" w:author="Jonathan Rogers" w:date="2023-02-10T10:39:00Z">
        <w:r w:rsidRPr="00192B1C" w:rsidDel="00AB66C8">
          <w:delText xml:space="preserve">Tasks </w:delText>
        </w:r>
      </w:del>
      <w:ins w:id="221" w:author="Jonathan Rogers" w:date="2023-02-10T10:39:00Z">
        <w:r w:rsidRPr="00192B1C">
          <w:t xml:space="preserve">Process </w:t>
        </w:r>
      </w:ins>
      <w:r w:rsidRPr="00192B1C">
        <w:t>Dashboard</w:t>
      </w:r>
      <w:ins w:id="222" w:author="Jonathan Rogers" w:date="2023-02-10T13:25:00Z">
        <w:r w:rsidRPr="00192B1C">
          <w:t>’</w:t>
        </w:r>
      </w:ins>
      <w:del w:id="223" w:author="Jonathan Rogers" w:date="2023-02-10T13:25:00Z">
        <w:r w:rsidRPr="00192B1C" w:rsidDel="00D9053A">
          <w:delText xml:space="preserve"> </w:delText>
        </w:r>
      </w:del>
    </w:p>
    <w:p w14:paraId="30EC55EC" w14:textId="41E3C428" w:rsidR="00102EFB" w:rsidRPr="00192B1C" w:rsidRDefault="00102EFB" w:rsidP="00102EFB">
      <w:pPr>
        <w:pStyle w:val="ListParagraph"/>
        <w:numPr>
          <w:ilvl w:val="1"/>
          <w:numId w:val="140"/>
        </w:numPr>
      </w:pPr>
      <w:r w:rsidRPr="00192B1C">
        <w:t xml:space="preserve">Data should be received from </w:t>
      </w:r>
      <w:r w:rsidRPr="00EA2446">
        <w:rPr>
          <w:rFonts w:cstheme="minorHAnsi"/>
        </w:rPr>
        <w:t xml:space="preserve">CORTEX </w:t>
      </w:r>
      <w:r w:rsidRPr="00192B1C">
        <w:t xml:space="preserve">and used to render </w:t>
      </w:r>
      <w:del w:id="224" w:author="Jonathan Rogers" w:date="2023-02-10T10:39:00Z">
        <w:r w:rsidRPr="00192B1C" w:rsidDel="00AB66C8">
          <w:delText>some tiles</w:delText>
        </w:r>
      </w:del>
      <w:ins w:id="225" w:author="Joe Lees" w:date="2023-02-03T10:05:00Z">
        <w:del w:id="226" w:author="Jonathan Rogers" w:date="2023-02-10T10:39:00Z">
          <w:r w:rsidRPr="00192B1C" w:rsidDel="00AB66C8">
            <w:delText xml:space="preserve"> and</w:delText>
          </w:r>
        </w:del>
      </w:ins>
      <w:ins w:id="227" w:author="Jonathan Rogers" w:date="2023-02-10T10:39:00Z">
        <w:r w:rsidRPr="00192B1C">
          <w:t>the</w:t>
        </w:r>
      </w:ins>
      <w:ins w:id="228" w:author="Joe Lees" w:date="2023-02-03T10:05:00Z">
        <w:del w:id="229" w:author="Jonathan Rogers" w:date="2023-02-10T10:39:00Z">
          <w:r w:rsidRPr="00192B1C" w:rsidDel="00AB66C8">
            <w:delText xml:space="preserve"> a</w:delText>
          </w:r>
        </w:del>
        <w:r w:rsidRPr="00192B1C">
          <w:t xml:space="preserve"> table view</w:t>
        </w:r>
      </w:ins>
      <w:r>
        <w:t>.</w:t>
      </w:r>
    </w:p>
    <w:p w14:paraId="75A91C51" w14:textId="77777777" w:rsidR="00102EFB" w:rsidRPr="00192B1C" w:rsidRDefault="00102EFB" w:rsidP="00EA2446">
      <w:pPr>
        <w:pStyle w:val="ListParagraph"/>
        <w:numPr>
          <w:ilvl w:val="0"/>
          <w:numId w:val="140"/>
        </w:numPr>
      </w:pPr>
      <w:del w:id="230" w:author="Joe Lees" w:date="2023-02-03T10:05:00Z">
        <w:r w:rsidRPr="00192B1C">
          <w:delText xml:space="preserve">Under </w:delText>
        </w:r>
      </w:del>
      <w:ins w:id="231" w:author="Joe Lees" w:date="2023-02-03T10:05:00Z">
        <w:r w:rsidRPr="00192B1C">
          <w:t xml:space="preserve">Select either the </w:t>
        </w:r>
      </w:ins>
      <w:r w:rsidRPr="00192B1C">
        <w:t xml:space="preserve">‘Onboarding Example’ </w:t>
      </w:r>
      <w:ins w:id="232" w:author="Joe Lees" w:date="2023-02-03T10:05:00Z">
        <w:r w:rsidRPr="00192B1C">
          <w:t xml:space="preserve">Process </w:t>
        </w:r>
        <w:del w:id="233" w:author="Jonathan Rogers" w:date="2023-02-10T10:39:00Z">
          <w:r w:rsidRPr="00192B1C" w:rsidDel="00F056FA">
            <w:delText>tile</w:delText>
          </w:r>
        </w:del>
      </w:ins>
      <w:ins w:id="234" w:author="Jonathan Rogers" w:date="2023-02-10T10:39:00Z">
        <w:r w:rsidRPr="00192B1C">
          <w:t>filter</w:t>
        </w:r>
      </w:ins>
      <w:ins w:id="235" w:author="Joe Lees" w:date="2023-02-03T10:05:00Z">
        <w:r w:rsidRPr="00192B1C">
          <w:t xml:space="preserve"> </w:t>
        </w:r>
      </w:ins>
      <w:del w:id="236" w:author="Joe Lees" w:date="2023-02-03T10:05:00Z">
        <w:r w:rsidRPr="00192B1C">
          <w:delText xml:space="preserve">select the </w:delText>
        </w:r>
      </w:del>
      <w:ins w:id="237" w:author="Joe Lees" w:date="2023-02-03T10:05:00Z">
        <w:r w:rsidRPr="00192B1C">
          <w:t>or the ‘</w:t>
        </w:r>
      </w:ins>
      <w:r w:rsidRPr="00192B1C">
        <w:t>Pending</w:t>
      </w:r>
      <w:ins w:id="238" w:author="Joe Lees" w:date="2023-02-03T10:05:00Z">
        <w:r w:rsidRPr="00192B1C">
          <w:t>’ Status</w:t>
        </w:r>
      </w:ins>
      <w:r w:rsidRPr="00192B1C">
        <w:t xml:space="preserve"> </w:t>
      </w:r>
      <w:ins w:id="239" w:author="Jonathan Rogers" w:date="2023-02-10T10:39:00Z">
        <w:r w:rsidRPr="00192B1C">
          <w:t xml:space="preserve">filter </w:t>
        </w:r>
      </w:ins>
      <w:del w:id="240" w:author="Jonathan Rogers" w:date="2023-02-10T10:39:00Z">
        <w:r w:rsidRPr="00192B1C" w:rsidDel="00F056FA">
          <w:delText xml:space="preserve">tile (it </w:delText>
        </w:r>
      </w:del>
      <w:ins w:id="241" w:author="Joe Lees" w:date="2023-02-03T10:05:00Z">
        <w:del w:id="242" w:author="Jonathan Rogers" w:date="2023-02-10T10:39:00Z">
          <w:r w:rsidRPr="00192B1C" w:rsidDel="00F056FA">
            <w:delText xml:space="preserve">they </w:delText>
          </w:r>
        </w:del>
      </w:ins>
      <w:del w:id="243" w:author="Jonathan Rogers" w:date="2023-02-10T10:39:00Z">
        <w:r w:rsidRPr="00192B1C" w:rsidDel="00F056FA">
          <w:delText>should be showing at least 1 in the process count)</w:delText>
        </w:r>
      </w:del>
    </w:p>
    <w:p w14:paraId="73B04A9B" w14:textId="77777777" w:rsidR="00102EFB" w:rsidRPr="00192B1C" w:rsidRDefault="00102EFB" w:rsidP="00EA2446">
      <w:pPr>
        <w:pStyle w:val="ListParagraph"/>
        <w:numPr>
          <w:ilvl w:val="1"/>
          <w:numId w:val="140"/>
        </w:numPr>
        <w:rPr>
          <w:ins w:id="244" w:author="Joe Lees" w:date="2023-02-03T10:05:00Z"/>
        </w:rPr>
      </w:pPr>
      <w:r w:rsidRPr="00192B1C">
        <w:t>A list of</w:t>
      </w:r>
      <w:ins w:id="245" w:author="Jonathan Rogers" w:date="2023-02-10T10:40:00Z">
        <w:r w:rsidRPr="00192B1C">
          <w:t xml:space="preserve"> relevant</w:t>
        </w:r>
      </w:ins>
      <w:r w:rsidRPr="00192B1C">
        <w:t xml:space="preserve"> tasks should be displayed, most likely with 1 item.</w:t>
      </w:r>
    </w:p>
    <w:p w14:paraId="07BE38B0" w14:textId="220F390C" w:rsidR="00102EFB" w:rsidRPr="00192B1C" w:rsidRDefault="00102EFB" w:rsidP="00102EFB">
      <w:pPr>
        <w:pStyle w:val="ListParagraph"/>
        <w:numPr>
          <w:ilvl w:val="1"/>
          <w:numId w:val="140"/>
        </w:numPr>
      </w:pPr>
      <w:ins w:id="246" w:author="Joe Lees" w:date="2023-02-03T10:05:00Z">
        <w:r w:rsidRPr="00192B1C">
          <w:t xml:space="preserve">Providing the </w:t>
        </w:r>
      </w:ins>
      <w:ins w:id="247" w:author="Joe Lees" w:date="2023-02-03T10:06:00Z">
        <w:r w:rsidRPr="00192B1C">
          <w:t>RBAC configuration is set up correctly, you should also be able to see this execution on the top-level Dashboard page</w:t>
        </w:r>
      </w:ins>
      <w:r>
        <w:t>.</w:t>
      </w:r>
    </w:p>
    <w:p w14:paraId="27917408" w14:textId="77777777" w:rsidR="00102EFB" w:rsidRPr="00192B1C" w:rsidRDefault="00102EFB" w:rsidP="00EA2446">
      <w:pPr>
        <w:pStyle w:val="ListParagraph"/>
        <w:numPr>
          <w:ilvl w:val="0"/>
          <w:numId w:val="140"/>
        </w:numPr>
      </w:pPr>
      <w:r w:rsidRPr="00192B1C">
        <w:t xml:space="preserve">Click the </w:t>
      </w:r>
      <w:r>
        <w:t xml:space="preserve">document </w:t>
      </w:r>
      <w:r w:rsidRPr="00192B1C">
        <w:t>button to view a list of logs for this process execution</w:t>
      </w:r>
      <w:r>
        <w:t>.</w:t>
      </w:r>
    </w:p>
    <w:p w14:paraId="121D244F" w14:textId="77777777" w:rsidR="00102EFB" w:rsidRDefault="00102EFB" w:rsidP="00EA2446">
      <w:pPr>
        <w:ind w:left="1440"/>
      </w:pPr>
      <w:r>
        <w:rPr>
          <w:noProof/>
        </w:rPr>
        <mc:AlternateContent>
          <mc:Choice Requires="wps">
            <w:drawing>
              <wp:anchor distT="0" distB="0" distL="114300" distR="114300" simplePos="0" relativeHeight="251686912" behindDoc="0" locked="0" layoutInCell="1" allowOverlap="1" wp14:anchorId="1AA6872A" wp14:editId="09DF93E0">
                <wp:simplePos x="0" y="0"/>
                <wp:positionH relativeFrom="column">
                  <wp:posOffset>1231026</wp:posOffset>
                </wp:positionH>
                <wp:positionV relativeFrom="paragraph">
                  <wp:posOffset>334645</wp:posOffset>
                </wp:positionV>
                <wp:extent cx="196343" cy="196001"/>
                <wp:effectExtent l="0" t="0" r="13335" b="13970"/>
                <wp:wrapNone/>
                <wp:docPr id="24" name="Rectangle 24"/>
                <wp:cNvGraphicFramePr/>
                <a:graphic xmlns:a="http://schemas.openxmlformats.org/drawingml/2006/main">
                  <a:graphicData uri="http://schemas.microsoft.com/office/word/2010/wordprocessingShape">
                    <wps:wsp>
                      <wps:cNvSpPr/>
                      <wps:spPr>
                        <a:xfrm>
                          <a:off x="0" y="0"/>
                          <a:ext cx="196343" cy="196001"/>
                        </a:xfrm>
                        <a:prstGeom prst="rect">
                          <a:avLst/>
                        </a:prstGeom>
                        <a:solidFill>
                          <a:srgbClr val="E7FFC0">
                            <a:alpha val="18039"/>
                          </a:srgbClr>
                        </a:solidFill>
                        <a:ln>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216DF0" id="Rectangle 24" o:spid="_x0000_s1026" style="position:absolute;margin-left:96.95pt;margin-top:26.35pt;width:15.45pt;height:15.4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" fillcolor="#e7ffc0" strokecolor="#92d050" strokeweight="1pt">
                <v:fill opacity="11822f"/>
              </v:rect>
            </w:pict>
          </mc:Fallback>
        </mc:AlternateContent>
      </w:r>
      <w:r w:rsidRPr="003D3D5D">
        <w:rPr>
          <w:noProof/>
        </w:rPr>
        <w:drawing>
          <wp:inline distT="0" distB="0" distL="0" distR="0" wp14:anchorId="5CCC04D6" wp14:editId="19E25E03">
            <wp:extent cx="571500" cy="578304"/>
            <wp:effectExtent l="0" t="0" r="0" b="0"/>
            <wp:docPr id="23" name="Picture 2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phone&#10;&#10;Description automatically generated"/>
                    <pic:cNvPicPr/>
                  </pic:nvPicPr>
                  <pic:blipFill>
                    <a:blip r:embed="rId48"/>
                    <a:stretch>
                      <a:fillRect/>
                    </a:stretch>
                  </pic:blipFill>
                  <pic:spPr>
                    <a:xfrm>
                      <a:off x="0" y="0"/>
                      <a:ext cx="584405" cy="591362"/>
                    </a:xfrm>
                    <a:prstGeom prst="rect">
                      <a:avLst/>
                    </a:prstGeom>
                  </pic:spPr>
                </pic:pic>
              </a:graphicData>
            </a:graphic>
          </wp:inline>
        </w:drawing>
      </w:r>
    </w:p>
    <w:p w14:paraId="5653BAB8" w14:textId="77777777" w:rsidR="00EA2446" w:rsidRDefault="00102EFB" w:rsidP="00102EFB">
      <w:pPr>
        <w:pStyle w:val="ListParagraph"/>
        <w:numPr>
          <w:ilvl w:val="1"/>
          <w:numId w:val="140"/>
        </w:numPr>
      </w:pPr>
      <w:r w:rsidRPr="00192B1C">
        <w:t xml:space="preserve">Close </w:t>
      </w:r>
      <w:r>
        <w:t>the modal</w:t>
      </w:r>
      <w:r w:rsidRPr="00192B1C">
        <w:t xml:space="preserve"> once it appears</w:t>
      </w:r>
      <w:r>
        <w:t>.</w:t>
      </w:r>
    </w:p>
    <w:p w14:paraId="7CC565AC" w14:textId="222DE916" w:rsidR="00102EFB" w:rsidRPr="00192B1C" w:rsidRDefault="00102EFB" w:rsidP="00EA2446">
      <w:pPr>
        <w:pStyle w:val="ListParagraph"/>
        <w:numPr>
          <w:ilvl w:val="0"/>
          <w:numId w:val="140"/>
        </w:numPr>
      </w:pPr>
      <w:r w:rsidRPr="00192B1C">
        <w:t xml:space="preserve">Click </w:t>
      </w:r>
      <w:ins w:id="248" w:author="Joe Lees" w:date="2023-02-03T10:06:00Z">
        <w:r w:rsidRPr="00192B1C">
          <w:t xml:space="preserve">the </w:t>
        </w:r>
      </w:ins>
      <w:r w:rsidRPr="00192B1C">
        <w:t>‘Open Task’</w:t>
      </w:r>
      <w:r>
        <w:t xml:space="preserve"> (eye)</w:t>
      </w:r>
      <w:ins w:id="249" w:author="Joe Lees" w:date="2023-02-03T10:06:00Z">
        <w:r w:rsidRPr="00192B1C">
          <w:t xml:space="preserve"> button in the Action column</w:t>
        </w:r>
      </w:ins>
      <w:r>
        <w:t>.</w:t>
      </w:r>
    </w:p>
    <w:p w14:paraId="3BDA6362" w14:textId="77777777" w:rsidR="00102EFB" w:rsidRDefault="00102EFB" w:rsidP="00EA2446">
      <w:pPr>
        <w:ind w:left="1440"/>
      </w:pPr>
      <w:r>
        <w:rPr>
          <w:noProof/>
        </w:rPr>
        <mc:AlternateContent>
          <mc:Choice Requires="wps">
            <w:drawing>
              <wp:anchor distT="0" distB="0" distL="114300" distR="114300" simplePos="0" relativeHeight="251687936" behindDoc="0" locked="0" layoutInCell="1" allowOverlap="1" wp14:anchorId="1C3D56FC" wp14:editId="783EB65E">
                <wp:simplePos x="0" y="0"/>
                <wp:positionH relativeFrom="column">
                  <wp:posOffset>1023843</wp:posOffset>
                </wp:positionH>
                <wp:positionV relativeFrom="paragraph">
                  <wp:posOffset>328930</wp:posOffset>
                </wp:positionV>
                <wp:extent cx="196343" cy="196001"/>
                <wp:effectExtent l="0" t="0" r="13335" b="13970"/>
                <wp:wrapNone/>
                <wp:docPr id="29" name="Rectangle 29"/>
                <wp:cNvGraphicFramePr/>
                <a:graphic xmlns:a="http://schemas.openxmlformats.org/drawingml/2006/main">
                  <a:graphicData uri="http://schemas.microsoft.com/office/word/2010/wordprocessingShape">
                    <wps:wsp>
                      <wps:cNvSpPr/>
                      <wps:spPr>
                        <a:xfrm>
                          <a:off x="0" y="0"/>
                          <a:ext cx="196343" cy="196001"/>
                        </a:xfrm>
                        <a:prstGeom prst="rect">
                          <a:avLst/>
                        </a:prstGeom>
                        <a:solidFill>
                          <a:srgbClr val="E7FFC0">
                            <a:alpha val="18039"/>
                          </a:srgbClr>
                        </a:solidFill>
                        <a:ln>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CADC19" id="Rectangle 29" o:spid="_x0000_s1026" style="position:absolute;margin-left:80.6pt;margin-top:25.9pt;width:15.45pt;height:15.4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" fillcolor="#e7ffc0" strokecolor="#92d050" strokeweight="1pt">
                <v:fill opacity="11822f"/>
              </v:rect>
            </w:pict>
          </mc:Fallback>
        </mc:AlternateContent>
      </w:r>
      <w:r w:rsidRPr="003D3D5D">
        <w:rPr>
          <w:noProof/>
        </w:rPr>
        <w:drawing>
          <wp:inline distT="0" distB="0" distL="0" distR="0" wp14:anchorId="18E73687" wp14:editId="79238E9D">
            <wp:extent cx="571500" cy="578304"/>
            <wp:effectExtent l="0" t="0" r="0" b="0"/>
            <wp:docPr id="25" name="Picture 2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phone&#10;&#10;Description automatically generated"/>
                    <pic:cNvPicPr/>
                  </pic:nvPicPr>
                  <pic:blipFill>
                    <a:blip r:embed="rId48"/>
                    <a:stretch>
                      <a:fillRect/>
                    </a:stretch>
                  </pic:blipFill>
                  <pic:spPr>
                    <a:xfrm>
                      <a:off x="0" y="0"/>
                      <a:ext cx="584405" cy="591362"/>
                    </a:xfrm>
                    <a:prstGeom prst="rect">
                      <a:avLst/>
                    </a:prstGeom>
                  </pic:spPr>
                </pic:pic>
              </a:graphicData>
            </a:graphic>
          </wp:inline>
        </w:drawing>
      </w:r>
    </w:p>
    <w:p w14:paraId="7F3D23AD" w14:textId="77777777" w:rsidR="00EA2446" w:rsidRDefault="00102EFB" w:rsidP="00102EFB">
      <w:pPr>
        <w:pStyle w:val="ListParagraph"/>
        <w:numPr>
          <w:ilvl w:val="1"/>
          <w:numId w:val="140"/>
        </w:numPr>
      </w:pPr>
      <w:r w:rsidRPr="00192B1C">
        <w:t>You should be taken to a UI where you can select the persons department – complete this</w:t>
      </w:r>
      <w:r>
        <w:t>.</w:t>
      </w:r>
    </w:p>
    <w:p w14:paraId="43241E70" w14:textId="77777777" w:rsidR="00EA2446" w:rsidRDefault="00102EFB" w:rsidP="00102EFB">
      <w:pPr>
        <w:pStyle w:val="ListParagraph"/>
        <w:numPr>
          <w:ilvl w:val="0"/>
          <w:numId w:val="140"/>
        </w:numPr>
      </w:pPr>
      <w:r w:rsidRPr="00192B1C">
        <w:t xml:space="preserve">Refresh the task list – after </w:t>
      </w:r>
      <w:del w:id="250" w:author="Jonathan Rogers" w:date="2023-02-10T13:26:00Z">
        <w:r w:rsidRPr="00192B1C" w:rsidDel="00D534C5">
          <w:delText xml:space="preserve">some </w:delText>
        </w:r>
      </w:del>
      <w:ins w:id="251" w:author="Jonathan Rogers" w:date="2023-02-10T13:26:00Z">
        <w:r w:rsidRPr="00192B1C">
          <w:t xml:space="preserve">a short </w:t>
        </w:r>
      </w:ins>
      <w:r w:rsidRPr="00192B1C">
        <w:t>time it should be showing a new task again</w:t>
      </w:r>
      <w:r>
        <w:t>.</w:t>
      </w:r>
    </w:p>
    <w:p w14:paraId="509F35C9" w14:textId="77777777" w:rsidR="00EA2446" w:rsidRDefault="00102EFB" w:rsidP="00102EFB">
      <w:pPr>
        <w:pStyle w:val="ListParagraph"/>
        <w:numPr>
          <w:ilvl w:val="0"/>
          <w:numId w:val="140"/>
        </w:numPr>
      </w:pPr>
      <w:r w:rsidRPr="00192B1C">
        <w:t>Click Open Task again – you should be prompted to assign the person some assets</w:t>
      </w:r>
      <w:r>
        <w:t>.</w:t>
      </w:r>
    </w:p>
    <w:p w14:paraId="1C8F398F" w14:textId="77777777" w:rsidR="00EA2446" w:rsidRDefault="00102EFB" w:rsidP="00102EFB">
      <w:pPr>
        <w:pStyle w:val="ListParagraph"/>
        <w:numPr>
          <w:ilvl w:val="1"/>
          <w:numId w:val="140"/>
        </w:numPr>
      </w:pPr>
      <w:r w:rsidRPr="00192B1C">
        <w:t>Complete this UI by selecting some assets and clicking the button</w:t>
      </w:r>
      <w:r>
        <w:t>.</w:t>
      </w:r>
    </w:p>
    <w:p w14:paraId="3D7F7C47" w14:textId="77777777" w:rsidR="00EA2446" w:rsidRDefault="00102EFB" w:rsidP="00102EFB">
      <w:pPr>
        <w:pStyle w:val="ListParagraph"/>
        <w:numPr>
          <w:ilvl w:val="0"/>
          <w:numId w:val="140"/>
        </w:numPr>
      </w:pPr>
      <w:r w:rsidRPr="00192B1C">
        <w:lastRenderedPageBreak/>
        <w:t>Refresh again – it should now be pending manager approval</w:t>
      </w:r>
      <w:r>
        <w:t>.</w:t>
      </w:r>
    </w:p>
    <w:p w14:paraId="094546E7" w14:textId="0D7E3337" w:rsidR="00102EFB" w:rsidRPr="00192B1C" w:rsidRDefault="00102EFB" w:rsidP="00EA2446">
      <w:pPr>
        <w:pStyle w:val="ListParagraph"/>
        <w:numPr>
          <w:ilvl w:val="1"/>
          <w:numId w:val="140"/>
        </w:numPr>
      </w:pPr>
      <w:r w:rsidRPr="00192B1C">
        <w:t>Complete this, either approving or denying the request</w:t>
      </w:r>
    </w:p>
    <w:p w14:paraId="41BDD0C7" w14:textId="77777777" w:rsidR="00102EFB" w:rsidRDefault="00102EFB" w:rsidP="00102EFB"/>
    <w:p w14:paraId="29FF395C" w14:textId="77777777" w:rsidR="00102EFB" w:rsidRPr="0042747B" w:rsidRDefault="00102EFB" w:rsidP="00BA1453">
      <w:pPr>
        <w:pStyle w:val="Heading1"/>
      </w:pPr>
      <w:bookmarkStart w:id="252" w:name="_Toc130996350"/>
      <w:bookmarkStart w:id="253" w:name="_Toc142058404"/>
      <w:bookmarkStart w:id="254" w:name="_Toc143171610"/>
      <w:r w:rsidRPr="0042747B">
        <w:lastRenderedPageBreak/>
        <w:t>Appendix A: Renaming Web App Title</w:t>
      </w:r>
      <w:bookmarkEnd w:id="252"/>
      <w:bookmarkEnd w:id="253"/>
      <w:bookmarkEnd w:id="254"/>
    </w:p>
    <w:p w14:paraId="3F485ACF" w14:textId="77777777" w:rsidR="00102EFB" w:rsidRPr="00102EFB" w:rsidRDefault="00102EFB" w:rsidP="00102EFB">
      <w:pPr>
        <w:pStyle w:val="WeAreCORTEXEmphasis"/>
        <w:rPr>
          <w:i w:val="0"/>
          <w:iCs w:val="0"/>
        </w:rPr>
      </w:pPr>
      <w:r w:rsidRPr="00102EFB">
        <w:rPr>
          <w:i w:val="0"/>
          <w:iCs w:val="0"/>
        </w:rPr>
        <w:t>Note that as of the latest version of AppGyver, the Web App Title is set based on the name given when you import the application.</w:t>
      </w:r>
    </w:p>
    <w:p w14:paraId="55D08F9D" w14:textId="77777777" w:rsidR="00102EFB" w:rsidRPr="00102EFB" w:rsidRDefault="00102EFB" w:rsidP="00102EFB">
      <w:pPr>
        <w:pStyle w:val="WeAreCORTEXEmphasis"/>
        <w:rPr>
          <w:i w:val="0"/>
          <w:iCs w:val="0"/>
        </w:rPr>
      </w:pPr>
      <w:r w:rsidRPr="00102EFB">
        <w:rPr>
          <w:i w:val="0"/>
          <w:iCs w:val="0"/>
        </w:rPr>
        <w:t>Therefore, these steps should not be required unless you require a name change after deployment.</w:t>
      </w:r>
    </w:p>
    <w:p w14:paraId="6AE6F3CD" w14:textId="7668A860" w:rsidR="00102EFB" w:rsidRPr="0042747B" w:rsidRDefault="00102EFB" w:rsidP="00102EFB">
      <w:r w:rsidRPr="0042747B">
        <w:t>By default, the Web Application title is set to</w:t>
      </w:r>
      <w:r>
        <w:t xml:space="preserve"> the name given to the application when you import into the AppGyver IDE.</w:t>
      </w:r>
      <w:r w:rsidRPr="0042747B">
        <w:t xml:space="preserve"> </w:t>
      </w:r>
      <w:r>
        <w:t xml:space="preserve">This can </w:t>
      </w:r>
      <w:r w:rsidRPr="0042747B">
        <w:t>be updated by modifying content in some of the post-build files. The below script can automate this action by providing the directory of the unzipped files and the required website name.</w:t>
      </w:r>
    </w:p>
    <w:p w14:paraId="3923ECF2" w14:textId="77777777" w:rsidR="00102EFB" w:rsidRPr="00102EFB" w:rsidRDefault="00102EFB" w:rsidP="00102EFB">
      <w:pPr>
        <w:pStyle w:val="WeAreCORTEXEmphasis"/>
        <w:rPr>
          <w:i w:val="0"/>
          <w:iCs w:val="0"/>
        </w:rPr>
      </w:pPr>
      <w:r w:rsidRPr="00102EFB">
        <w:rPr>
          <w:i w:val="0"/>
          <w:iCs w:val="0"/>
        </w:rPr>
        <w:t>This can be done either before or after copying the files to the IIS directory on the server.</w:t>
      </w:r>
    </w:p>
    <w:p w14:paraId="3245C1ED" w14:textId="77777777" w:rsidR="00102EFB" w:rsidRPr="00102EFB" w:rsidRDefault="00102EFB" w:rsidP="00102EFB">
      <w:pPr>
        <w:pStyle w:val="WeAreCORTEXEmphasis"/>
        <w:rPr>
          <w:ins w:id="255" w:author="Jonathan Rogers" w:date="2023-02-10T15:24:00Z"/>
          <w:i w:val="0"/>
          <w:iCs w:val="0"/>
        </w:rPr>
      </w:pPr>
      <w:r w:rsidRPr="00102EFB">
        <w:rPr>
          <w:i w:val="0"/>
          <w:iCs w:val="0"/>
        </w:rPr>
        <w:t>For a multi-node environment, it is suggested to perform these steps before the copy to save running it multiple times.</w:t>
      </w:r>
    </w:p>
    <w:p w14:paraId="392D7BE9" w14:textId="77777777" w:rsidR="00102EFB" w:rsidRPr="0042747B" w:rsidRDefault="00102EFB">
      <w:pPr>
        <w:pPrChange w:id="256" w:author="Jonathan Rogers" w:date="2023-02-10T15:24:00Z">
          <w:pPr>
            <w:pStyle w:val="PrefaceSubheading"/>
          </w:pPr>
        </w:pPrChange>
      </w:pPr>
    </w:p>
    <w:p w14:paraId="20F7792E" w14:textId="77777777" w:rsidR="00102EFB" w:rsidRPr="0042747B" w:rsidRDefault="00102EFB" w:rsidP="00102EFB">
      <w:pPr>
        <w:pStyle w:val="Style1"/>
        <w:ind w:left="0"/>
      </w:pPr>
      <w:r w:rsidRPr="0042747B">
        <w:t>$</w:t>
      </w:r>
      <w:proofErr w:type="spellStart"/>
      <w:r w:rsidRPr="0042747B">
        <w:t>websiteName</w:t>
      </w:r>
      <w:proofErr w:type="spellEnd"/>
      <w:r w:rsidRPr="0042747B">
        <w:t xml:space="preserve"> = "</w:t>
      </w:r>
      <w:del w:id="257" w:author="Jonathan Rogers" w:date="2023-02-08T14:37:00Z">
        <w:r w:rsidRPr="0042747B" w:rsidDel="001C79CF">
          <w:delText>Cortex UI</w:delText>
        </w:r>
      </w:del>
      <w:ins w:id="258" w:author="Jonathan Rogers" w:date="2023-02-08T14:37:00Z">
        <w:r w:rsidRPr="0042747B">
          <w:t>Cortex Interaction Portal</w:t>
        </w:r>
      </w:ins>
      <w:r w:rsidRPr="0042747B">
        <w:t>"</w:t>
      </w:r>
    </w:p>
    <w:p w14:paraId="50F0A3E4" w14:textId="77777777" w:rsidR="00102EFB" w:rsidRPr="0042747B" w:rsidRDefault="00102EFB" w:rsidP="00102EFB">
      <w:pPr>
        <w:pStyle w:val="Style1"/>
        <w:ind w:left="0"/>
      </w:pPr>
      <w:r w:rsidRPr="0042747B">
        <w:t>$</w:t>
      </w:r>
      <w:proofErr w:type="spellStart"/>
      <w:r w:rsidRPr="0042747B">
        <w:t>websiteDirectory</w:t>
      </w:r>
      <w:proofErr w:type="spellEnd"/>
      <w:r w:rsidRPr="0042747B">
        <w:t xml:space="preserve"> =</w:t>
      </w:r>
      <w:ins w:id="259" w:author="Jonathan Rogers" w:date="2023-02-13T09:28:00Z">
        <w:r w:rsidRPr="0042747B">
          <w:t xml:space="preserve"> “&lt;</w:t>
        </w:r>
      </w:ins>
      <w:del w:id="260" w:author="Jonathan Rogers" w:date="2023-02-13T09:28:00Z">
        <w:r w:rsidRPr="0042747B" w:rsidDel="001F7432">
          <w:delText xml:space="preserve"> "C:\inetpub\wwwroot\Cortex\LiveGyver</w:delText>
        </w:r>
      </w:del>
      <w:ins w:id="261" w:author="Jonathan Rogers" w:date="2023-02-13T09:29:00Z">
        <w:r w:rsidRPr="0042747B">
          <w:t>website directory&gt;</w:t>
        </w:r>
      </w:ins>
      <w:r w:rsidRPr="0042747B">
        <w:t>"</w:t>
      </w:r>
    </w:p>
    <w:p w14:paraId="3ACC34ED" w14:textId="77777777" w:rsidR="00102EFB" w:rsidRPr="0042747B" w:rsidRDefault="00102EFB" w:rsidP="00102EFB">
      <w:pPr>
        <w:pStyle w:val="Style1"/>
        <w:ind w:left="0"/>
      </w:pPr>
    </w:p>
    <w:p w14:paraId="47172C6F" w14:textId="77777777" w:rsidR="00102EFB" w:rsidRPr="0042747B" w:rsidRDefault="00102EFB" w:rsidP="00102EFB">
      <w:pPr>
        <w:pStyle w:val="Style1"/>
        <w:ind w:left="0"/>
      </w:pPr>
      <w:r w:rsidRPr="0042747B">
        <w:t># Replace &lt;Title&gt; in HTML Files</w:t>
      </w:r>
    </w:p>
    <w:p w14:paraId="5F106AF9" w14:textId="77777777" w:rsidR="00102EFB" w:rsidRPr="0042747B" w:rsidRDefault="00102EFB" w:rsidP="00102EFB">
      <w:pPr>
        <w:pStyle w:val="Style1"/>
        <w:ind w:left="0"/>
      </w:pPr>
      <w:r w:rsidRPr="0042747B">
        <w:t>$</w:t>
      </w:r>
      <w:proofErr w:type="spellStart"/>
      <w:r w:rsidRPr="0042747B">
        <w:t>htmlPages</w:t>
      </w:r>
      <w:proofErr w:type="spellEnd"/>
      <w:r w:rsidRPr="0042747B">
        <w:t xml:space="preserve"> = Get-</w:t>
      </w:r>
      <w:proofErr w:type="spellStart"/>
      <w:r w:rsidRPr="0042747B">
        <w:t>ChildItem</w:t>
      </w:r>
      <w:proofErr w:type="spellEnd"/>
      <w:r w:rsidRPr="0042747B">
        <w:t xml:space="preserve"> -Path "$</w:t>
      </w:r>
      <w:proofErr w:type="spellStart"/>
      <w:r w:rsidRPr="0042747B">
        <w:t>websiteDirectory</w:t>
      </w:r>
      <w:proofErr w:type="spellEnd"/>
      <w:r w:rsidRPr="0042747B">
        <w:t xml:space="preserve">\*.html" -Recurse | </w:t>
      </w:r>
      <w:proofErr w:type="spellStart"/>
      <w:r w:rsidRPr="0042747B">
        <w:t>ForEach</w:t>
      </w:r>
      <w:proofErr w:type="spellEnd"/>
      <w:r w:rsidRPr="0042747B">
        <w:t>-Object {</w:t>
      </w:r>
    </w:p>
    <w:p w14:paraId="13E4CBB2" w14:textId="77777777" w:rsidR="00102EFB" w:rsidRPr="0042747B" w:rsidRDefault="00102EFB" w:rsidP="00102EFB">
      <w:pPr>
        <w:pStyle w:val="Style1"/>
        <w:ind w:left="0"/>
      </w:pPr>
      <w:r w:rsidRPr="0042747B">
        <w:t xml:space="preserve">    # Read the file and use replace()</w:t>
      </w:r>
    </w:p>
    <w:p w14:paraId="4B671B18" w14:textId="77777777" w:rsidR="00102EFB" w:rsidRPr="0042747B" w:rsidRDefault="00102EFB" w:rsidP="00102EFB">
      <w:pPr>
        <w:pStyle w:val="Style1"/>
        <w:ind w:left="0"/>
      </w:pPr>
      <w:r w:rsidRPr="0042747B">
        <w:t xml:space="preserve">    (Get-Content $_).Replace("&lt;title&gt;AppGyver&lt;/title&gt;","&lt;title&gt;$websiteName&lt;/title&gt;") | Set-Content $_</w:t>
      </w:r>
    </w:p>
    <w:p w14:paraId="4D8740BC" w14:textId="77777777" w:rsidR="00102EFB" w:rsidRPr="0042747B" w:rsidRDefault="00102EFB" w:rsidP="00102EFB">
      <w:pPr>
        <w:pStyle w:val="Style1"/>
        <w:ind w:left="0"/>
      </w:pPr>
      <w:r w:rsidRPr="0042747B">
        <w:t>}</w:t>
      </w:r>
    </w:p>
    <w:p w14:paraId="58CB3E0B" w14:textId="77777777" w:rsidR="00102EFB" w:rsidRPr="0042747B" w:rsidRDefault="00102EFB" w:rsidP="00102EFB">
      <w:pPr>
        <w:pStyle w:val="Style1"/>
        <w:ind w:left="0"/>
      </w:pPr>
    </w:p>
    <w:p w14:paraId="08180C5C" w14:textId="77777777" w:rsidR="00102EFB" w:rsidRPr="0042747B" w:rsidRDefault="00102EFB" w:rsidP="00102EFB">
      <w:pPr>
        <w:pStyle w:val="Style1"/>
        <w:ind w:left="0"/>
      </w:pPr>
      <w:r w:rsidRPr="0042747B">
        <w:t># Replace title JSON in JavaScript File</w:t>
      </w:r>
    </w:p>
    <w:p w14:paraId="1D9EC92A" w14:textId="77777777" w:rsidR="00102EFB" w:rsidRPr="0042747B" w:rsidRDefault="00102EFB" w:rsidP="00102EFB">
      <w:pPr>
        <w:pStyle w:val="Style1"/>
        <w:ind w:left="0"/>
      </w:pPr>
      <w:r w:rsidRPr="0042747B">
        <w:t>$</w:t>
      </w:r>
      <w:proofErr w:type="spellStart"/>
      <w:r w:rsidRPr="0042747B">
        <w:t>javaScriptFile</w:t>
      </w:r>
      <w:proofErr w:type="spellEnd"/>
      <w:r w:rsidRPr="0042747B">
        <w:t xml:space="preserve"> = Get-</w:t>
      </w:r>
      <w:proofErr w:type="spellStart"/>
      <w:r w:rsidRPr="0042747B">
        <w:t>ChildItem</w:t>
      </w:r>
      <w:proofErr w:type="spellEnd"/>
      <w:r w:rsidRPr="0042747B">
        <w:t xml:space="preserve"> -Path "$</w:t>
      </w:r>
      <w:proofErr w:type="spellStart"/>
      <w:r w:rsidRPr="0042747B">
        <w:t>websiteDirectory</w:t>
      </w:r>
      <w:proofErr w:type="spellEnd"/>
      <w:r w:rsidRPr="0042747B">
        <w:t>\_next\static\chunks\pages\*app*.</w:t>
      </w:r>
      <w:proofErr w:type="spellStart"/>
      <w:r w:rsidRPr="0042747B">
        <w:t>js</w:t>
      </w:r>
      <w:proofErr w:type="spellEnd"/>
      <w:r w:rsidRPr="0042747B">
        <w:t xml:space="preserve">" | </w:t>
      </w:r>
      <w:proofErr w:type="spellStart"/>
      <w:r w:rsidRPr="0042747B">
        <w:t>ForEach</w:t>
      </w:r>
      <w:proofErr w:type="spellEnd"/>
      <w:r w:rsidRPr="0042747B">
        <w:t>-Object {</w:t>
      </w:r>
    </w:p>
    <w:p w14:paraId="6F981C62" w14:textId="77777777" w:rsidR="00102EFB" w:rsidRPr="0042747B" w:rsidRDefault="00102EFB" w:rsidP="00102EFB">
      <w:pPr>
        <w:pStyle w:val="Style1"/>
        <w:ind w:left="0"/>
      </w:pPr>
      <w:r w:rsidRPr="0042747B">
        <w:t xml:space="preserve">    # Read the file and use replace()</w:t>
      </w:r>
    </w:p>
    <w:p w14:paraId="3985CA6C" w14:textId="77777777" w:rsidR="00102EFB" w:rsidRPr="0042747B" w:rsidRDefault="00102EFB" w:rsidP="00102EFB">
      <w:pPr>
        <w:pStyle w:val="Style1"/>
        <w:ind w:left="0"/>
      </w:pPr>
      <w:r w:rsidRPr="0042747B">
        <w:t xml:space="preserve">    (Get-Content $_).Replace("(""title"",null,""AppGyver"")","(""title"",null,""$websiteName"")") | Set-Content $_</w:t>
      </w:r>
    </w:p>
    <w:p w14:paraId="5CB35D96" w14:textId="77777777" w:rsidR="00102EFB" w:rsidRPr="0042747B" w:rsidRDefault="00102EFB" w:rsidP="00102EFB">
      <w:pPr>
        <w:pStyle w:val="Style1"/>
        <w:ind w:left="0"/>
      </w:pPr>
      <w:r w:rsidRPr="0042747B">
        <w:t xml:space="preserve">} </w:t>
      </w:r>
    </w:p>
    <w:p w14:paraId="681A20DA" w14:textId="77777777" w:rsidR="00102EFB" w:rsidRDefault="00102EFB" w:rsidP="00102EFB"/>
    <w:p w14:paraId="4D6B3179" w14:textId="619048A6" w:rsidR="00102EFB" w:rsidRPr="00214F5B" w:rsidRDefault="00102EFB" w:rsidP="00BA1453">
      <w:pPr>
        <w:pStyle w:val="Heading1"/>
        <w:rPr>
          <w:ins w:id="262" w:author="Jonathan Rogers" w:date="2023-02-06T13:47:00Z"/>
        </w:rPr>
      </w:pPr>
      <w:bookmarkStart w:id="263" w:name="_Toc130996356"/>
      <w:bookmarkStart w:id="264" w:name="_Toc142058405"/>
      <w:bookmarkStart w:id="265" w:name="_Toc143171611"/>
      <w:ins w:id="266" w:author="Jonathan Rogers" w:date="2023-02-06T13:47:00Z">
        <w:r w:rsidRPr="00214F5B">
          <w:lastRenderedPageBreak/>
          <w:t xml:space="preserve">Appendix </w:t>
        </w:r>
      </w:ins>
      <w:r w:rsidR="00C77365">
        <w:t>B</w:t>
      </w:r>
      <w:ins w:id="267" w:author="Jonathan Rogers" w:date="2023-02-06T13:47:00Z">
        <w:r w:rsidRPr="00214F5B">
          <w:t>: Issues with Self Signed Certificates</w:t>
        </w:r>
        <w:bookmarkEnd w:id="263"/>
        <w:bookmarkEnd w:id="264"/>
        <w:bookmarkEnd w:id="265"/>
        <w:r w:rsidRPr="00214F5B">
          <w:t xml:space="preserve"> </w:t>
        </w:r>
      </w:ins>
    </w:p>
    <w:p w14:paraId="2455C67A" w14:textId="4710EF67" w:rsidR="00102EFB" w:rsidRPr="00214F5B" w:rsidRDefault="00102EFB">
      <w:pPr>
        <w:rPr>
          <w:ins w:id="268" w:author="Jonathan Rogers" w:date="2023-02-06T13:47:00Z"/>
        </w:rPr>
        <w:pPrChange w:id="269" w:author="Jonathan Rogers" w:date="2023-02-06T13:48:00Z">
          <w:pPr>
            <w:spacing w:after="0"/>
          </w:pPr>
        </w:pPrChange>
      </w:pPr>
      <w:ins w:id="270" w:author="Jonathan Rogers" w:date="2023-02-06T13:47:00Z">
        <w:r w:rsidRPr="00214F5B">
          <w:t>Even if CORS is configured correctly as in Section 2.</w:t>
        </w:r>
      </w:ins>
      <w:r w:rsidR="003E216D">
        <w:t>14</w:t>
      </w:r>
      <w:ins w:id="271" w:author="Jonathan Rogers" w:date="2023-02-06T13:47:00Z">
        <w:r w:rsidRPr="00214F5B">
          <w:t xml:space="preserve">, an ‘Is CORS enabled’ error message may be encountered still while attempting to call a </w:t>
        </w:r>
      </w:ins>
      <w:r>
        <w:t>CORTEX</w:t>
      </w:r>
      <w:ins w:id="272" w:author="Jonathan Rogers" w:date="2023-02-06T13:47:00Z">
        <w:r w:rsidRPr="00214F5B">
          <w:t xml:space="preserve"> flow</w:t>
        </w:r>
      </w:ins>
      <w:ins w:id="273" w:author="Jonathan Rogers" w:date="2023-02-06T13:48:00Z">
        <w:r w:rsidRPr="00214F5B">
          <w:t xml:space="preserve"> if a </w:t>
        </w:r>
      </w:ins>
      <w:r w:rsidRPr="00214F5B">
        <w:t>Self-Signed</w:t>
      </w:r>
      <w:ins w:id="274" w:author="Jonathan Rogers" w:date="2023-02-06T13:48:00Z">
        <w:r w:rsidRPr="00214F5B">
          <w:t xml:space="preserve"> Certificate</w:t>
        </w:r>
      </w:ins>
      <w:r>
        <w:t xml:space="preserve"> without valid Subject Alternate Names</w:t>
      </w:r>
      <w:ins w:id="275" w:author="Jonathan Rogers" w:date="2023-02-06T13:48:00Z">
        <w:r w:rsidRPr="00214F5B">
          <w:t xml:space="preserve"> is used.</w:t>
        </w:r>
      </w:ins>
    </w:p>
    <w:p w14:paraId="241AFE70" w14:textId="2C18B673" w:rsidR="00102EFB" w:rsidRPr="00214F5B" w:rsidRDefault="00102EFB" w:rsidP="00102EFB">
      <w:pPr>
        <w:rPr>
          <w:ins w:id="276" w:author="Jonathan Rogers" w:date="2023-02-06T13:47:00Z"/>
        </w:rPr>
      </w:pPr>
      <w:ins w:id="277" w:author="Jonathan Rogers" w:date="2023-02-06T13:48:00Z">
        <w:r w:rsidRPr="00214F5B">
          <w:t>To resolve this, complete the following steps</w:t>
        </w:r>
      </w:ins>
      <w:ins w:id="278" w:author="Jonathan Rogers" w:date="2023-02-06T13:47:00Z">
        <w:r w:rsidRPr="00214F5B">
          <w:t>:</w:t>
        </w:r>
      </w:ins>
    </w:p>
    <w:p w14:paraId="3A9FD14D" w14:textId="77777777" w:rsidR="00102EFB" w:rsidRPr="00214F5B" w:rsidRDefault="00102EFB">
      <w:pPr>
        <w:pStyle w:val="ListParagraph"/>
        <w:numPr>
          <w:ilvl w:val="0"/>
          <w:numId w:val="142"/>
        </w:numPr>
        <w:rPr>
          <w:ins w:id="279" w:author="Jonathan Rogers" w:date="2023-02-06T13:47:00Z"/>
        </w:rPr>
        <w:pPrChange w:id="280" w:author="Jonathan Rogers" w:date="2023-02-06T13:50:00Z">
          <w:pPr>
            <w:spacing w:after="0"/>
          </w:pPr>
        </w:pPrChange>
      </w:pPr>
      <w:ins w:id="281" w:author="Jonathan Rogers" w:date="2023-02-06T13:47:00Z">
        <w:r w:rsidRPr="00214F5B">
          <w:t xml:space="preserve">Go to </w:t>
        </w:r>
        <w:r w:rsidRPr="00224ABA">
          <w:rPr>
            <w:shd w:val="clear" w:color="auto" w:fill="E6E6E6"/>
            <w:rPrChange w:id="282" w:author="David Drummond MHA" w:date="2023-02-06T13:49:00Z">
              <w:rPr>
                <w:color w:val="2B579A"/>
                <w:sz w:val="32"/>
                <w:shd w:val="clear" w:color="auto" w:fill="E6E6E6"/>
              </w:rPr>
            </w:rPrChange>
          </w:rPr>
          <w:t>https://</w:t>
        </w:r>
      </w:ins>
      <w:ins w:id="283" w:author="Jonathan Rogers" w:date="2023-02-06T13:48:00Z">
        <w:r w:rsidRPr="00224ABA">
          <w:rPr>
            <w:shd w:val="clear" w:color="auto" w:fill="E6E6E6"/>
            <w:rPrChange w:id="284" w:author="David Drummond MHA" w:date="2023-02-06T13:49:00Z">
              <w:rPr>
                <w:color w:val="2B579A"/>
                <w:sz w:val="32"/>
                <w:shd w:val="clear" w:color="auto" w:fill="E6E6E6"/>
              </w:rPr>
            </w:rPrChange>
          </w:rPr>
          <w:t>&lt;</w:t>
        </w:r>
      </w:ins>
      <w:ins w:id="285" w:author="Jonathan Rogers" w:date="2023-02-06T13:47:00Z">
        <w:r w:rsidRPr="00224ABA">
          <w:rPr>
            <w:shd w:val="clear" w:color="auto" w:fill="E6E6E6"/>
            <w:rPrChange w:id="286" w:author="David Drummond MHA" w:date="2023-02-06T13:49:00Z">
              <w:rPr>
                <w:color w:val="2B579A"/>
                <w:sz w:val="32"/>
                <w:shd w:val="clear" w:color="auto" w:fill="E6E6E6"/>
              </w:rPr>
            </w:rPrChange>
          </w:rPr>
          <w:t>server</w:t>
        </w:r>
      </w:ins>
      <w:ins w:id="287" w:author="Jonathan Rogers" w:date="2023-02-06T13:48:00Z">
        <w:r w:rsidRPr="00224ABA">
          <w:rPr>
            <w:shd w:val="clear" w:color="auto" w:fill="E6E6E6"/>
            <w:rPrChange w:id="288" w:author="David Drummond MHA" w:date="2023-02-06T13:49:00Z">
              <w:rPr>
                <w:color w:val="2B579A"/>
                <w:sz w:val="32"/>
                <w:shd w:val="clear" w:color="auto" w:fill="E6E6E6"/>
              </w:rPr>
            </w:rPrChange>
          </w:rPr>
          <w:t>&gt;</w:t>
        </w:r>
      </w:ins>
      <w:ins w:id="289" w:author="Jonathan Rogers" w:date="2023-02-06T13:47:00Z">
        <w:r w:rsidRPr="00224ABA">
          <w:rPr>
            <w:shd w:val="clear" w:color="auto" w:fill="E6E6E6"/>
            <w:rPrChange w:id="290" w:author="David Drummond MHA" w:date="2023-02-06T13:49:00Z">
              <w:rPr>
                <w:color w:val="2B579A"/>
                <w:sz w:val="32"/>
                <w:shd w:val="clear" w:color="auto" w:fill="E6E6E6"/>
              </w:rPr>
            </w:rPrChange>
          </w:rPr>
          <w:t>.</w:t>
        </w:r>
      </w:ins>
      <w:ins w:id="291" w:author="Jonathan Rogers" w:date="2023-02-06T13:48:00Z">
        <w:r w:rsidRPr="00224ABA">
          <w:rPr>
            <w:shd w:val="clear" w:color="auto" w:fill="E6E6E6"/>
            <w:rPrChange w:id="292" w:author="David Drummond MHA" w:date="2023-02-06T13:49:00Z">
              <w:rPr>
                <w:color w:val="2B579A"/>
                <w:sz w:val="32"/>
                <w:shd w:val="clear" w:color="auto" w:fill="E6E6E6"/>
              </w:rPr>
            </w:rPrChange>
          </w:rPr>
          <w:t>&lt;</w:t>
        </w:r>
      </w:ins>
      <w:ins w:id="293" w:author="Jonathan Rogers" w:date="2023-02-06T13:47:00Z">
        <w:r w:rsidRPr="00224ABA">
          <w:rPr>
            <w:shd w:val="clear" w:color="auto" w:fill="E6E6E6"/>
            <w:rPrChange w:id="294" w:author="David Drummond MHA" w:date="2023-02-06T13:49:00Z">
              <w:rPr>
                <w:color w:val="2B579A"/>
                <w:sz w:val="32"/>
                <w:shd w:val="clear" w:color="auto" w:fill="E6E6E6"/>
              </w:rPr>
            </w:rPrChange>
          </w:rPr>
          <w:t>domain</w:t>
        </w:r>
      </w:ins>
      <w:ins w:id="295" w:author="Jonathan Rogers" w:date="2023-02-06T13:48:00Z">
        <w:r w:rsidRPr="00224ABA">
          <w:rPr>
            <w:shd w:val="clear" w:color="auto" w:fill="E6E6E6"/>
            <w:rPrChange w:id="296" w:author="David Drummond MHA" w:date="2023-02-06T13:49:00Z">
              <w:rPr>
                <w:color w:val="2B579A"/>
                <w:sz w:val="32"/>
                <w:shd w:val="clear" w:color="auto" w:fill="E6E6E6"/>
              </w:rPr>
            </w:rPrChange>
          </w:rPr>
          <w:t>&gt;</w:t>
        </w:r>
      </w:ins>
      <w:ins w:id="297" w:author="Jonathan Rogers" w:date="2023-02-06T13:47:00Z">
        <w:r w:rsidRPr="00224ABA">
          <w:rPr>
            <w:shd w:val="clear" w:color="auto" w:fill="E6E6E6"/>
            <w:rPrChange w:id="298" w:author="David Drummond MHA" w:date="2023-02-06T13:49:00Z">
              <w:rPr>
                <w:color w:val="2B579A"/>
                <w:sz w:val="32"/>
                <w:shd w:val="clear" w:color="auto" w:fill="E6E6E6"/>
              </w:rPr>
            </w:rPrChange>
          </w:rPr>
          <w:t>.com:</w:t>
        </w:r>
        <w:proofErr w:type="gramStart"/>
        <w:r w:rsidRPr="00224ABA">
          <w:rPr>
            <w:shd w:val="clear" w:color="auto" w:fill="E6E6E6"/>
            <w:rPrChange w:id="299" w:author="David Drummond MHA" w:date="2023-02-06T13:49:00Z">
              <w:rPr>
                <w:color w:val="2B579A"/>
                <w:sz w:val="32"/>
                <w:shd w:val="clear" w:color="auto" w:fill="E6E6E6"/>
              </w:rPr>
            </w:rPrChange>
          </w:rPr>
          <w:t>8722</w:t>
        </w:r>
        <w:proofErr w:type="gramEnd"/>
      </w:ins>
    </w:p>
    <w:p w14:paraId="202D3CCF" w14:textId="77777777" w:rsidR="00102EFB" w:rsidRPr="00214F5B" w:rsidRDefault="00102EFB">
      <w:pPr>
        <w:pStyle w:val="ListParagraph"/>
        <w:numPr>
          <w:ilvl w:val="0"/>
          <w:numId w:val="142"/>
        </w:numPr>
        <w:rPr>
          <w:ins w:id="300" w:author="Jonathan Rogers" w:date="2023-02-06T13:47:00Z"/>
        </w:rPr>
        <w:pPrChange w:id="301" w:author="Jonathan Rogers" w:date="2023-02-06T15:19:00Z">
          <w:pPr>
            <w:spacing w:after="0"/>
          </w:pPr>
        </w:pPrChange>
      </w:pPr>
      <w:ins w:id="302" w:author="Jonathan Rogers" w:date="2023-02-06T13:49:00Z">
        <w:r w:rsidRPr="00214F5B">
          <w:t>An</w:t>
        </w:r>
      </w:ins>
      <w:ins w:id="303" w:author="Jonathan Rogers" w:date="2023-02-06T13:47:00Z">
        <w:r w:rsidRPr="00214F5B">
          <w:t xml:space="preserve"> error dialog</w:t>
        </w:r>
      </w:ins>
      <w:ins w:id="304" w:author="Jonathan Rogers" w:date="2023-02-06T13:49:00Z">
        <w:r w:rsidRPr="00214F5B">
          <w:t xml:space="preserve"> should be displayed</w:t>
        </w:r>
      </w:ins>
      <w:ins w:id="305" w:author="Jonathan Rogers" w:date="2023-02-06T13:47:00Z">
        <w:r w:rsidRPr="00214F5B">
          <w:t xml:space="preserve">, click </w:t>
        </w:r>
      </w:ins>
      <w:ins w:id="306" w:author="Jonathan Rogers" w:date="2023-02-06T13:49:00Z">
        <w:r w:rsidRPr="00214F5B">
          <w:t>‘</w:t>
        </w:r>
      </w:ins>
      <w:ins w:id="307" w:author="Jonathan Rogers" w:date="2023-02-06T13:47:00Z">
        <w:r w:rsidRPr="00214F5B">
          <w:t>Advanced</w:t>
        </w:r>
      </w:ins>
      <w:ins w:id="308" w:author="Jonathan Rogers" w:date="2023-02-06T13:49:00Z">
        <w:r w:rsidRPr="00214F5B">
          <w:t>’</w:t>
        </w:r>
      </w:ins>
      <w:ins w:id="309" w:author="Jonathan Rogers" w:date="2023-02-06T13:47:00Z">
        <w:r w:rsidRPr="00214F5B">
          <w:t xml:space="preserve"> </w:t>
        </w:r>
      </w:ins>
      <w:ins w:id="310" w:author="Jonathan Rogers" w:date="2023-02-06T13:49:00Z">
        <w:r w:rsidRPr="00214F5B">
          <w:t>then</w:t>
        </w:r>
      </w:ins>
      <w:ins w:id="311" w:author="Jonathan Rogers" w:date="2023-02-06T13:47:00Z">
        <w:r w:rsidRPr="00214F5B">
          <w:t xml:space="preserve"> </w:t>
        </w:r>
      </w:ins>
      <w:ins w:id="312" w:author="Jonathan Rogers" w:date="2023-02-06T13:49:00Z">
        <w:r w:rsidRPr="00214F5B">
          <w:t>‘</w:t>
        </w:r>
      </w:ins>
      <w:ins w:id="313" w:author="Jonathan Rogers" w:date="2023-02-06T13:47:00Z">
        <w:r w:rsidRPr="00214F5B">
          <w:t>Continue Anyway</w:t>
        </w:r>
      </w:ins>
      <w:ins w:id="314" w:author="Jonathan Rogers" w:date="2023-02-06T13:49:00Z">
        <w:r w:rsidRPr="00214F5B">
          <w:t>’.</w:t>
        </w:r>
      </w:ins>
    </w:p>
    <w:p w14:paraId="02828FC5" w14:textId="77777777" w:rsidR="00102EFB" w:rsidRPr="00214F5B" w:rsidRDefault="00102EFB">
      <w:pPr>
        <w:pStyle w:val="ListParagraph"/>
        <w:numPr>
          <w:ilvl w:val="0"/>
          <w:numId w:val="142"/>
        </w:numPr>
        <w:rPr>
          <w:ins w:id="315" w:author="Jonathan Rogers" w:date="2023-02-06T13:47:00Z"/>
        </w:rPr>
        <w:pPrChange w:id="316" w:author="Jonathan Rogers" w:date="2023-02-06T15:19:00Z">
          <w:pPr>
            <w:spacing w:after="0"/>
          </w:pPr>
        </w:pPrChange>
      </w:pPr>
      <w:ins w:id="317" w:author="Jonathan Rogers" w:date="2023-02-06T13:47:00Z">
        <w:r w:rsidRPr="00214F5B">
          <w:t>Wait for page to navigate to a 'failed to load' page</w:t>
        </w:r>
      </w:ins>
      <w:r>
        <w:t>.</w:t>
      </w:r>
    </w:p>
    <w:p w14:paraId="65D21F61" w14:textId="77777777" w:rsidR="00102EFB" w:rsidRDefault="00102EFB" w:rsidP="00224ABA">
      <w:pPr>
        <w:pStyle w:val="ListParagraph"/>
        <w:numPr>
          <w:ilvl w:val="0"/>
          <w:numId w:val="142"/>
        </w:numPr>
      </w:pPr>
      <w:ins w:id="318" w:author="Jonathan Rogers" w:date="2023-02-06T13:50:00Z">
        <w:r w:rsidRPr="00214F5B">
          <w:t>T</w:t>
        </w:r>
      </w:ins>
      <w:ins w:id="319" w:author="Jonathan Rogers" w:date="2023-02-06T13:47:00Z">
        <w:r w:rsidRPr="00214F5B">
          <w:t>his ensures that your browser will ignore the self-signed cert</w:t>
        </w:r>
      </w:ins>
      <w:r>
        <w:t>ificate</w:t>
      </w:r>
      <w:ins w:id="320" w:author="Jonathan Rogers" w:date="2023-02-06T13:47:00Z">
        <w:r w:rsidRPr="00214F5B">
          <w:t xml:space="preserve"> in the API Gateway endpoint, so the browser can run flows.</w:t>
        </w:r>
      </w:ins>
    </w:p>
    <w:p w14:paraId="490AA987" w14:textId="77777777" w:rsidR="00102EFB" w:rsidRDefault="00102EFB" w:rsidP="00102EFB"/>
    <w:p w14:paraId="39166FFE" w14:textId="77777777" w:rsidR="00102EFB" w:rsidRDefault="00102EFB" w:rsidP="00102EFB">
      <w:r>
        <w:br w:type="page"/>
      </w:r>
    </w:p>
    <w:p w14:paraId="2CD335D9" w14:textId="6BE9F38C" w:rsidR="00102EFB" w:rsidRDefault="00102EFB" w:rsidP="00BA1453">
      <w:pPr>
        <w:pStyle w:val="Heading1"/>
      </w:pPr>
      <w:bookmarkStart w:id="321" w:name="_Toc142058406"/>
      <w:bookmarkStart w:id="322" w:name="_Toc143171612"/>
      <w:r>
        <w:lastRenderedPageBreak/>
        <w:t xml:space="preserve">Appendix </w:t>
      </w:r>
      <w:r w:rsidR="00C77365">
        <w:t>C</w:t>
      </w:r>
      <w:r>
        <w:t>: Load Balancer Configurations</w:t>
      </w:r>
      <w:bookmarkEnd w:id="321"/>
      <w:bookmarkEnd w:id="322"/>
    </w:p>
    <w:p w14:paraId="5CC2D23F" w14:textId="4B1C11AC" w:rsidR="00102EFB" w:rsidRDefault="00102EFB" w:rsidP="00102EFB">
      <w:r>
        <w:t>In an HA Cluster, there are many different options for configuration and architecture. 2 of these are detailed below.</w:t>
      </w:r>
    </w:p>
    <w:p w14:paraId="3908B180" w14:textId="77777777" w:rsidR="00102EFB" w:rsidRDefault="00102EFB" w:rsidP="00BA1453">
      <w:pPr>
        <w:pStyle w:val="Heading2"/>
      </w:pPr>
      <w:bookmarkStart w:id="323" w:name="_Toc142058407"/>
      <w:bookmarkStart w:id="324" w:name="_Toc143171613"/>
      <w:r>
        <w:t>Single-Portal Setup</w:t>
      </w:r>
      <w:bookmarkEnd w:id="323"/>
      <w:bookmarkEnd w:id="324"/>
    </w:p>
    <w:p w14:paraId="1D8E4395" w14:textId="77777777" w:rsidR="00102EFB" w:rsidRDefault="00102EFB" w:rsidP="00102EFB">
      <w:r>
        <w:t>The ‘Single-Portal’ setup refers to running 1 Web Application containing the CORTEX Interaction Portal. This could be alongside the Load Balancer, or on a separate server.</w:t>
      </w:r>
    </w:p>
    <w:p w14:paraId="75C37AED" w14:textId="77777777" w:rsidR="00102EFB" w:rsidRDefault="00102EFB" w:rsidP="00102EFB">
      <w:r>
        <w:t>Either way, this means that the server containing the Interaction Portal will be issuing requests to the Load Balancer (whether local or remote), most likely on port 8722, which will then forward these requests on to the relevant node.</w:t>
      </w:r>
    </w:p>
    <w:p w14:paraId="79AF9E3E" w14:textId="0EDEE0A9" w:rsidR="00102EFB" w:rsidRDefault="00102EFB" w:rsidP="00102EFB">
      <w:r>
        <w:t>These end nodes will run the CORTEX flows, as well as store the Shared Data (Reliable Collections) used by the application – although the data is only every retrieved via flows.</w:t>
      </w:r>
    </w:p>
    <w:p w14:paraId="61569946" w14:textId="77777777" w:rsidR="00102EFB" w:rsidRDefault="00102EFB" w:rsidP="00102EFB">
      <w:pPr>
        <w:pStyle w:val="Heading3"/>
      </w:pPr>
      <w:proofErr w:type="spellStart"/>
      <w:r>
        <w:t>GoBetween</w:t>
      </w:r>
      <w:proofErr w:type="spellEnd"/>
      <w:r>
        <w:t xml:space="preserve"> Configuration</w:t>
      </w:r>
    </w:p>
    <w:p w14:paraId="5242E9DF" w14:textId="77777777" w:rsidR="00102EFB" w:rsidRDefault="00102EFB" w:rsidP="00102EFB">
      <w:r>
        <w:t xml:space="preserve">In the JSON configuration for the </w:t>
      </w:r>
      <w:proofErr w:type="spellStart"/>
      <w:r>
        <w:t>GoBetween</w:t>
      </w:r>
      <w:proofErr w:type="spellEnd"/>
      <w:r>
        <w:t xml:space="preserve"> Load Balancer, there should only be one entry in the ‘servers’ attribute (although this will reference multiple servers in the servers &gt; discovery &gt; </w:t>
      </w:r>
      <w:proofErr w:type="spellStart"/>
      <w:r>
        <w:t>static_list</w:t>
      </w:r>
      <w:proofErr w:type="spellEnd"/>
      <w:r>
        <w:t xml:space="preserve"> array). This configuration will route requests from a certain inbound port on the Load Balancer server, to the relevant Service Fabric ports on the end servers.</w:t>
      </w:r>
    </w:p>
    <w:p w14:paraId="6C12E8E0" w14:textId="77777777" w:rsidR="00102EFB" w:rsidRDefault="00102EFB" w:rsidP="00102EFB">
      <w:r>
        <w:t>The easiest configuration for this is to have the inbound port set to the same as the individual nodes, most likely using port 8722.</w:t>
      </w:r>
    </w:p>
    <w:p w14:paraId="4966BA89" w14:textId="5E5D48A7" w:rsidR="00102EFB" w:rsidRDefault="00102EFB" w:rsidP="00102EFB">
      <w:r>
        <w:t xml:space="preserve">The below example can be used for reference when setting up the configuration. </w:t>
      </w:r>
    </w:p>
    <w:p w14:paraId="050EEA19" w14:textId="77777777" w:rsidR="00102EFB" w:rsidRPr="00224ABA" w:rsidRDefault="00102EFB" w:rsidP="00102EFB">
      <w:pPr>
        <w:rPr>
          <w:u w:val="single"/>
        </w:rPr>
      </w:pPr>
      <w:r w:rsidRPr="00224ABA">
        <w:rPr>
          <w:u w:val="single"/>
        </w:rPr>
        <w:t>Example Configuration:</w:t>
      </w:r>
    </w:p>
    <w:p w14:paraId="283769C5" w14:textId="77777777" w:rsidR="00102EFB" w:rsidRDefault="00102EFB" w:rsidP="00102EFB">
      <w:pPr>
        <w:pStyle w:val="Style1"/>
        <w:ind w:left="0"/>
      </w:pPr>
      <w:r>
        <w:t>{</w:t>
      </w:r>
    </w:p>
    <w:p w14:paraId="70E1763E" w14:textId="77777777" w:rsidR="00102EFB" w:rsidRDefault="00102EFB" w:rsidP="00102EFB">
      <w:pPr>
        <w:pStyle w:val="Style1"/>
        <w:ind w:left="0"/>
      </w:pPr>
      <w:r>
        <w:tab/>
        <w:t>"logging": {</w:t>
      </w:r>
    </w:p>
    <w:p w14:paraId="148213E6" w14:textId="77777777" w:rsidR="00102EFB" w:rsidRDefault="00102EFB" w:rsidP="00102EFB">
      <w:pPr>
        <w:pStyle w:val="Style1"/>
        <w:ind w:left="0"/>
      </w:pPr>
      <w:r>
        <w:tab/>
      </w:r>
      <w:r>
        <w:tab/>
        <w:t>"level": "debug",</w:t>
      </w:r>
    </w:p>
    <w:p w14:paraId="5D421D45" w14:textId="77777777" w:rsidR="00102EFB" w:rsidRDefault="00102EFB" w:rsidP="00102EFB">
      <w:pPr>
        <w:pStyle w:val="Style1"/>
        <w:ind w:left="0"/>
      </w:pPr>
      <w:r>
        <w:tab/>
      </w:r>
      <w:r>
        <w:tab/>
        <w:t>"output": "</w:t>
      </w:r>
      <w:proofErr w:type="spellStart"/>
      <w:r>
        <w:t>stdout</w:t>
      </w:r>
      <w:proofErr w:type="spellEnd"/>
      <w:r>
        <w:t>"</w:t>
      </w:r>
    </w:p>
    <w:p w14:paraId="4C69BB2E" w14:textId="77777777" w:rsidR="00102EFB" w:rsidRDefault="00102EFB" w:rsidP="00102EFB">
      <w:pPr>
        <w:pStyle w:val="Style1"/>
        <w:ind w:left="0"/>
      </w:pPr>
      <w:r>
        <w:tab/>
        <w:t>},</w:t>
      </w:r>
    </w:p>
    <w:p w14:paraId="0F3EA8C2" w14:textId="77777777" w:rsidR="00102EFB" w:rsidRDefault="00102EFB" w:rsidP="00102EFB">
      <w:pPr>
        <w:pStyle w:val="Style1"/>
        <w:ind w:left="0"/>
      </w:pPr>
      <w:r>
        <w:tab/>
        <w:t>"</w:t>
      </w:r>
      <w:proofErr w:type="spellStart"/>
      <w:r>
        <w:t>api</w:t>
      </w:r>
      <w:proofErr w:type="spellEnd"/>
      <w:r>
        <w:t>": {</w:t>
      </w:r>
    </w:p>
    <w:p w14:paraId="71DCD42B" w14:textId="77777777" w:rsidR="00102EFB" w:rsidRDefault="00102EFB" w:rsidP="00102EFB">
      <w:pPr>
        <w:pStyle w:val="Style1"/>
        <w:ind w:left="0"/>
      </w:pPr>
      <w:r>
        <w:tab/>
      </w:r>
      <w:r>
        <w:tab/>
        <w:t>"enabled": false,</w:t>
      </w:r>
    </w:p>
    <w:p w14:paraId="3FC47094" w14:textId="77777777" w:rsidR="00102EFB" w:rsidRDefault="00102EFB" w:rsidP="00102EFB">
      <w:pPr>
        <w:pStyle w:val="Style1"/>
        <w:ind w:left="0"/>
      </w:pPr>
      <w:r>
        <w:tab/>
      </w:r>
      <w:r>
        <w:tab/>
        <w:t>"bind": ":8888"</w:t>
      </w:r>
    </w:p>
    <w:p w14:paraId="6E1FBA73" w14:textId="77777777" w:rsidR="00102EFB" w:rsidRDefault="00102EFB" w:rsidP="00102EFB">
      <w:pPr>
        <w:pStyle w:val="Style1"/>
        <w:ind w:left="0"/>
      </w:pPr>
      <w:r>
        <w:tab/>
        <w:t>},</w:t>
      </w:r>
    </w:p>
    <w:p w14:paraId="5240C211" w14:textId="77777777" w:rsidR="00102EFB" w:rsidRDefault="00102EFB" w:rsidP="00102EFB">
      <w:pPr>
        <w:pStyle w:val="Style1"/>
        <w:ind w:left="0"/>
      </w:pPr>
      <w:r>
        <w:tab/>
        <w:t>"servers": {</w:t>
      </w:r>
    </w:p>
    <w:p w14:paraId="1961DC6C" w14:textId="77777777" w:rsidR="00102EFB" w:rsidRDefault="00102EFB" w:rsidP="00102EFB">
      <w:pPr>
        <w:pStyle w:val="Style1"/>
        <w:ind w:left="0"/>
      </w:pPr>
      <w:r>
        <w:tab/>
      </w:r>
      <w:r>
        <w:tab/>
        <w:t>"</w:t>
      </w:r>
      <w:proofErr w:type="spellStart"/>
      <w:r>
        <w:t>CortexNodes</w:t>
      </w:r>
      <w:proofErr w:type="spellEnd"/>
      <w:r>
        <w:t>": {</w:t>
      </w:r>
    </w:p>
    <w:p w14:paraId="5A51D155" w14:textId="77777777" w:rsidR="00102EFB" w:rsidRDefault="00102EFB" w:rsidP="00102EFB">
      <w:pPr>
        <w:pStyle w:val="Style1"/>
        <w:ind w:left="0"/>
      </w:pPr>
      <w:r>
        <w:lastRenderedPageBreak/>
        <w:tab/>
      </w:r>
      <w:r>
        <w:tab/>
      </w:r>
      <w:r>
        <w:tab/>
        <w:t>"</w:t>
      </w:r>
      <w:proofErr w:type="spellStart"/>
      <w:proofErr w:type="gramStart"/>
      <w:r>
        <w:t>max</w:t>
      </w:r>
      <w:proofErr w:type="gramEnd"/>
      <w:r>
        <w:t>_connections</w:t>
      </w:r>
      <w:proofErr w:type="spellEnd"/>
      <w:r>
        <w:t>": 0,</w:t>
      </w:r>
    </w:p>
    <w:p w14:paraId="0FD88944" w14:textId="77777777" w:rsidR="00102EFB" w:rsidRDefault="00102EFB" w:rsidP="00102EFB">
      <w:pPr>
        <w:pStyle w:val="Style1"/>
        <w:ind w:left="0"/>
      </w:pPr>
      <w:r>
        <w:tab/>
      </w:r>
      <w:r>
        <w:tab/>
      </w:r>
      <w:r>
        <w:tab/>
        <w:t>"</w:t>
      </w:r>
      <w:proofErr w:type="spellStart"/>
      <w:proofErr w:type="gramStart"/>
      <w:r>
        <w:t>client</w:t>
      </w:r>
      <w:proofErr w:type="gramEnd"/>
      <w:r>
        <w:t>_idle_timeout</w:t>
      </w:r>
      <w:proofErr w:type="spellEnd"/>
      <w:r>
        <w:t>": "5m",</w:t>
      </w:r>
    </w:p>
    <w:p w14:paraId="0116B1F3" w14:textId="77777777" w:rsidR="00102EFB" w:rsidRDefault="00102EFB" w:rsidP="00102EFB">
      <w:pPr>
        <w:pStyle w:val="Style1"/>
        <w:ind w:left="0"/>
      </w:pPr>
      <w:r>
        <w:tab/>
      </w:r>
      <w:r>
        <w:tab/>
      </w:r>
      <w:r>
        <w:tab/>
        <w:t>"</w:t>
      </w:r>
      <w:proofErr w:type="spellStart"/>
      <w:proofErr w:type="gramStart"/>
      <w:r>
        <w:t>backend</w:t>
      </w:r>
      <w:proofErr w:type="gramEnd"/>
      <w:r>
        <w:t>_idle_timeout</w:t>
      </w:r>
      <w:proofErr w:type="spellEnd"/>
      <w:r>
        <w:t>": "5m",</w:t>
      </w:r>
    </w:p>
    <w:p w14:paraId="5EB56C40" w14:textId="77777777" w:rsidR="00102EFB" w:rsidRDefault="00102EFB" w:rsidP="00102EFB">
      <w:pPr>
        <w:pStyle w:val="Style1"/>
        <w:ind w:left="0"/>
      </w:pPr>
      <w:r>
        <w:tab/>
      </w:r>
      <w:r>
        <w:tab/>
      </w:r>
      <w:r>
        <w:tab/>
        <w:t>"</w:t>
      </w:r>
      <w:proofErr w:type="spellStart"/>
      <w:proofErr w:type="gramStart"/>
      <w:r>
        <w:t>backend</w:t>
      </w:r>
      <w:proofErr w:type="gramEnd"/>
      <w:r>
        <w:t>_connection_timeout</w:t>
      </w:r>
      <w:proofErr w:type="spellEnd"/>
      <w:r>
        <w:t>": "10s",</w:t>
      </w:r>
    </w:p>
    <w:p w14:paraId="7106BD32" w14:textId="77777777" w:rsidR="00102EFB" w:rsidRDefault="00102EFB" w:rsidP="00102EFB">
      <w:pPr>
        <w:pStyle w:val="Style1"/>
        <w:ind w:left="0"/>
      </w:pPr>
      <w:r>
        <w:tab/>
      </w:r>
      <w:r>
        <w:tab/>
      </w:r>
      <w:r>
        <w:tab/>
        <w:t>"protocol": "</w:t>
      </w:r>
      <w:proofErr w:type="spellStart"/>
      <w:r>
        <w:t>tls</w:t>
      </w:r>
      <w:proofErr w:type="spellEnd"/>
      <w:r>
        <w:t>",</w:t>
      </w:r>
    </w:p>
    <w:p w14:paraId="2A952CB0" w14:textId="77777777" w:rsidR="00102EFB" w:rsidRDefault="00102EFB" w:rsidP="00102EFB">
      <w:pPr>
        <w:pStyle w:val="Style1"/>
        <w:ind w:left="0"/>
      </w:pPr>
      <w:r>
        <w:tab/>
      </w:r>
      <w:r>
        <w:tab/>
      </w:r>
      <w:r>
        <w:tab/>
        <w:t>"balance": "</w:t>
      </w:r>
      <w:proofErr w:type="spellStart"/>
      <w:r>
        <w:t>roundrobin</w:t>
      </w:r>
      <w:proofErr w:type="spellEnd"/>
      <w:r>
        <w:t>",</w:t>
      </w:r>
    </w:p>
    <w:p w14:paraId="37E029CA" w14:textId="77777777" w:rsidR="00102EFB" w:rsidRDefault="00102EFB" w:rsidP="00102EFB">
      <w:pPr>
        <w:pStyle w:val="Style1"/>
        <w:ind w:left="0"/>
      </w:pPr>
      <w:r>
        <w:tab/>
      </w:r>
      <w:r>
        <w:tab/>
      </w:r>
      <w:r>
        <w:tab/>
        <w:t>"bind": "0.0.0.0:8722",</w:t>
      </w:r>
    </w:p>
    <w:p w14:paraId="2DAFF9A9" w14:textId="77777777" w:rsidR="00102EFB" w:rsidRDefault="00102EFB" w:rsidP="00102EFB">
      <w:pPr>
        <w:pStyle w:val="Style1"/>
        <w:ind w:left="0"/>
      </w:pPr>
      <w:r>
        <w:tab/>
      </w:r>
      <w:r>
        <w:tab/>
      </w:r>
      <w:r>
        <w:tab/>
        <w:t>"</w:t>
      </w:r>
      <w:proofErr w:type="spellStart"/>
      <w:proofErr w:type="gramStart"/>
      <w:r>
        <w:t>backends</w:t>
      </w:r>
      <w:proofErr w:type="gramEnd"/>
      <w:r>
        <w:t>_tls</w:t>
      </w:r>
      <w:proofErr w:type="spellEnd"/>
      <w:r>
        <w:t>": {</w:t>
      </w:r>
    </w:p>
    <w:p w14:paraId="5309829D" w14:textId="77777777" w:rsidR="00102EFB" w:rsidRDefault="00102EFB" w:rsidP="00102EFB">
      <w:pPr>
        <w:pStyle w:val="Style1"/>
        <w:ind w:left="0"/>
      </w:pPr>
      <w:r>
        <w:tab/>
      </w:r>
      <w:r>
        <w:tab/>
      </w:r>
      <w:r>
        <w:tab/>
      </w:r>
      <w:r>
        <w:tab/>
        <w:t>"</w:t>
      </w:r>
      <w:proofErr w:type="spellStart"/>
      <w:proofErr w:type="gramStart"/>
      <w:r>
        <w:t>cert</w:t>
      </w:r>
      <w:proofErr w:type="gramEnd"/>
      <w:r>
        <w:t>_path</w:t>
      </w:r>
      <w:proofErr w:type="spellEnd"/>
      <w:r>
        <w:t>": ".\\client.crt",</w:t>
      </w:r>
    </w:p>
    <w:p w14:paraId="2EE4A00C" w14:textId="77777777" w:rsidR="00102EFB" w:rsidRDefault="00102EFB" w:rsidP="00102EFB">
      <w:pPr>
        <w:pStyle w:val="Style1"/>
        <w:ind w:left="0"/>
      </w:pPr>
      <w:r>
        <w:tab/>
      </w:r>
      <w:r>
        <w:tab/>
      </w:r>
      <w:r>
        <w:tab/>
      </w:r>
      <w:r>
        <w:tab/>
        <w:t>"</w:t>
      </w:r>
      <w:proofErr w:type="spellStart"/>
      <w:proofErr w:type="gramStart"/>
      <w:r>
        <w:t>key</w:t>
      </w:r>
      <w:proofErr w:type="gramEnd"/>
      <w:r>
        <w:t>_path</w:t>
      </w:r>
      <w:proofErr w:type="spellEnd"/>
      <w:r>
        <w:t>": ".\\</w:t>
      </w:r>
      <w:proofErr w:type="spellStart"/>
      <w:r>
        <w:t>client.key</w:t>
      </w:r>
      <w:proofErr w:type="spellEnd"/>
      <w:r>
        <w:t>",</w:t>
      </w:r>
    </w:p>
    <w:p w14:paraId="13DCAC20" w14:textId="77777777" w:rsidR="00102EFB" w:rsidRDefault="00102EFB" w:rsidP="00102EFB">
      <w:pPr>
        <w:pStyle w:val="Style1"/>
        <w:ind w:left="0"/>
      </w:pPr>
      <w:r>
        <w:tab/>
      </w:r>
      <w:r>
        <w:tab/>
      </w:r>
      <w:r>
        <w:tab/>
      </w:r>
      <w:r>
        <w:tab/>
        <w:t>"</w:t>
      </w:r>
      <w:proofErr w:type="spellStart"/>
      <w:proofErr w:type="gramStart"/>
      <w:r>
        <w:t>min</w:t>
      </w:r>
      <w:proofErr w:type="gramEnd"/>
      <w:r>
        <w:t>_version</w:t>
      </w:r>
      <w:proofErr w:type="spellEnd"/>
      <w:r>
        <w:t>": "tls1.2",</w:t>
      </w:r>
    </w:p>
    <w:p w14:paraId="13C41135" w14:textId="77777777" w:rsidR="00102EFB" w:rsidRDefault="00102EFB" w:rsidP="00102EFB">
      <w:pPr>
        <w:pStyle w:val="Style1"/>
        <w:ind w:left="0"/>
      </w:pPr>
      <w:r>
        <w:tab/>
      </w:r>
      <w:r>
        <w:tab/>
      </w:r>
      <w:r>
        <w:tab/>
      </w:r>
      <w:r>
        <w:tab/>
        <w:t>"ciphers": [</w:t>
      </w:r>
    </w:p>
    <w:p w14:paraId="63D4DFF7" w14:textId="77777777" w:rsidR="00102EFB" w:rsidRDefault="00102EFB" w:rsidP="00102EFB">
      <w:pPr>
        <w:pStyle w:val="Style1"/>
        <w:ind w:left="0"/>
      </w:pPr>
      <w:r>
        <w:tab/>
      </w:r>
      <w:r>
        <w:tab/>
      </w:r>
      <w:r>
        <w:tab/>
      </w:r>
      <w:r>
        <w:tab/>
      </w:r>
      <w:r>
        <w:tab/>
        <w:t>"TLS_ECDHE_RSA_WITH_AES_256_GCM_SHA384",</w:t>
      </w:r>
    </w:p>
    <w:p w14:paraId="78A0EC08" w14:textId="77777777" w:rsidR="00102EFB" w:rsidRDefault="00102EFB" w:rsidP="00102EFB">
      <w:pPr>
        <w:pStyle w:val="Style1"/>
        <w:ind w:left="0"/>
      </w:pPr>
      <w:r>
        <w:tab/>
      </w:r>
      <w:r>
        <w:tab/>
      </w:r>
      <w:r>
        <w:tab/>
      </w:r>
      <w:r>
        <w:tab/>
      </w:r>
      <w:r>
        <w:tab/>
        <w:t>"TLS_ECDHE_RSA_WITH_AES_128_GCM_SHA256"</w:t>
      </w:r>
    </w:p>
    <w:p w14:paraId="508BDEEC" w14:textId="77777777" w:rsidR="00102EFB" w:rsidRDefault="00102EFB" w:rsidP="00102EFB">
      <w:pPr>
        <w:pStyle w:val="Style1"/>
        <w:ind w:left="0"/>
      </w:pPr>
      <w:r>
        <w:tab/>
      </w:r>
      <w:r>
        <w:tab/>
      </w:r>
      <w:r>
        <w:tab/>
      </w:r>
      <w:r>
        <w:tab/>
        <w:t>],</w:t>
      </w:r>
    </w:p>
    <w:p w14:paraId="20F3F2DB" w14:textId="77777777" w:rsidR="00102EFB" w:rsidRDefault="00102EFB" w:rsidP="00102EFB">
      <w:pPr>
        <w:pStyle w:val="Style1"/>
        <w:ind w:left="0"/>
      </w:pPr>
      <w:r>
        <w:tab/>
      </w:r>
      <w:r>
        <w:tab/>
      </w:r>
      <w:r>
        <w:tab/>
      </w:r>
      <w:r>
        <w:tab/>
        <w:t>"</w:t>
      </w:r>
      <w:proofErr w:type="spellStart"/>
      <w:proofErr w:type="gramStart"/>
      <w:r>
        <w:t>prefer</w:t>
      </w:r>
      <w:proofErr w:type="gramEnd"/>
      <w:r>
        <w:t>_server_ciphers</w:t>
      </w:r>
      <w:proofErr w:type="spellEnd"/>
      <w:r>
        <w:t>": false,</w:t>
      </w:r>
    </w:p>
    <w:p w14:paraId="49B87D58" w14:textId="77777777" w:rsidR="00102EFB" w:rsidRDefault="00102EFB" w:rsidP="00102EFB">
      <w:pPr>
        <w:pStyle w:val="Style1"/>
        <w:ind w:left="0"/>
      </w:pPr>
      <w:r>
        <w:tab/>
      </w:r>
      <w:r>
        <w:tab/>
      </w:r>
      <w:r>
        <w:tab/>
      </w:r>
      <w:r>
        <w:tab/>
        <w:t>"</w:t>
      </w:r>
      <w:proofErr w:type="spellStart"/>
      <w:proofErr w:type="gramStart"/>
      <w:r>
        <w:t>session</w:t>
      </w:r>
      <w:proofErr w:type="gramEnd"/>
      <w:r>
        <w:t>_tickets</w:t>
      </w:r>
      <w:proofErr w:type="spellEnd"/>
      <w:r>
        <w:t>": false,</w:t>
      </w:r>
    </w:p>
    <w:p w14:paraId="45AD853D" w14:textId="77777777" w:rsidR="00102EFB" w:rsidRDefault="00102EFB" w:rsidP="00102EFB">
      <w:pPr>
        <w:pStyle w:val="Style1"/>
        <w:ind w:left="0"/>
      </w:pPr>
      <w:r>
        <w:tab/>
      </w:r>
      <w:r>
        <w:tab/>
      </w:r>
      <w:r>
        <w:tab/>
      </w:r>
      <w:r>
        <w:tab/>
        <w:t>"</w:t>
      </w:r>
      <w:proofErr w:type="spellStart"/>
      <w:proofErr w:type="gramStart"/>
      <w:r>
        <w:t>ignore</w:t>
      </w:r>
      <w:proofErr w:type="gramEnd"/>
      <w:r>
        <w:t>_verify</w:t>
      </w:r>
      <w:proofErr w:type="spellEnd"/>
      <w:r>
        <w:t>": false</w:t>
      </w:r>
    </w:p>
    <w:p w14:paraId="2CDD610F" w14:textId="77777777" w:rsidR="00102EFB" w:rsidRDefault="00102EFB" w:rsidP="00102EFB">
      <w:pPr>
        <w:pStyle w:val="Style1"/>
        <w:ind w:left="0"/>
      </w:pPr>
      <w:r>
        <w:tab/>
      </w:r>
      <w:r>
        <w:tab/>
      </w:r>
      <w:r>
        <w:tab/>
        <w:t>},</w:t>
      </w:r>
    </w:p>
    <w:p w14:paraId="43E14581" w14:textId="77777777" w:rsidR="00102EFB" w:rsidRDefault="00102EFB" w:rsidP="00102EFB">
      <w:pPr>
        <w:pStyle w:val="Style1"/>
        <w:ind w:left="0"/>
      </w:pPr>
      <w:r>
        <w:tab/>
      </w:r>
      <w:r>
        <w:tab/>
      </w:r>
      <w:r>
        <w:tab/>
        <w:t>"</w:t>
      </w:r>
      <w:proofErr w:type="spellStart"/>
      <w:r>
        <w:t>tls</w:t>
      </w:r>
      <w:proofErr w:type="spellEnd"/>
      <w:r>
        <w:t>": {</w:t>
      </w:r>
    </w:p>
    <w:p w14:paraId="34344386" w14:textId="77777777" w:rsidR="00102EFB" w:rsidRDefault="00102EFB" w:rsidP="00102EFB">
      <w:pPr>
        <w:pStyle w:val="Style1"/>
        <w:ind w:left="0"/>
      </w:pPr>
      <w:r>
        <w:tab/>
      </w:r>
      <w:r>
        <w:tab/>
      </w:r>
      <w:r>
        <w:tab/>
      </w:r>
      <w:r>
        <w:tab/>
        <w:t>"</w:t>
      </w:r>
      <w:proofErr w:type="spellStart"/>
      <w:proofErr w:type="gramStart"/>
      <w:r>
        <w:t>cert</w:t>
      </w:r>
      <w:proofErr w:type="gramEnd"/>
      <w:r>
        <w:t>_path</w:t>
      </w:r>
      <w:proofErr w:type="spellEnd"/>
      <w:r>
        <w:t>": ".\\client.crt",</w:t>
      </w:r>
    </w:p>
    <w:p w14:paraId="540F4777" w14:textId="77777777" w:rsidR="00102EFB" w:rsidRDefault="00102EFB" w:rsidP="00102EFB">
      <w:pPr>
        <w:pStyle w:val="Style1"/>
        <w:ind w:left="0"/>
      </w:pPr>
      <w:r>
        <w:tab/>
      </w:r>
      <w:r>
        <w:tab/>
      </w:r>
      <w:r>
        <w:tab/>
      </w:r>
      <w:r>
        <w:tab/>
        <w:t>"</w:t>
      </w:r>
      <w:proofErr w:type="spellStart"/>
      <w:proofErr w:type="gramStart"/>
      <w:r>
        <w:t>key</w:t>
      </w:r>
      <w:proofErr w:type="gramEnd"/>
      <w:r>
        <w:t>_path</w:t>
      </w:r>
      <w:proofErr w:type="spellEnd"/>
      <w:r>
        <w:t>": ".\\</w:t>
      </w:r>
      <w:proofErr w:type="spellStart"/>
      <w:r>
        <w:t>client.key</w:t>
      </w:r>
      <w:proofErr w:type="spellEnd"/>
      <w:r>
        <w:t>",</w:t>
      </w:r>
    </w:p>
    <w:p w14:paraId="69358DA0" w14:textId="77777777" w:rsidR="00102EFB" w:rsidRDefault="00102EFB" w:rsidP="00102EFB">
      <w:pPr>
        <w:pStyle w:val="Style1"/>
        <w:ind w:left="0"/>
      </w:pPr>
      <w:r>
        <w:tab/>
      </w:r>
      <w:r>
        <w:tab/>
      </w:r>
      <w:r>
        <w:tab/>
      </w:r>
      <w:r>
        <w:tab/>
        <w:t>"</w:t>
      </w:r>
      <w:proofErr w:type="spellStart"/>
      <w:proofErr w:type="gramStart"/>
      <w:r>
        <w:t>min</w:t>
      </w:r>
      <w:proofErr w:type="gramEnd"/>
      <w:r>
        <w:t>_version</w:t>
      </w:r>
      <w:proofErr w:type="spellEnd"/>
      <w:r>
        <w:t>": "tls1.2",</w:t>
      </w:r>
    </w:p>
    <w:p w14:paraId="46871475" w14:textId="77777777" w:rsidR="00102EFB" w:rsidRDefault="00102EFB" w:rsidP="00102EFB">
      <w:pPr>
        <w:pStyle w:val="Style1"/>
        <w:ind w:left="0"/>
      </w:pPr>
      <w:r>
        <w:tab/>
      </w:r>
      <w:r>
        <w:tab/>
      </w:r>
      <w:r>
        <w:tab/>
      </w:r>
      <w:r>
        <w:tab/>
        <w:t>"ciphers": [</w:t>
      </w:r>
    </w:p>
    <w:p w14:paraId="4728A478" w14:textId="77777777" w:rsidR="00102EFB" w:rsidRDefault="00102EFB" w:rsidP="00102EFB">
      <w:pPr>
        <w:pStyle w:val="Style1"/>
        <w:ind w:left="0"/>
      </w:pPr>
      <w:r>
        <w:tab/>
      </w:r>
      <w:r>
        <w:tab/>
      </w:r>
      <w:r>
        <w:tab/>
      </w:r>
      <w:r>
        <w:tab/>
      </w:r>
      <w:r>
        <w:tab/>
        <w:t>"TLS_ECDHE_RSA_WITH_AES_256_GCM_SHA384",</w:t>
      </w:r>
    </w:p>
    <w:p w14:paraId="7D3A72DF" w14:textId="77777777" w:rsidR="00102EFB" w:rsidRDefault="00102EFB" w:rsidP="00102EFB">
      <w:pPr>
        <w:pStyle w:val="Style1"/>
        <w:ind w:left="0"/>
      </w:pPr>
      <w:r>
        <w:tab/>
      </w:r>
      <w:r>
        <w:tab/>
      </w:r>
      <w:r>
        <w:tab/>
      </w:r>
      <w:r>
        <w:tab/>
      </w:r>
      <w:r>
        <w:tab/>
        <w:t>"TLS_ECDHE_RSA_WITH_AES_128_GCM_SHA256"</w:t>
      </w:r>
    </w:p>
    <w:p w14:paraId="4655C8B3" w14:textId="77777777" w:rsidR="00102EFB" w:rsidRDefault="00102EFB" w:rsidP="00102EFB">
      <w:pPr>
        <w:pStyle w:val="Style1"/>
        <w:ind w:left="0"/>
      </w:pPr>
      <w:r>
        <w:tab/>
      </w:r>
      <w:r>
        <w:tab/>
      </w:r>
      <w:r>
        <w:tab/>
      </w:r>
      <w:r>
        <w:tab/>
        <w:t>],</w:t>
      </w:r>
    </w:p>
    <w:p w14:paraId="6401663F" w14:textId="77777777" w:rsidR="00102EFB" w:rsidRDefault="00102EFB" w:rsidP="00102EFB">
      <w:pPr>
        <w:pStyle w:val="Style1"/>
        <w:ind w:left="0"/>
      </w:pPr>
      <w:r>
        <w:tab/>
      </w:r>
      <w:r>
        <w:tab/>
      </w:r>
      <w:r>
        <w:tab/>
      </w:r>
      <w:r>
        <w:tab/>
        <w:t>"</w:t>
      </w:r>
      <w:proofErr w:type="spellStart"/>
      <w:proofErr w:type="gramStart"/>
      <w:r>
        <w:t>prefer</w:t>
      </w:r>
      <w:proofErr w:type="gramEnd"/>
      <w:r>
        <w:t>_server_ciphers</w:t>
      </w:r>
      <w:proofErr w:type="spellEnd"/>
      <w:r>
        <w:t>": false,</w:t>
      </w:r>
    </w:p>
    <w:p w14:paraId="24BC7C52" w14:textId="77777777" w:rsidR="00102EFB" w:rsidRDefault="00102EFB" w:rsidP="00102EFB">
      <w:pPr>
        <w:pStyle w:val="Style1"/>
        <w:ind w:left="0"/>
      </w:pPr>
      <w:r>
        <w:tab/>
      </w:r>
      <w:r>
        <w:tab/>
      </w:r>
      <w:r>
        <w:tab/>
      </w:r>
      <w:r>
        <w:tab/>
        <w:t>"</w:t>
      </w:r>
      <w:proofErr w:type="spellStart"/>
      <w:proofErr w:type="gramStart"/>
      <w:r>
        <w:t>session</w:t>
      </w:r>
      <w:proofErr w:type="gramEnd"/>
      <w:r>
        <w:t>_tickets</w:t>
      </w:r>
      <w:proofErr w:type="spellEnd"/>
      <w:r>
        <w:t>": false</w:t>
      </w:r>
    </w:p>
    <w:p w14:paraId="6DFA0BCF" w14:textId="77777777" w:rsidR="00102EFB" w:rsidRDefault="00102EFB" w:rsidP="00102EFB">
      <w:pPr>
        <w:pStyle w:val="Style1"/>
        <w:ind w:left="0"/>
      </w:pPr>
      <w:r>
        <w:tab/>
      </w:r>
      <w:r>
        <w:tab/>
      </w:r>
      <w:r>
        <w:tab/>
        <w:t>},</w:t>
      </w:r>
    </w:p>
    <w:p w14:paraId="2CA402FB" w14:textId="77777777" w:rsidR="00102EFB" w:rsidRDefault="00102EFB" w:rsidP="00102EFB">
      <w:pPr>
        <w:pStyle w:val="Style1"/>
        <w:ind w:left="0"/>
      </w:pPr>
      <w:r>
        <w:tab/>
      </w:r>
      <w:r>
        <w:tab/>
      </w:r>
      <w:r>
        <w:tab/>
        <w:t>"discovery": {</w:t>
      </w:r>
    </w:p>
    <w:p w14:paraId="2B13178C" w14:textId="77777777" w:rsidR="00102EFB" w:rsidRDefault="00102EFB" w:rsidP="00102EFB">
      <w:pPr>
        <w:pStyle w:val="Style1"/>
        <w:ind w:left="0"/>
      </w:pPr>
      <w:r>
        <w:tab/>
      </w:r>
      <w:r>
        <w:tab/>
      </w:r>
      <w:r>
        <w:tab/>
      </w:r>
      <w:r>
        <w:tab/>
        <w:t>"kind": "static",</w:t>
      </w:r>
    </w:p>
    <w:p w14:paraId="167B30D3" w14:textId="77777777" w:rsidR="00102EFB" w:rsidRDefault="00102EFB" w:rsidP="00102EFB">
      <w:pPr>
        <w:pStyle w:val="Style1"/>
        <w:ind w:left="0"/>
      </w:pPr>
      <w:r>
        <w:tab/>
      </w:r>
      <w:r>
        <w:tab/>
      </w:r>
      <w:r>
        <w:tab/>
      </w:r>
      <w:r>
        <w:tab/>
        <w:t>"</w:t>
      </w:r>
      <w:proofErr w:type="spellStart"/>
      <w:r>
        <w:t>failpolicy</w:t>
      </w:r>
      <w:proofErr w:type="spellEnd"/>
      <w:r>
        <w:t>": "</w:t>
      </w:r>
      <w:proofErr w:type="spellStart"/>
      <w:r>
        <w:t>keeplast</w:t>
      </w:r>
      <w:proofErr w:type="spellEnd"/>
      <w:r>
        <w:t>",</w:t>
      </w:r>
    </w:p>
    <w:p w14:paraId="0F0CD5C3" w14:textId="77777777" w:rsidR="00102EFB" w:rsidRDefault="00102EFB" w:rsidP="00102EFB">
      <w:pPr>
        <w:pStyle w:val="Style1"/>
        <w:ind w:left="0"/>
      </w:pPr>
      <w:r>
        <w:tab/>
      </w:r>
      <w:r>
        <w:tab/>
      </w:r>
      <w:r>
        <w:tab/>
      </w:r>
      <w:r>
        <w:tab/>
        <w:t>"interval": "0",</w:t>
      </w:r>
    </w:p>
    <w:p w14:paraId="7A715BC6" w14:textId="77777777" w:rsidR="00102EFB" w:rsidRDefault="00102EFB" w:rsidP="00102EFB">
      <w:pPr>
        <w:pStyle w:val="Style1"/>
        <w:ind w:left="0"/>
      </w:pPr>
      <w:r>
        <w:tab/>
      </w:r>
      <w:r>
        <w:tab/>
      </w:r>
      <w:r>
        <w:tab/>
      </w:r>
      <w:r>
        <w:tab/>
        <w:t>"timeout": "0",</w:t>
      </w:r>
    </w:p>
    <w:p w14:paraId="69DAB523" w14:textId="77777777" w:rsidR="00102EFB" w:rsidRDefault="00102EFB" w:rsidP="00102EFB">
      <w:pPr>
        <w:pStyle w:val="Style1"/>
        <w:ind w:left="0"/>
      </w:pPr>
      <w:r>
        <w:tab/>
      </w:r>
      <w:r>
        <w:tab/>
      </w:r>
      <w:r>
        <w:tab/>
      </w:r>
      <w:r>
        <w:tab/>
        <w:t>"</w:t>
      </w:r>
      <w:proofErr w:type="spellStart"/>
      <w:proofErr w:type="gramStart"/>
      <w:r>
        <w:t>static</w:t>
      </w:r>
      <w:proofErr w:type="gramEnd"/>
      <w:r>
        <w:t>_list</w:t>
      </w:r>
      <w:proofErr w:type="spellEnd"/>
      <w:r>
        <w:t>": [</w:t>
      </w:r>
    </w:p>
    <w:p w14:paraId="0663E373" w14:textId="77777777" w:rsidR="00102EFB" w:rsidRDefault="00102EFB" w:rsidP="00102EFB">
      <w:pPr>
        <w:pStyle w:val="Style1"/>
        <w:ind w:left="0"/>
      </w:pPr>
      <w:r>
        <w:tab/>
      </w:r>
      <w:r>
        <w:tab/>
      </w:r>
      <w:r>
        <w:tab/>
      </w:r>
      <w:r>
        <w:tab/>
      </w:r>
      <w:r>
        <w:tab/>
        <w:t>"node1.domain.com:8722",</w:t>
      </w:r>
    </w:p>
    <w:p w14:paraId="41195D30" w14:textId="77777777" w:rsidR="00102EFB" w:rsidRDefault="00102EFB" w:rsidP="00102EFB">
      <w:pPr>
        <w:pStyle w:val="Style1"/>
        <w:ind w:left="0"/>
      </w:pPr>
      <w:r>
        <w:tab/>
      </w:r>
      <w:r>
        <w:tab/>
      </w:r>
      <w:r>
        <w:tab/>
      </w:r>
      <w:r>
        <w:tab/>
      </w:r>
      <w:r>
        <w:tab/>
        <w:t>"node2.domain.com:8722",</w:t>
      </w:r>
    </w:p>
    <w:p w14:paraId="0518CCF0" w14:textId="77777777" w:rsidR="00102EFB" w:rsidRDefault="00102EFB" w:rsidP="00102EFB">
      <w:pPr>
        <w:pStyle w:val="Style1"/>
        <w:ind w:left="0"/>
      </w:pPr>
      <w:r>
        <w:lastRenderedPageBreak/>
        <w:tab/>
      </w:r>
      <w:r>
        <w:tab/>
      </w:r>
      <w:r>
        <w:tab/>
      </w:r>
      <w:r>
        <w:tab/>
      </w:r>
      <w:r>
        <w:tab/>
        <w:t>"node3.domain.com:8722"</w:t>
      </w:r>
    </w:p>
    <w:p w14:paraId="237AC624" w14:textId="77777777" w:rsidR="00102EFB" w:rsidRDefault="00102EFB" w:rsidP="00102EFB">
      <w:pPr>
        <w:pStyle w:val="Style1"/>
        <w:ind w:left="0"/>
      </w:pPr>
      <w:r>
        <w:tab/>
      </w:r>
      <w:r>
        <w:tab/>
      </w:r>
      <w:r>
        <w:tab/>
      </w:r>
      <w:r>
        <w:tab/>
        <w:t>]</w:t>
      </w:r>
    </w:p>
    <w:p w14:paraId="38101A56" w14:textId="77777777" w:rsidR="00102EFB" w:rsidRDefault="00102EFB" w:rsidP="00102EFB">
      <w:pPr>
        <w:pStyle w:val="Style1"/>
        <w:ind w:left="0"/>
      </w:pPr>
      <w:r>
        <w:tab/>
      </w:r>
      <w:r>
        <w:tab/>
      </w:r>
      <w:r>
        <w:tab/>
        <w:t>},</w:t>
      </w:r>
    </w:p>
    <w:p w14:paraId="5CCF251D" w14:textId="77777777" w:rsidR="00102EFB" w:rsidRDefault="00102EFB" w:rsidP="00102EFB">
      <w:pPr>
        <w:pStyle w:val="Style1"/>
        <w:ind w:left="0"/>
      </w:pPr>
      <w:r>
        <w:tab/>
      </w:r>
      <w:r>
        <w:tab/>
      </w:r>
      <w:r>
        <w:tab/>
        <w:t>"</w:t>
      </w:r>
      <w:proofErr w:type="spellStart"/>
      <w:r>
        <w:t>healthcheck</w:t>
      </w:r>
      <w:proofErr w:type="spellEnd"/>
      <w:r>
        <w:t>": {</w:t>
      </w:r>
    </w:p>
    <w:p w14:paraId="11CFBB81" w14:textId="77777777" w:rsidR="00102EFB" w:rsidRDefault="00102EFB" w:rsidP="00102EFB">
      <w:pPr>
        <w:pStyle w:val="Style1"/>
        <w:ind w:left="0"/>
      </w:pPr>
      <w:r>
        <w:tab/>
      </w:r>
      <w:r>
        <w:tab/>
      </w:r>
      <w:r>
        <w:tab/>
      </w:r>
      <w:r>
        <w:tab/>
        <w:t>"kind": "exec",</w:t>
      </w:r>
    </w:p>
    <w:p w14:paraId="695901E7" w14:textId="77777777" w:rsidR="00102EFB" w:rsidRDefault="00102EFB" w:rsidP="00102EFB">
      <w:pPr>
        <w:pStyle w:val="Style1"/>
        <w:ind w:left="0"/>
      </w:pPr>
      <w:r>
        <w:tab/>
      </w:r>
      <w:r>
        <w:tab/>
      </w:r>
      <w:r>
        <w:tab/>
      </w:r>
      <w:r>
        <w:tab/>
        <w:t>"interval": "3s",</w:t>
      </w:r>
    </w:p>
    <w:p w14:paraId="16AAE40C" w14:textId="77777777" w:rsidR="00102EFB" w:rsidRDefault="00102EFB" w:rsidP="00102EFB">
      <w:pPr>
        <w:pStyle w:val="Style1"/>
        <w:ind w:left="0"/>
      </w:pPr>
      <w:r>
        <w:tab/>
      </w:r>
      <w:r>
        <w:tab/>
      </w:r>
      <w:r>
        <w:tab/>
      </w:r>
      <w:r>
        <w:tab/>
        <w:t>"timeout": "2s",</w:t>
      </w:r>
    </w:p>
    <w:p w14:paraId="34FB4DC4" w14:textId="77777777" w:rsidR="00102EFB" w:rsidRDefault="00102EFB" w:rsidP="00102EFB">
      <w:pPr>
        <w:pStyle w:val="Style1"/>
        <w:ind w:left="0"/>
      </w:pPr>
      <w:r>
        <w:tab/>
      </w:r>
      <w:r>
        <w:tab/>
      </w:r>
      <w:r>
        <w:tab/>
      </w:r>
      <w:r>
        <w:tab/>
        <w:t>"</w:t>
      </w:r>
      <w:proofErr w:type="spellStart"/>
      <w:proofErr w:type="gramStart"/>
      <w:r>
        <w:t>exec</w:t>
      </w:r>
      <w:proofErr w:type="gramEnd"/>
      <w:r>
        <w:t>_command</w:t>
      </w:r>
      <w:proofErr w:type="spellEnd"/>
      <w:r>
        <w:t>": ".\\ApiGatewayServiceHealthcheck.bat",</w:t>
      </w:r>
    </w:p>
    <w:p w14:paraId="27E334E4" w14:textId="77777777" w:rsidR="00102EFB" w:rsidRDefault="00102EFB" w:rsidP="00102EFB">
      <w:pPr>
        <w:pStyle w:val="Style1"/>
        <w:ind w:left="0"/>
      </w:pPr>
      <w:r>
        <w:tab/>
      </w:r>
      <w:r>
        <w:tab/>
      </w:r>
      <w:r>
        <w:tab/>
      </w:r>
      <w:r>
        <w:tab/>
        <w:t>"</w:t>
      </w:r>
      <w:proofErr w:type="spellStart"/>
      <w:proofErr w:type="gramStart"/>
      <w:r>
        <w:t>exec</w:t>
      </w:r>
      <w:proofErr w:type="gramEnd"/>
      <w:r>
        <w:t>_expected_positive_output</w:t>
      </w:r>
      <w:proofErr w:type="spellEnd"/>
      <w:r>
        <w:t>": "1",</w:t>
      </w:r>
    </w:p>
    <w:p w14:paraId="5270DCC1" w14:textId="77777777" w:rsidR="00102EFB" w:rsidRDefault="00102EFB" w:rsidP="00102EFB">
      <w:pPr>
        <w:pStyle w:val="Style1"/>
        <w:ind w:left="0"/>
      </w:pPr>
      <w:r>
        <w:tab/>
      </w:r>
      <w:r>
        <w:tab/>
      </w:r>
      <w:r>
        <w:tab/>
      </w:r>
      <w:r>
        <w:tab/>
        <w:t>"</w:t>
      </w:r>
      <w:proofErr w:type="spellStart"/>
      <w:proofErr w:type="gramStart"/>
      <w:r>
        <w:t>exec</w:t>
      </w:r>
      <w:proofErr w:type="gramEnd"/>
      <w:r>
        <w:t>_expected_negative_output</w:t>
      </w:r>
      <w:proofErr w:type="spellEnd"/>
      <w:r>
        <w:t>": "0"</w:t>
      </w:r>
    </w:p>
    <w:p w14:paraId="4ED1AE5B" w14:textId="77777777" w:rsidR="00102EFB" w:rsidRDefault="00102EFB" w:rsidP="00102EFB">
      <w:pPr>
        <w:pStyle w:val="Style1"/>
        <w:ind w:left="0"/>
      </w:pPr>
      <w:r>
        <w:tab/>
      </w:r>
      <w:r>
        <w:tab/>
      </w:r>
      <w:r>
        <w:tab/>
        <w:t>}</w:t>
      </w:r>
    </w:p>
    <w:p w14:paraId="5D1AB585" w14:textId="77777777" w:rsidR="00102EFB" w:rsidRDefault="00102EFB" w:rsidP="00102EFB">
      <w:pPr>
        <w:pStyle w:val="Style1"/>
        <w:ind w:left="0"/>
      </w:pPr>
      <w:r>
        <w:tab/>
      </w:r>
      <w:r>
        <w:tab/>
        <w:t>}</w:t>
      </w:r>
    </w:p>
    <w:p w14:paraId="64B28EB3" w14:textId="77777777" w:rsidR="00102EFB" w:rsidRDefault="00102EFB" w:rsidP="00102EFB">
      <w:pPr>
        <w:pStyle w:val="Style1"/>
        <w:ind w:left="0"/>
      </w:pPr>
      <w:r>
        <w:tab/>
        <w:t>}</w:t>
      </w:r>
    </w:p>
    <w:p w14:paraId="31194BA2" w14:textId="77777777" w:rsidR="00102EFB" w:rsidRPr="00D06CEF" w:rsidRDefault="00102EFB" w:rsidP="00102EFB">
      <w:pPr>
        <w:pStyle w:val="Style1"/>
        <w:ind w:left="0"/>
      </w:pPr>
      <w:r>
        <w:t>}</w:t>
      </w:r>
    </w:p>
    <w:p w14:paraId="32776131" w14:textId="77777777" w:rsidR="00102EFB" w:rsidRDefault="00102EFB" w:rsidP="00102EFB"/>
    <w:p w14:paraId="28D85863" w14:textId="77777777" w:rsidR="00102EFB" w:rsidRDefault="00102EFB" w:rsidP="00102EFB"/>
    <w:p w14:paraId="0EC3A1AA" w14:textId="77777777" w:rsidR="00102EFB" w:rsidRDefault="00102EFB" w:rsidP="00BA1453">
      <w:pPr>
        <w:pStyle w:val="Heading2"/>
      </w:pPr>
      <w:bookmarkStart w:id="325" w:name="_Toc142058408"/>
      <w:bookmarkStart w:id="326" w:name="_Toc143171614"/>
      <w:r>
        <w:t>Multi-Portal Setup</w:t>
      </w:r>
      <w:bookmarkEnd w:id="325"/>
      <w:bookmarkEnd w:id="326"/>
    </w:p>
    <w:p w14:paraId="021DA61E" w14:textId="77777777" w:rsidR="00102EFB" w:rsidRDefault="00102EFB" w:rsidP="00102EFB">
      <w:r>
        <w:t>The ‘Multi-Portal’ setup refers to running a Web Application containing the CORTEX Interaction Portal on each of the individual nodes, which can then be accessed from the Load Balancer and routed accordingly.</w:t>
      </w:r>
    </w:p>
    <w:p w14:paraId="467A7895" w14:textId="77777777" w:rsidR="00102EFB" w:rsidRDefault="00102EFB" w:rsidP="00102EFB">
      <w:r>
        <w:t>This means that in addition to the routing traffic over the Service Fabric port (</w:t>
      </w:r>
      <w:proofErr w:type="gramStart"/>
      <w:r>
        <w:t>e.g.</w:t>
      </w:r>
      <w:proofErr w:type="gramEnd"/>
      <w:r>
        <w:t xml:space="preserve"> 8722), the Load Balancer will also forward requests to access the portal (e.g. using port 443).</w:t>
      </w:r>
    </w:p>
    <w:p w14:paraId="6370C1FF" w14:textId="77777777" w:rsidR="00102EFB" w:rsidRDefault="00102EFB" w:rsidP="00102EFB">
      <w:r>
        <w:t>The Portal itself will then send requests back to the load balancer, to be forwarded on to an individual node.</w:t>
      </w:r>
    </w:p>
    <w:p w14:paraId="77CF4A9F" w14:textId="77777777" w:rsidR="00102EFB" w:rsidRDefault="00102EFB" w:rsidP="00102EFB">
      <w:r>
        <w:t>Due to the shared data within Reliable Collections, it will not matter whether the server used to service the web application is different to the server used to run the flows as a request is made.</w:t>
      </w:r>
    </w:p>
    <w:p w14:paraId="666EA0AF" w14:textId="77777777" w:rsidR="00102EFB" w:rsidRDefault="00102EFB" w:rsidP="00102EFB"/>
    <w:p w14:paraId="3D173B35" w14:textId="77777777" w:rsidR="00102EFB" w:rsidRDefault="00102EFB" w:rsidP="00102EFB">
      <w:pPr>
        <w:pStyle w:val="Heading3"/>
      </w:pPr>
      <w:proofErr w:type="spellStart"/>
      <w:r>
        <w:t>GoBetween</w:t>
      </w:r>
      <w:proofErr w:type="spellEnd"/>
      <w:r>
        <w:t xml:space="preserve"> Configuration</w:t>
      </w:r>
    </w:p>
    <w:p w14:paraId="3F472DBB" w14:textId="77777777" w:rsidR="00102EFB" w:rsidRDefault="00102EFB" w:rsidP="00102EFB">
      <w:r>
        <w:t xml:space="preserve">In the JSON configuration for the </w:t>
      </w:r>
      <w:proofErr w:type="spellStart"/>
      <w:r>
        <w:t>GoBetween</w:t>
      </w:r>
      <w:proofErr w:type="spellEnd"/>
      <w:r>
        <w:t xml:space="preserve"> Load Balancer, there should only be two entries in the ‘servers’ attribute (although each will reference multiple servers in the servers &gt; discovery &gt; </w:t>
      </w:r>
      <w:proofErr w:type="spellStart"/>
      <w:r>
        <w:t>static_list</w:t>
      </w:r>
      <w:proofErr w:type="spellEnd"/>
      <w:r>
        <w:t xml:space="preserve"> arrays). </w:t>
      </w:r>
    </w:p>
    <w:p w14:paraId="28B231BB" w14:textId="77777777" w:rsidR="00102EFB" w:rsidRDefault="00102EFB" w:rsidP="00102EFB">
      <w:r>
        <w:t xml:space="preserve">The first configuration route requests from a certain inbound port on the Load Balancer server, to the relevant Service Fabric ports on the end servers. The easiest configuration for </w:t>
      </w:r>
      <w:r>
        <w:lastRenderedPageBreak/>
        <w:t>this is to have the inbound port set to the same as the individual nodes, most likely using port 8722.</w:t>
      </w:r>
    </w:p>
    <w:p w14:paraId="572AA1C2" w14:textId="77777777" w:rsidR="00102EFB" w:rsidRDefault="00102EFB" w:rsidP="00102EFB">
      <w:r>
        <w:t xml:space="preserve">The second configuration will route requests to the CORTEX Interaction Portal, for example using port 443. </w:t>
      </w:r>
    </w:p>
    <w:p w14:paraId="198C6C9D" w14:textId="77777777" w:rsidR="00102EFB" w:rsidRDefault="00102EFB" w:rsidP="00102EFB">
      <w:r>
        <w:t xml:space="preserve">The below example can be used for reference when setting up the configuration. </w:t>
      </w:r>
    </w:p>
    <w:p w14:paraId="3B2F9468" w14:textId="77777777" w:rsidR="00102EFB" w:rsidRDefault="00102EFB" w:rsidP="00102EFB"/>
    <w:p w14:paraId="2B5D3DAA" w14:textId="77777777" w:rsidR="00102EFB" w:rsidRPr="00224ABA" w:rsidRDefault="00102EFB" w:rsidP="00102EFB">
      <w:pPr>
        <w:rPr>
          <w:u w:val="single"/>
        </w:rPr>
      </w:pPr>
      <w:r w:rsidRPr="00224ABA">
        <w:rPr>
          <w:u w:val="single"/>
        </w:rPr>
        <w:t>Example Configuration:</w:t>
      </w:r>
    </w:p>
    <w:p w14:paraId="33135B1B" w14:textId="77777777" w:rsidR="00102EFB" w:rsidRDefault="00102EFB" w:rsidP="00102EFB">
      <w:pPr>
        <w:pStyle w:val="Style1"/>
        <w:ind w:left="0"/>
      </w:pPr>
      <w:r>
        <w:t>{</w:t>
      </w:r>
    </w:p>
    <w:p w14:paraId="089AE511" w14:textId="77777777" w:rsidR="00102EFB" w:rsidRDefault="00102EFB" w:rsidP="00102EFB">
      <w:pPr>
        <w:pStyle w:val="Style1"/>
        <w:ind w:left="0"/>
      </w:pPr>
      <w:r>
        <w:tab/>
        <w:t>"logging": {</w:t>
      </w:r>
    </w:p>
    <w:p w14:paraId="395270E1" w14:textId="77777777" w:rsidR="00102EFB" w:rsidRDefault="00102EFB" w:rsidP="00102EFB">
      <w:pPr>
        <w:pStyle w:val="Style1"/>
        <w:ind w:left="0"/>
      </w:pPr>
      <w:r>
        <w:tab/>
      </w:r>
      <w:r>
        <w:tab/>
        <w:t>"level": "debug",</w:t>
      </w:r>
    </w:p>
    <w:p w14:paraId="2AC127F4" w14:textId="77777777" w:rsidR="00102EFB" w:rsidRDefault="00102EFB" w:rsidP="00102EFB">
      <w:pPr>
        <w:pStyle w:val="Style1"/>
        <w:ind w:left="0"/>
      </w:pPr>
      <w:r>
        <w:tab/>
      </w:r>
      <w:r>
        <w:tab/>
        <w:t>"output": "</w:t>
      </w:r>
      <w:proofErr w:type="spellStart"/>
      <w:r>
        <w:t>stdout</w:t>
      </w:r>
      <w:proofErr w:type="spellEnd"/>
      <w:r>
        <w:t>"</w:t>
      </w:r>
    </w:p>
    <w:p w14:paraId="4F2688AB" w14:textId="77777777" w:rsidR="00102EFB" w:rsidRDefault="00102EFB" w:rsidP="00102EFB">
      <w:pPr>
        <w:pStyle w:val="Style1"/>
        <w:ind w:left="0"/>
      </w:pPr>
      <w:r>
        <w:tab/>
        <w:t>},</w:t>
      </w:r>
    </w:p>
    <w:p w14:paraId="1455D779" w14:textId="77777777" w:rsidR="00102EFB" w:rsidRDefault="00102EFB" w:rsidP="00102EFB">
      <w:pPr>
        <w:pStyle w:val="Style1"/>
        <w:ind w:left="0"/>
      </w:pPr>
      <w:r>
        <w:tab/>
        <w:t>"</w:t>
      </w:r>
      <w:proofErr w:type="spellStart"/>
      <w:r>
        <w:t>api</w:t>
      </w:r>
      <w:proofErr w:type="spellEnd"/>
      <w:r>
        <w:t>": {</w:t>
      </w:r>
    </w:p>
    <w:p w14:paraId="3C37FE25" w14:textId="77777777" w:rsidR="00102EFB" w:rsidRDefault="00102EFB" w:rsidP="00102EFB">
      <w:pPr>
        <w:pStyle w:val="Style1"/>
        <w:ind w:left="0"/>
      </w:pPr>
      <w:r>
        <w:tab/>
      </w:r>
      <w:r>
        <w:tab/>
        <w:t>"enabled": false,</w:t>
      </w:r>
    </w:p>
    <w:p w14:paraId="4B1DAC54" w14:textId="77777777" w:rsidR="00102EFB" w:rsidRDefault="00102EFB" w:rsidP="00102EFB">
      <w:pPr>
        <w:pStyle w:val="Style1"/>
        <w:ind w:left="0"/>
      </w:pPr>
      <w:r>
        <w:tab/>
      </w:r>
      <w:r>
        <w:tab/>
        <w:t>"bind": ":8888"</w:t>
      </w:r>
    </w:p>
    <w:p w14:paraId="4C68F904" w14:textId="77777777" w:rsidR="00102EFB" w:rsidRDefault="00102EFB" w:rsidP="00102EFB">
      <w:pPr>
        <w:pStyle w:val="Style1"/>
        <w:ind w:left="0"/>
      </w:pPr>
      <w:r>
        <w:tab/>
        <w:t>},</w:t>
      </w:r>
    </w:p>
    <w:p w14:paraId="7225FADF" w14:textId="77777777" w:rsidR="00102EFB" w:rsidRDefault="00102EFB" w:rsidP="00102EFB">
      <w:pPr>
        <w:pStyle w:val="Style1"/>
        <w:ind w:left="0"/>
      </w:pPr>
      <w:r>
        <w:tab/>
        <w:t>"servers": {</w:t>
      </w:r>
    </w:p>
    <w:p w14:paraId="361636D9" w14:textId="77777777" w:rsidR="00102EFB" w:rsidRDefault="00102EFB" w:rsidP="00102EFB">
      <w:pPr>
        <w:pStyle w:val="Style1"/>
        <w:ind w:left="0"/>
      </w:pPr>
      <w:r>
        <w:tab/>
      </w:r>
      <w:r>
        <w:tab/>
        <w:t>"</w:t>
      </w:r>
      <w:proofErr w:type="spellStart"/>
      <w:r>
        <w:t>CortexNodes</w:t>
      </w:r>
      <w:proofErr w:type="spellEnd"/>
      <w:r>
        <w:t>": {</w:t>
      </w:r>
    </w:p>
    <w:p w14:paraId="0D42E3CC" w14:textId="77777777" w:rsidR="00102EFB" w:rsidRDefault="00102EFB" w:rsidP="00102EFB">
      <w:pPr>
        <w:pStyle w:val="Style1"/>
        <w:ind w:left="0"/>
      </w:pPr>
      <w:r>
        <w:tab/>
      </w:r>
      <w:r>
        <w:tab/>
      </w:r>
      <w:r>
        <w:tab/>
        <w:t>"</w:t>
      </w:r>
      <w:proofErr w:type="spellStart"/>
      <w:proofErr w:type="gramStart"/>
      <w:r>
        <w:t>max</w:t>
      </w:r>
      <w:proofErr w:type="gramEnd"/>
      <w:r>
        <w:t>_connections</w:t>
      </w:r>
      <w:proofErr w:type="spellEnd"/>
      <w:r>
        <w:t>": 0,</w:t>
      </w:r>
    </w:p>
    <w:p w14:paraId="5A29CF17" w14:textId="77777777" w:rsidR="00102EFB" w:rsidRDefault="00102EFB" w:rsidP="00102EFB">
      <w:pPr>
        <w:pStyle w:val="Style1"/>
        <w:ind w:left="0"/>
      </w:pPr>
      <w:r>
        <w:tab/>
      </w:r>
      <w:r>
        <w:tab/>
      </w:r>
      <w:r>
        <w:tab/>
        <w:t>"</w:t>
      </w:r>
      <w:proofErr w:type="spellStart"/>
      <w:proofErr w:type="gramStart"/>
      <w:r>
        <w:t>client</w:t>
      </w:r>
      <w:proofErr w:type="gramEnd"/>
      <w:r>
        <w:t>_idle_timeout</w:t>
      </w:r>
      <w:proofErr w:type="spellEnd"/>
      <w:r>
        <w:t>": "5m",</w:t>
      </w:r>
    </w:p>
    <w:p w14:paraId="10FA9839" w14:textId="77777777" w:rsidR="00102EFB" w:rsidRDefault="00102EFB" w:rsidP="00102EFB">
      <w:pPr>
        <w:pStyle w:val="Style1"/>
        <w:ind w:left="0"/>
      </w:pPr>
      <w:r>
        <w:tab/>
      </w:r>
      <w:r>
        <w:tab/>
      </w:r>
      <w:r>
        <w:tab/>
        <w:t>"</w:t>
      </w:r>
      <w:proofErr w:type="spellStart"/>
      <w:proofErr w:type="gramStart"/>
      <w:r>
        <w:t>backend</w:t>
      </w:r>
      <w:proofErr w:type="gramEnd"/>
      <w:r>
        <w:t>_idle_timeout</w:t>
      </w:r>
      <w:proofErr w:type="spellEnd"/>
      <w:r>
        <w:t>": "5m",</w:t>
      </w:r>
    </w:p>
    <w:p w14:paraId="78AE87A3" w14:textId="77777777" w:rsidR="00102EFB" w:rsidRDefault="00102EFB" w:rsidP="00102EFB">
      <w:pPr>
        <w:pStyle w:val="Style1"/>
        <w:ind w:left="0"/>
      </w:pPr>
      <w:r>
        <w:tab/>
      </w:r>
      <w:r>
        <w:tab/>
      </w:r>
      <w:r>
        <w:tab/>
        <w:t>"</w:t>
      </w:r>
      <w:proofErr w:type="spellStart"/>
      <w:proofErr w:type="gramStart"/>
      <w:r>
        <w:t>backend</w:t>
      </w:r>
      <w:proofErr w:type="gramEnd"/>
      <w:r>
        <w:t>_connection_timeout</w:t>
      </w:r>
      <w:proofErr w:type="spellEnd"/>
      <w:r>
        <w:t>": "10s",</w:t>
      </w:r>
    </w:p>
    <w:p w14:paraId="5A967C9D" w14:textId="77777777" w:rsidR="00102EFB" w:rsidRDefault="00102EFB" w:rsidP="00102EFB">
      <w:pPr>
        <w:pStyle w:val="Style1"/>
        <w:ind w:left="0"/>
      </w:pPr>
      <w:r>
        <w:tab/>
      </w:r>
      <w:r>
        <w:tab/>
      </w:r>
      <w:r>
        <w:tab/>
        <w:t>"protocol": "</w:t>
      </w:r>
      <w:proofErr w:type="spellStart"/>
      <w:r>
        <w:t>tls</w:t>
      </w:r>
      <w:proofErr w:type="spellEnd"/>
      <w:r>
        <w:t>",</w:t>
      </w:r>
    </w:p>
    <w:p w14:paraId="5A376B60" w14:textId="77777777" w:rsidR="00102EFB" w:rsidRDefault="00102EFB" w:rsidP="00102EFB">
      <w:pPr>
        <w:pStyle w:val="Style1"/>
        <w:ind w:left="0"/>
      </w:pPr>
      <w:r>
        <w:tab/>
      </w:r>
      <w:r>
        <w:tab/>
      </w:r>
      <w:r>
        <w:tab/>
        <w:t>"balance": "</w:t>
      </w:r>
      <w:proofErr w:type="spellStart"/>
      <w:r>
        <w:t>roundrobin</w:t>
      </w:r>
      <w:proofErr w:type="spellEnd"/>
      <w:r>
        <w:t>",</w:t>
      </w:r>
    </w:p>
    <w:p w14:paraId="1B1F21A3" w14:textId="77777777" w:rsidR="00102EFB" w:rsidRDefault="00102EFB" w:rsidP="00102EFB">
      <w:pPr>
        <w:pStyle w:val="Style1"/>
        <w:ind w:left="0"/>
      </w:pPr>
      <w:r>
        <w:tab/>
      </w:r>
      <w:r>
        <w:tab/>
      </w:r>
      <w:r>
        <w:tab/>
        <w:t>"bind": "0.0.0.0:8722",</w:t>
      </w:r>
    </w:p>
    <w:p w14:paraId="145A22F0" w14:textId="77777777" w:rsidR="00102EFB" w:rsidRDefault="00102EFB" w:rsidP="00102EFB">
      <w:pPr>
        <w:pStyle w:val="Style1"/>
        <w:ind w:left="0"/>
      </w:pPr>
      <w:r>
        <w:tab/>
      </w:r>
      <w:r>
        <w:tab/>
      </w:r>
      <w:r>
        <w:tab/>
        <w:t>"</w:t>
      </w:r>
      <w:proofErr w:type="spellStart"/>
      <w:proofErr w:type="gramStart"/>
      <w:r>
        <w:t>backends</w:t>
      </w:r>
      <w:proofErr w:type="gramEnd"/>
      <w:r>
        <w:t>_tls</w:t>
      </w:r>
      <w:proofErr w:type="spellEnd"/>
      <w:r>
        <w:t>": {</w:t>
      </w:r>
    </w:p>
    <w:p w14:paraId="60FB17EB" w14:textId="77777777" w:rsidR="00102EFB" w:rsidRDefault="00102EFB" w:rsidP="00102EFB">
      <w:pPr>
        <w:pStyle w:val="Style1"/>
        <w:ind w:left="0"/>
      </w:pPr>
      <w:r>
        <w:tab/>
      </w:r>
      <w:r>
        <w:tab/>
      </w:r>
      <w:r>
        <w:tab/>
      </w:r>
      <w:r>
        <w:tab/>
        <w:t>"</w:t>
      </w:r>
      <w:proofErr w:type="spellStart"/>
      <w:proofErr w:type="gramStart"/>
      <w:r>
        <w:t>cert</w:t>
      </w:r>
      <w:proofErr w:type="gramEnd"/>
      <w:r>
        <w:t>_path</w:t>
      </w:r>
      <w:proofErr w:type="spellEnd"/>
      <w:r>
        <w:t>": ".\\client.crt",</w:t>
      </w:r>
    </w:p>
    <w:p w14:paraId="1BD17E32" w14:textId="77777777" w:rsidR="00102EFB" w:rsidRDefault="00102EFB" w:rsidP="00102EFB">
      <w:pPr>
        <w:pStyle w:val="Style1"/>
        <w:ind w:left="0"/>
      </w:pPr>
      <w:r>
        <w:tab/>
      </w:r>
      <w:r>
        <w:tab/>
      </w:r>
      <w:r>
        <w:tab/>
      </w:r>
      <w:r>
        <w:tab/>
        <w:t>"</w:t>
      </w:r>
      <w:proofErr w:type="spellStart"/>
      <w:proofErr w:type="gramStart"/>
      <w:r>
        <w:t>key</w:t>
      </w:r>
      <w:proofErr w:type="gramEnd"/>
      <w:r>
        <w:t>_path</w:t>
      </w:r>
      <w:proofErr w:type="spellEnd"/>
      <w:r>
        <w:t>": ".\\</w:t>
      </w:r>
      <w:proofErr w:type="spellStart"/>
      <w:r>
        <w:t>client.key</w:t>
      </w:r>
      <w:proofErr w:type="spellEnd"/>
      <w:r>
        <w:t>",</w:t>
      </w:r>
    </w:p>
    <w:p w14:paraId="4EE30640" w14:textId="77777777" w:rsidR="00102EFB" w:rsidRDefault="00102EFB" w:rsidP="00102EFB">
      <w:pPr>
        <w:pStyle w:val="Style1"/>
        <w:ind w:left="0"/>
      </w:pPr>
      <w:r>
        <w:tab/>
      </w:r>
      <w:r>
        <w:tab/>
      </w:r>
      <w:r>
        <w:tab/>
      </w:r>
      <w:r>
        <w:tab/>
        <w:t>"</w:t>
      </w:r>
      <w:proofErr w:type="spellStart"/>
      <w:proofErr w:type="gramStart"/>
      <w:r>
        <w:t>min</w:t>
      </w:r>
      <w:proofErr w:type="gramEnd"/>
      <w:r>
        <w:t>_version</w:t>
      </w:r>
      <w:proofErr w:type="spellEnd"/>
      <w:r>
        <w:t>": "tls1.2",</w:t>
      </w:r>
    </w:p>
    <w:p w14:paraId="7673A707" w14:textId="77777777" w:rsidR="00102EFB" w:rsidRDefault="00102EFB" w:rsidP="00102EFB">
      <w:pPr>
        <w:pStyle w:val="Style1"/>
        <w:ind w:left="0"/>
      </w:pPr>
      <w:r>
        <w:tab/>
      </w:r>
      <w:r>
        <w:tab/>
      </w:r>
      <w:r>
        <w:tab/>
      </w:r>
      <w:r>
        <w:tab/>
        <w:t>"ciphers": [</w:t>
      </w:r>
    </w:p>
    <w:p w14:paraId="4DDBB951" w14:textId="77777777" w:rsidR="00102EFB" w:rsidRDefault="00102EFB" w:rsidP="00102EFB">
      <w:pPr>
        <w:pStyle w:val="Style1"/>
        <w:ind w:left="0"/>
      </w:pPr>
      <w:r>
        <w:tab/>
      </w:r>
      <w:r>
        <w:tab/>
      </w:r>
      <w:r>
        <w:tab/>
      </w:r>
      <w:r>
        <w:tab/>
      </w:r>
      <w:r>
        <w:tab/>
        <w:t>"TLS_ECDHE_RSA_WITH_AES_256_GCM_SHA384",</w:t>
      </w:r>
    </w:p>
    <w:p w14:paraId="01614959" w14:textId="77777777" w:rsidR="00102EFB" w:rsidRDefault="00102EFB" w:rsidP="00102EFB">
      <w:pPr>
        <w:pStyle w:val="Style1"/>
        <w:ind w:left="0"/>
      </w:pPr>
      <w:r>
        <w:tab/>
      </w:r>
      <w:r>
        <w:tab/>
      </w:r>
      <w:r>
        <w:tab/>
      </w:r>
      <w:r>
        <w:tab/>
      </w:r>
      <w:r>
        <w:tab/>
        <w:t>"TLS_ECDHE_RSA_WITH_AES_128_GCM_SHA256"</w:t>
      </w:r>
    </w:p>
    <w:p w14:paraId="0C47848C" w14:textId="77777777" w:rsidR="00102EFB" w:rsidRDefault="00102EFB" w:rsidP="00102EFB">
      <w:pPr>
        <w:pStyle w:val="Style1"/>
        <w:ind w:left="0"/>
      </w:pPr>
      <w:r>
        <w:tab/>
      </w:r>
      <w:r>
        <w:tab/>
      </w:r>
      <w:r>
        <w:tab/>
      </w:r>
      <w:r>
        <w:tab/>
        <w:t>],</w:t>
      </w:r>
    </w:p>
    <w:p w14:paraId="2EB49E97" w14:textId="77777777" w:rsidR="00102EFB" w:rsidRDefault="00102EFB" w:rsidP="00102EFB">
      <w:pPr>
        <w:pStyle w:val="Style1"/>
        <w:ind w:left="0"/>
      </w:pPr>
      <w:r>
        <w:tab/>
      </w:r>
      <w:r>
        <w:tab/>
      </w:r>
      <w:r>
        <w:tab/>
      </w:r>
      <w:r>
        <w:tab/>
        <w:t>"</w:t>
      </w:r>
      <w:proofErr w:type="spellStart"/>
      <w:proofErr w:type="gramStart"/>
      <w:r>
        <w:t>prefer</w:t>
      </w:r>
      <w:proofErr w:type="gramEnd"/>
      <w:r>
        <w:t>_server_ciphers</w:t>
      </w:r>
      <w:proofErr w:type="spellEnd"/>
      <w:r>
        <w:t>": false,</w:t>
      </w:r>
    </w:p>
    <w:p w14:paraId="6234E0E1" w14:textId="77777777" w:rsidR="00102EFB" w:rsidRDefault="00102EFB" w:rsidP="00102EFB">
      <w:pPr>
        <w:pStyle w:val="Style1"/>
        <w:ind w:left="0"/>
      </w:pPr>
      <w:r>
        <w:tab/>
      </w:r>
      <w:r>
        <w:tab/>
      </w:r>
      <w:r>
        <w:tab/>
      </w:r>
      <w:r>
        <w:tab/>
        <w:t>"</w:t>
      </w:r>
      <w:proofErr w:type="spellStart"/>
      <w:proofErr w:type="gramStart"/>
      <w:r>
        <w:t>session</w:t>
      </w:r>
      <w:proofErr w:type="gramEnd"/>
      <w:r>
        <w:t>_tickets</w:t>
      </w:r>
      <w:proofErr w:type="spellEnd"/>
      <w:r>
        <w:t>": false,</w:t>
      </w:r>
    </w:p>
    <w:p w14:paraId="21A40E04" w14:textId="77777777" w:rsidR="00102EFB" w:rsidRDefault="00102EFB" w:rsidP="00102EFB">
      <w:pPr>
        <w:pStyle w:val="Style1"/>
        <w:ind w:left="0"/>
      </w:pPr>
      <w:r>
        <w:tab/>
      </w:r>
      <w:r>
        <w:tab/>
      </w:r>
      <w:r>
        <w:tab/>
      </w:r>
      <w:r>
        <w:tab/>
        <w:t>"</w:t>
      </w:r>
      <w:proofErr w:type="spellStart"/>
      <w:proofErr w:type="gramStart"/>
      <w:r>
        <w:t>ignore</w:t>
      </w:r>
      <w:proofErr w:type="gramEnd"/>
      <w:r>
        <w:t>_verify</w:t>
      </w:r>
      <w:proofErr w:type="spellEnd"/>
      <w:r>
        <w:t>": false</w:t>
      </w:r>
    </w:p>
    <w:p w14:paraId="2DBA6B66" w14:textId="77777777" w:rsidR="00102EFB" w:rsidRDefault="00102EFB" w:rsidP="00102EFB">
      <w:pPr>
        <w:pStyle w:val="Style1"/>
        <w:ind w:left="0"/>
      </w:pPr>
      <w:r>
        <w:lastRenderedPageBreak/>
        <w:tab/>
      </w:r>
      <w:r>
        <w:tab/>
      </w:r>
      <w:r>
        <w:tab/>
        <w:t>},</w:t>
      </w:r>
    </w:p>
    <w:p w14:paraId="63B6E784" w14:textId="77777777" w:rsidR="00102EFB" w:rsidRDefault="00102EFB" w:rsidP="00102EFB">
      <w:pPr>
        <w:pStyle w:val="Style1"/>
        <w:ind w:left="0"/>
      </w:pPr>
      <w:r>
        <w:tab/>
      </w:r>
      <w:r>
        <w:tab/>
      </w:r>
      <w:r>
        <w:tab/>
        <w:t>"</w:t>
      </w:r>
      <w:proofErr w:type="spellStart"/>
      <w:r>
        <w:t>tls</w:t>
      </w:r>
      <w:proofErr w:type="spellEnd"/>
      <w:r>
        <w:t>": {</w:t>
      </w:r>
    </w:p>
    <w:p w14:paraId="7ADCAD62" w14:textId="77777777" w:rsidR="00102EFB" w:rsidRDefault="00102EFB" w:rsidP="00102EFB">
      <w:pPr>
        <w:pStyle w:val="Style1"/>
        <w:ind w:left="0"/>
      </w:pPr>
      <w:r>
        <w:tab/>
      </w:r>
      <w:r>
        <w:tab/>
      </w:r>
      <w:r>
        <w:tab/>
      </w:r>
      <w:r>
        <w:tab/>
        <w:t>"</w:t>
      </w:r>
      <w:proofErr w:type="spellStart"/>
      <w:proofErr w:type="gramStart"/>
      <w:r>
        <w:t>cert</w:t>
      </w:r>
      <w:proofErr w:type="gramEnd"/>
      <w:r>
        <w:t>_path</w:t>
      </w:r>
      <w:proofErr w:type="spellEnd"/>
      <w:r>
        <w:t>": ".\\client.crt",</w:t>
      </w:r>
    </w:p>
    <w:p w14:paraId="7EF48128" w14:textId="77777777" w:rsidR="00102EFB" w:rsidRDefault="00102EFB" w:rsidP="00102EFB">
      <w:pPr>
        <w:pStyle w:val="Style1"/>
        <w:ind w:left="0"/>
      </w:pPr>
      <w:r>
        <w:tab/>
      </w:r>
      <w:r>
        <w:tab/>
      </w:r>
      <w:r>
        <w:tab/>
      </w:r>
      <w:r>
        <w:tab/>
        <w:t>"</w:t>
      </w:r>
      <w:proofErr w:type="spellStart"/>
      <w:proofErr w:type="gramStart"/>
      <w:r>
        <w:t>key</w:t>
      </w:r>
      <w:proofErr w:type="gramEnd"/>
      <w:r>
        <w:t>_path</w:t>
      </w:r>
      <w:proofErr w:type="spellEnd"/>
      <w:r>
        <w:t>": ".\\</w:t>
      </w:r>
      <w:proofErr w:type="spellStart"/>
      <w:r>
        <w:t>client.key</w:t>
      </w:r>
      <w:proofErr w:type="spellEnd"/>
      <w:r>
        <w:t>",</w:t>
      </w:r>
    </w:p>
    <w:p w14:paraId="050BE5C7" w14:textId="77777777" w:rsidR="00102EFB" w:rsidRDefault="00102EFB" w:rsidP="00102EFB">
      <w:pPr>
        <w:pStyle w:val="Style1"/>
        <w:ind w:left="0"/>
      </w:pPr>
      <w:r>
        <w:tab/>
      </w:r>
      <w:r>
        <w:tab/>
      </w:r>
      <w:r>
        <w:tab/>
      </w:r>
      <w:r>
        <w:tab/>
        <w:t>"</w:t>
      </w:r>
      <w:proofErr w:type="spellStart"/>
      <w:proofErr w:type="gramStart"/>
      <w:r>
        <w:t>min</w:t>
      </w:r>
      <w:proofErr w:type="gramEnd"/>
      <w:r>
        <w:t>_version</w:t>
      </w:r>
      <w:proofErr w:type="spellEnd"/>
      <w:r>
        <w:t>": "tls1.2",</w:t>
      </w:r>
    </w:p>
    <w:p w14:paraId="347ABBB7" w14:textId="77777777" w:rsidR="00102EFB" w:rsidRDefault="00102EFB" w:rsidP="00102EFB">
      <w:pPr>
        <w:pStyle w:val="Style1"/>
        <w:ind w:left="0"/>
      </w:pPr>
      <w:r>
        <w:tab/>
      </w:r>
      <w:r>
        <w:tab/>
      </w:r>
      <w:r>
        <w:tab/>
      </w:r>
      <w:r>
        <w:tab/>
        <w:t>"ciphers": [</w:t>
      </w:r>
    </w:p>
    <w:p w14:paraId="63802CB3" w14:textId="77777777" w:rsidR="00102EFB" w:rsidRDefault="00102EFB" w:rsidP="00102EFB">
      <w:pPr>
        <w:pStyle w:val="Style1"/>
        <w:ind w:left="0"/>
      </w:pPr>
      <w:r>
        <w:tab/>
      </w:r>
      <w:r>
        <w:tab/>
      </w:r>
      <w:r>
        <w:tab/>
      </w:r>
      <w:r>
        <w:tab/>
      </w:r>
      <w:r>
        <w:tab/>
        <w:t>"TLS_ECDHE_RSA_WITH_AES_256_GCM_SHA384",</w:t>
      </w:r>
    </w:p>
    <w:p w14:paraId="473FCB55" w14:textId="77777777" w:rsidR="00102EFB" w:rsidRDefault="00102EFB" w:rsidP="00102EFB">
      <w:pPr>
        <w:pStyle w:val="Style1"/>
        <w:ind w:left="0"/>
      </w:pPr>
      <w:r>
        <w:tab/>
      </w:r>
      <w:r>
        <w:tab/>
      </w:r>
      <w:r>
        <w:tab/>
      </w:r>
      <w:r>
        <w:tab/>
      </w:r>
      <w:r>
        <w:tab/>
        <w:t>"TLS_ECDHE_RSA_WITH_AES_128_GCM_SHA256"</w:t>
      </w:r>
    </w:p>
    <w:p w14:paraId="756862D4" w14:textId="77777777" w:rsidR="00102EFB" w:rsidRDefault="00102EFB" w:rsidP="00102EFB">
      <w:pPr>
        <w:pStyle w:val="Style1"/>
        <w:ind w:left="0"/>
      </w:pPr>
      <w:r>
        <w:tab/>
      </w:r>
      <w:r>
        <w:tab/>
      </w:r>
      <w:r>
        <w:tab/>
      </w:r>
      <w:r>
        <w:tab/>
        <w:t>],</w:t>
      </w:r>
    </w:p>
    <w:p w14:paraId="40A44EE2" w14:textId="77777777" w:rsidR="00102EFB" w:rsidRDefault="00102EFB" w:rsidP="00102EFB">
      <w:pPr>
        <w:pStyle w:val="Style1"/>
        <w:ind w:left="0"/>
      </w:pPr>
      <w:r>
        <w:tab/>
      </w:r>
      <w:r>
        <w:tab/>
      </w:r>
      <w:r>
        <w:tab/>
      </w:r>
      <w:r>
        <w:tab/>
        <w:t>"</w:t>
      </w:r>
      <w:proofErr w:type="spellStart"/>
      <w:proofErr w:type="gramStart"/>
      <w:r>
        <w:t>prefer</w:t>
      </w:r>
      <w:proofErr w:type="gramEnd"/>
      <w:r>
        <w:t>_server_ciphers</w:t>
      </w:r>
      <w:proofErr w:type="spellEnd"/>
      <w:r>
        <w:t>": false,</w:t>
      </w:r>
    </w:p>
    <w:p w14:paraId="7A731548" w14:textId="77777777" w:rsidR="00102EFB" w:rsidRDefault="00102EFB" w:rsidP="00102EFB">
      <w:pPr>
        <w:pStyle w:val="Style1"/>
        <w:ind w:left="0"/>
      </w:pPr>
      <w:r>
        <w:tab/>
      </w:r>
      <w:r>
        <w:tab/>
      </w:r>
      <w:r>
        <w:tab/>
      </w:r>
      <w:r>
        <w:tab/>
        <w:t>"</w:t>
      </w:r>
      <w:proofErr w:type="spellStart"/>
      <w:proofErr w:type="gramStart"/>
      <w:r>
        <w:t>session</w:t>
      </w:r>
      <w:proofErr w:type="gramEnd"/>
      <w:r>
        <w:t>_tickets</w:t>
      </w:r>
      <w:proofErr w:type="spellEnd"/>
      <w:r>
        <w:t>": false</w:t>
      </w:r>
    </w:p>
    <w:p w14:paraId="2C045B8D" w14:textId="77777777" w:rsidR="00102EFB" w:rsidRDefault="00102EFB" w:rsidP="00102EFB">
      <w:pPr>
        <w:pStyle w:val="Style1"/>
        <w:ind w:left="0"/>
      </w:pPr>
      <w:r>
        <w:tab/>
      </w:r>
      <w:r>
        <w:tab/>
      </w:r>
      <w:r>
        <w:tab/>
        <w:t>},</w:t>
      </w:r>
    </w:p>
    <w:p w14:paraId="3E38F562" w14:textId="77777777" w:rsidR="00102EFB" w:rsidRDefault="00102EFB" w:rsidP="00102EFB">
      <w:pPr>
        <w:pStyle w:val="Style1"/>
        <w:ind w:left="0"/>
      </w:pPr>
      <w:r>
        <w:tab/>
      </w:r>
      <w:r>
        <w:tab/>
      </w:r>
      <w:r>
        <w:tab/>
        <w:t>"discovery": {</w:t>
      </w:r>
    </w:p>
    <w:p w14:paraId="2A2A7D2E" w14:textId="77777777" w:rsidR="00102EFB" w:rsidRDefault="00102EFB" w:rsidP="00102EFB">
      <w:pPr>
        <w:pStyle w:val="Style1"/>
        <w:ind w:left="0"/>
      </w:pPr>
      <w:r>
        <w:tab/>
      </w:r>
      <w:r>
        <w:tab/>
      </w:r>
      <w:r>
        <w:tab/>
      </w:r>
      <w:r>
        <w:tab/>
        <w:t>"kind": "static",</w:t>
      </w:r>
    </w:p>
    <w:p w14:paraId="3B11199D" w14:textId="77777777" w:rsidR="00102EFB" w:rsidRDefault="00102EFB" w:rsidP="00102EFB">
      <w:pPr>
        <w:pStyle w:val="Style1"/>
        <w:ind w:left="0"/>
      </w:pPr>
      <w:r>
        <w:tab/>
      </w:r>
      <w:r>
        <w:tab/>
      </w:r>
      <w:r>
        <w:tab/>
      </w:r>
      <w:r>
        <w:tab/>
        <w:t>"</w:t>
      </w:r>
      <w:proofErr w:type="spellStart"/>
      <w:r>
        <w:t>failpolicy</w:t>
      </w:r>
      <w:proofErr w:type="spellEnd"/>
      <w:r>
        <w:t>": "</w:t>
      </w:r>
      <w:proofErr w:type="spellStart"/>
      <w:r>
        <w:t>keeplast</w:t>
      </w:r>
      <w:proofErr w:type="spellEnd"/>
      <w:r>
        <w:t>",</w:t>
      </w:r>
    </w:p>
    <w:p w14:paraId="1A1075F4" w14:textId="77777777" w:rsidR="00102EFB" w:rsidRDefault="00102EFB" w:rsidP="00102EFB">
      <w:pPr>
        <w:pStyle w:val="Style1"/>
        <w:ind w:left="0"/>
      </w:pPr>
      <w:r>
        <w:tab/>
      </w:r>
      <w:r>
        <w:tab/>
      </w:r>
      <w:r>
        <w:tab/>
      </w:r>
      <w:r>
        <w:tab/>
        <w:t>"interval": "0",</w:t>
      </w:r>
    </w:p>
    <w:p w14:paraId="0489C3EC" w14:textId="77777777" w:rsidR="00102EFB" w:rsidRDefault="00102EFB" w:rsidP="00102EFB">
      <w:pPr>
        <w:pStyle w:val="Style1"/>
        <w:ind w:left="0"/>
      </w:pPr>
      <w:r>
        <w:tab/>
      </w:r>
      <w:r>
        <w:tab/>
      </w:r>
      <w:r>
        <w:tab/>
      </w:r>
      <w:r>
        <w:tab/>
        <w:t>"timeout": "0",</w:t>
      </w:r>
    </w:p>
    <w:p w14:paraId="342DE3A4" w14:textId="77777777" w:rsidR="00102EFB" w:rsidRDefault="00102EFB" w:rsidP="00102EFB">
      <w:pPr>
        <w:pStyle w:val="Style1"/>
        <w:ind w:left="0"/>
      </w:pPr>
      <w:r>
        <w:tab/>
      </w:r>
      <w:r>
        <w:tab/>
      </w:r>
      <w:r>
        <w:tab/>
      </w:r>
      <w:r>
        <w:tab/>
        <w:t>"</w:t>
      </w:r>
      <w:proofErr w:type="spellStart"/>
      <w:proofErr w:type="gramStart"/>
      <w:r>
        <w:t>static</w:t>
      </w:r>
      <w:proofErr w:type="gramEnd"/>
      <w:r>
        <w:t>_list</w:t>
      </w:r>
      <w:proofErr w:type="spellEnd"/>
      <w:r>
        <w:t>": [</w:t>
      </w:r>
    </w:p>
    <w:p w14:paraId="5F82D92D" w14:textId="77777777" w:rsidR="00102EFB" w:rsidRDefault="00102EFB" w:rsidP="00102EFB">
      <w:pPr>
        <w:pStyle w:val="Style1"/>
        <w:ind w:left="0"/>
      </w:pPr>
      <w:r>
        <w:tab/>
      </w:r>
      <w:r>
        <w:tab/>
      </w:r>
      <w:r>
        <w:tab/>
      </w:r>
      <w:r>
        <w:tab/>
      </w:r>
      <w:r>
        <w:tab/>
        <w:t>"</w:t>
      </w:r>
      <w:bookmarkStart w:id="327" w:name="_Hlk139367522"/>
      <w:r>
        <w:t>node1.domain.com</w:t>
      </w:r>
      <w:bookmarkEnd w:id="327"/>
      <w:r>
        <w:t>:8722",</w:t>
      </w:r>
    </w:p>
    <w:p w14:paraId="39D281F1" w14:textId="77777777" w:rsidR="00102EFB" w:rsidRDefault="00102EFB" w:rsidP="00102EFB">
      <w:pPr>
        <w:pStyle w:val="Style1"/>
        <w:ind w:left="0"/>
      </w:pPr>
      <w:r>
        <w:tab/>
      </w:r>
      <w:r>
        <w:tab/>
      </w:r>
      <w:r>
        <w:tab/>
      </w:r>
      <w:r>
        <w:tab/>
      </w:r>
      <w:r>
        <w:tab/>
        <w:t>"node2.domain.com:8722",</w:t>
      </w:r>
    </w:p>
    <w:p w14:paraId="5BCFD849" w14:textId="77777777" w:rsidR="00102EFB" w:rsidRDefault="00102EFB" w:rsidP="00102EFB">
      <w:pPr>
        <w:pStyle w:val="Style1"/>
        <w:ind w:left="0"/>
      </w:pPr>
      <w:r>
        <w:tab/>
      </w:r>
      <w:r>
        <w:tab/>
      </w:r>
      <w:r>
        <w:tab/>
      </w:r>
      <w:r>
        <w:tab/>
      </w:r>
      <w:r>
        <w:tab/>
        <w:t>"node3.domain.com:8722"</w:t>
      </w:r>
    </w:p>
    <w:p w14:paraId="4FA94B46" w14:textId="77777777" w:rsidR="00102EFB" w:rsidRDefault="00102EFB" w:rsidP="00102EFB">
      <w:pPr>
        <w:pStyle w:val="Style1"/>
        <w:ind w:left="0"/>
      </w:pPr>
      <w:r>
        <w:tab/>
      </w:r>
      <w:r>
        <w:tab/>
      </w:r>
      <w:r>
        <w:tab/>
      </w:r>
      <w:r>
        <w:tab/>
        <w:t>]</w:t>
      </w:r>
    </w:p>
    <w:p w14:paraId="2CB9A5B5" w14:textId="77777777" w:rsidR="00102EFB" w:rsidRDefault="00102EFB" w:rsidP="00102EFB">
      <w:pPr>
        <w:pStyle w:val="Style1"/>
        <w:ind w:left="0"/>
      </w:pPr>
      <w:r>
        <w:tab/>
      </w:r>
      <w:r>
        <w:tab/>
      </w:r>
      <w:r>
        <w:tab/>
        <w:t>},</w:t>
      </w:r>
    </w:p>
    <w:p w14:paraId="6916CC18" w14:textId="77777777" w:rsidR="00102EFB" w:rsidRDefault="00102EFB" w:rsidP="00102EFB">
      <w:pPr>
        <w:pStyle w:val="Style1"/>
        <w:ind w:left="0"/>
      </w:pPr>
      <w:r>
        <w:tab/>
      </w:r>
      <w:r>
        <w:tab/>
      </w:r>
      <w:r>
        <w:tab/>
        <w:t>"</w:t>
      </w:r>
      <w:proofErr w:type="spellStart"/>
      <w:r>
        <w:t>healthcheck</w:t>
      </w:r>
      <w:proofErr w:type="spellEnd"/>
      <w:r>
        <w:t>": {</w:t>
      </w:r>
    </w:p>
    <w:p w14:paraId="2AA0AF87" w14:textId="77777777" w:rsidR="00102EFB" w:rsidRDefault="00102EFB" w:rsidP="00102EFB">
      <w:pPr>
        <w:pStyle w:val="Style1"/>
        <w:ind w:left="0"/>
      </w:pPr>
      <w:r>
        <w:tab/>
      </w:r>
      <w:r>
        <w:tab/>
      </w:r>
      <w:r>
        <w:tab/>
      </w:r>
      <w:r>
        <w:tab/>
        <w:t>"kind": "exec",</w:t>
      </w:r>
    </w:p>
    <w:p w14:paraId="717A9CB7" w14:textId="77777777" w:rsidR="00102EFB" w:rsidRDefault="00102EFB" w:rsidP="00102EFB">
      <w:pPr>
        <w:pStyle w:val="Style1"/>
        <w:ind w:left="0"/>
      </w:pPr>
      <w:r>
        <w:tab/>
      </w:r>
      <w:r>
        <w:tab/>
      </w:r>
      <w:r>
        <w:tab/>
      </w:r>
      <w:r>
        <w:tab/>
        <w:t>"interval": "3s",</w:t>
      </w:r>
    </w:p>
    <w:p w14:paraId="07DB0E0C" w14:textId="77777777" w:rsidR="00102EFB" w:rsidRDefault="00102EFB" w:rsidP="00102EFB">
      <w:pPr>
        <w:pStyle w:val="Style1"/>
        <w:ind w:left="0"/>
      </w:pPr>
      <w:r>
        <w:tab/>
      </w:r>
      <w:r>
        <w:tab/>
      </w:r>
      <w:r>
        <w:tab/>
      </w:r>
      <w:r>
        <w:tab/>
        <w:t>"timeout": "2s",</w:t>
      </w:r>
    </w:p>
    <w:p w14:paraId="79B695AF" w14:textId="77777777" w:rsidR="00102EFB" w:rsidRDefault="00102EFB" w:rsidP="00102EFB">
      <w:pPr>
        <w:pStyle w:val="Style1"/>
        <w:ind w:left="0"/>
      </w:pPr>
      <w:r>
        <w:tab/>
      </w:r>
      <w:r>
        <w:tab/>
      </w:r>
      <w:r>
        <w:tab/>
      </w:r>
      <w:r>
        <w:tab/>
        <w:t>"</w:t>
      </w:r>
      <w:proofErr w:type="spellStart"/>
      <w:proofErr w:type="gramStart"/>
      <w:r>
        <w:t>exec</w:t>
      </w:r>
      <w:proofErr w:type="gramEnd"/>
      <w:r>
        <w:t>_command</w:t>
      </w:r>
      <w:proofErr w:type="spellEnd"/>
      <w:r>
        <w:t>": ".\\ApiGatewayServiceHealthcheck.bat",</w:t>
      </w:r>
    </w:p>
    <w:p w14:paraId="6C9944AC" w14:textId="77777777" w:rsidR="00102EFB" w:rsidRDefault="00102EFB" w:rsidP="00102EFB">
      <w:pPr>
        <w:pStyle w:val="Style1"/>
        <w:ind w:left="0"/>
      </w:pPr>
      <w:r>
        <w:tab/>
      </w:r>
      <w:r>
        <w:tab/>
      </w:r>
      <w:r>
        <w:tab/>
      </w:r>
      <w:r>
        <w:tab/>
        <w:t>"</w:t>
      </w:r>
      <w:proofErr w:type="spellStart"/>
      <w:proofErr w:type="gramStart"/>
      <w:r>
        <w:t>exec</w:t>
      </w:r>
      <w:proofErr w:type="gramEnd"/>
      <w:r>
        <w:t>_expected_positive_output</w:t>
      </w:r>
      <w:proofErr w:type="spellEnd"/>
      <w:r>
        <w:t>": "1",</w:t>
      </w:r>
    </w:p>
    <w:p w14:paraId="4EEC5C1E" w14:textId="77777777" w:rsidR="00102EFB" w:rsidRDefault="00102EFB" w:rsidP="00102EFB">
      <w:pPr>
        <w:pStyle w:val="Style1"/>
        <w:ind w:left="0"/>
      </w:pPr>
      <w:r>
        <w:tab/>
      </w:r>
      <w:r>
        <w:tab/>
      </w:r>
      <w:r>
        <w:tab/>
      </w:r>
      <w:r>
        <w:tab/>
        <w:t>"</w:t>
      </w:r>
      <w:proofErr w:type="spellStart"/>
      <w:proofErr w:type="gramStart"/>
      <w:r>
        <w:t>exec</w:t>
      </w:r>
      <w:proofErr w:type="gramEnd"/>
      <w:r>
        <w:t>_expected_negative_output</w:t>
      </w:r>
      <w:proofErr w:type="spellEnd"/>
      <w:r>
        <w:t>": "0"</w:t>
      </w:r>
    </w:p>
    <w:p w14:paraId="5C96B873" w14:textId="77777777" w:rsidR="00102EFB" w:rsidRDefault="00102EFB" w:rsidP="00102EFB">
      <w:pPr>
        <w:pStyle w:val="Style1"/>
        <w:ind w:left="0"/>
      </w:pPr>
      <w:r>
        <w:tab/>
      </w:r>
      <w:r>
        <w:tab/>
      </w:r>
      <w:r>
        <w:tab/>
        <w:t>}</w:t>
      </w:r>
    </w:p>
    <w:p w14:paraId="1D2EED8B" w14:textId="77777777" w:rsidR="00102EFB" w:rsidRDefault="00102EFB" w:rsidP="00102EFB">
      <w:pPr>
        <w:pStyle w:val="Style1"/>
        <w:ind w:left="0"/>
      </w:pPr>
      <w:r>
        <w:tab/>
      </w:r>
      <w:r>
        <w:tab/>
        <w:t>},</w:t>
      </w:r>
    </w:p>
    <w:p w14:paraId="2C5BB833" w14:textId="77777777" w:rsidR="00102EFB" w:rsidRDefault="00102EFB" w:rsidP="00102EFB">
      <w:pPr>
        <w:pStyle w:val="Style1"/>
        <w:ind w:left="0"/>
      </w:pPr>
      <w:r>
        <w:tab/>
      </w:r>
      <w:r>
        <w:tab/>
        <w:t>"</w:t>
      </w:r>
      <w:proofErr w:type="spellStart"/>
      <w:r>
        <w:t>CortexInteractionPortal</w:t>
      </w:r>
      <w:proofErr w:type="spellEnd"/>
      <w:r>
        <w:t>": {</w:t>
      </w:r>
    </w:p>
    <w:p w14:paraId="55B65A09" w14:textId="77777777" w:rsidR="00102EFB" w:rsidRDefault="00102EFB" w:rsidP="00102EFB">
      <w:pPr>
        <w:pStyle w:val="Style1"/>
        <w:ind w:left="0"/>
      </w:pPr>
      <w:r>
        <w:tab/>
      </w:r>
      <w:r>
        <w:tab/>
      </w:r>
      <w:r>
        <w:tab/>
        <w:t>"</w:t>
      </w:r>
      <w:proofErr w:type="spellStart"/>
      <w:proofErr w:type="gramStart"/>
      <w:r>
        <w:t>max</w:t>
      </w:r>
      <w:proofErr w:type="gramEnd"/>
      <w:r>
        <w:t>_connections</w:t>
      </w:r>
      <w:proofErr w:type="spellEnd"/>
      <w:r>
        <w:t>": 0,</w:t>
      </w:r>
    </w:p>
    <w:p w14:paraId="4FA8FF7C" w14:textId="77777777" w:rsidR="00102EFB" w:rsidRDefault="00102EFB" w:rsidP="00102EFB">
      <w:pPr>
        <w:pStyle w:val="Style1"/>
        <w:ind w:left="0"/>
      </w:pPr>
      <w:r>
        <w:tab/>
      </w:r>
      <w:r>
        <w:tab/>
      </w:r>
      <w:r>
        <w:tab/>
        <w:t>"</w:t>
      </w:r>
      <w:proofErr w:type="spellStart"/>
      <w:proofErr w:type="gramStart"/>
      <w:r>
        <w:t>client</w:t>
      </w:r>
      <w:proofErr w:type="gramEnd"/>
      <w:r>
        <w:t>_idle_timeout</w:t>
      </w:r>
      <w:proofErr w:type="spellEnd"/>
      <w:r>
        <w:t>": "5m",</w:t>
      </w:r>
    </w:p>
    <w:p w14:paraId="215E0753" w14:textId="77777777" w:rsidR="00102EFB" w:rsidRDefault="00102EFB" w:rsidP="00102EFB">
      <w:pPr>
        <w:pStyle w:val="Style1"/>
        <w:ind w:left="0"/>
      </w:pPr>
      <w:r>
        <w:tab/>
      </w:r>
      <w:r>
        <w:tab/>
      </w:r>
      <w:r>
        <w:tab/>
        <w:t>"</w:t>
      </w:r>
      <w:proofErr w:type="spellStart"/>
      <w:proofErr w:type="gramStart"/>
      <w:r>
        <w:t>backend</w:t>
      </w:r>
      <w:proofErr w:type="gramEnd"/>
      <w:r>
        <w:t>_idle_timeout</w:t>
      </w:r>
      <w:proofErr w:type="spellEnd"/>
      <w:r>
        <w:t>": "5m",</w:t>
      </w:r>
    </w:p>
    <w:p w14:paraId="2F4BB55F" w14:textId="77777777" w:rsidR="00102EFB" w:rsidRDefault="00102EFB" w:rsidP="00102EFB">
      <w:pPr>
        <w:pStyle w:val="Style1"/>
        <w:ind w:left="0"/>
      </w:pPr>
      <w:r>
        <w:tab/>
      </w:r>
      <w:r>
        <w:tab/>
      </w:r>
      <w:r>
        <w:tab/>
        <w:t>"</w:t>
      </w:r>
      <w:proofErr w:type="spellStart"/>
      <w:proofErr w:type="gramStart"/>
      <w:r>
        <w:t>backend</w:t>
      </w:r>
      <w:proofErr w:type="gramEnd"/>
      <w:r>
        <w:t>_connection_timeout</w:t>
      </w:r>
      <w:proofErr w:type="spellEnd"/>
      <w:r>
        <w:t>": "10s",</w:t>
      </w:r>
    </w:p>
    <w:p w14:paraId="0679DC86" w14:textId="77777777" w:rsidR="00102EFB" w:rsidRDefault="00102EFB" w:rsidP="00102EFB">
      <w:pPr>
        <w:pStyle w:val="Style1"/>
        <w:ind w:left="0"/>
      </w:pPr>
      <w:r>
        <w:tab/>
      </w:r>
      <w:r>
        <w:tab/>
      </w:r>
      <w:r>
        <w:tab/>
        <w:t>"protocol": "</w:t>
      </w:r>
      <w:proofErr w:type="spellStart"/>
      <w:r>
        <w:t>tcp</w:t>
      </w:r>
      <w:proofErr w:type="spellEnd"/>
      <w:r>
        <w:t>",</w:t>
      </w:r>
    </w:p>
    <w:p w14:paraId="0C0DC072" w14:textId="77777777" w:rsidR="00102EFB" w:rsidRDefault="00102EFB" w:rsidP="00102EFB">
      <w:pPr>
        <w:pStyle w:val="Style1"/>
        <w:ind w:left="0"/>
      </w:pPr>
      <w:r>
        <w:lastRenderedPageBreak/>
        <w:tab/>
      </w:r>
      <w:r>
        <w:tab/>
      </w:r>
      <w:r>
        <w:tab/>
        <w:t>"balance": "</w:t>
      </w:r>
      <w:proofErr w:type="spellStart"/>
      <w:r>
        <w:t>roundrobin</w:t>
      </w:r>
      <w:proofErr w:type="spellEnd"/>
      <w:r>
        <w:t>",</w:t>
      </w:r>
    </w:p>
    <w:p w14:paraId="069C9EFF" w14:textId="77777777" w:rsidR="00102EFB" w:rsidRDefault="00102EFB" w:rsidP="00102EFB">
      <w:pPr>
        <w:pStyle w:val="Style1"/>
        <w:ind w:left="0"/>
      </w:pPr>
      <w:r>
        <w:tab/>
      </w:r>
      <w:r>
        <w:tab/>
      </w:r>
      <w:r>
        <w:tab/>
        <w:t>"bind": "loadBalancer.domain.com:443",</w:t>
      </w:r>
    </w:p>
    <w:p w14:paraId="418C5E59" w14:textId="77777777" w:rsidR="00102EFB" w:rsidRDefault="00102EFB" w:rsidP="00102EFB">
      <w:pPr>
        <w:pStyle w:val="Style1"/>
        <w:ind w:left="0"/>
      </w:pPr>
      <w:r>
        <w:tab/>
      </w:r>
      <w:r>
        <w:tab/>
      </w:r>
      <w:r>
        <w:tab/>
        <w:t>"discovery": {</w:t>
      </w:r>
    </w:p>
    <w:p w14:paraId="410C61A3" w14:textId="77777777" w:rsidR="00102EFB" w:rsidRDefault="00102EFB" w:rsidP="00102EFB">
      <w:pPr>
        <w:pStyle w:val="Style1"/>
        <w:ind w:left="0"/>
      </w:pPr>
      <w:r>
        <w:tab/>
      </w:r>
      <w:r>
        <w:tab/>
      </w:r>
      <w:r>
        <w:tab/>
      </w:r>
      <w:r>
        <w:tab/>
        <w:t>"kind": "static",</w:t>
      </w:r>
    </w:p>
    <w:p w14:paraId="130A73DF" w14:textId="77777777" w:rsidR="00102EFB" w:rsidRDefault="00102EFB" w:rsidP="00102EFB">
      <w:pPr>
        <w:pStyle w:val="Style1"/>
        <w:ind w:left="0"/>
      </w:pPr>
      <w:r>
        <w:tab/>
      </w:r>
      <w:r>
        <w:tab/>
      </w:r>
      <w:r>
        <w:tab/>
      </w:r>
      <w:r>
        <w:tab/>
        <w:t>"</w:t>
      </w:r>
      <w:proofErr w:type="spellStart"/>
      <w:proofErr w:type="gramStart"/>
      <w:r>
        <w:t>static</w:t>
      </w:r>
      <w:proofErr w:type="gramEnd"/>
      <w:r>
        <w:t>_list</w:t>
      </w:r>
      <w:proofErr w:type="spellEnd"/>
      <w:r>
        <w:t>": [</w:t>
      </w:r>
    </w:p>
    <w:p w14:paraId="130BFAB2" w14:textId="77777777" w:rsidR="00102EFB" w:rsidRDefault="00102EFB" w:rsidP="00102EFB">
      <w:pPr>
        <w:pStyle w:val="Style1"/>
        <w:ind w:left="0"/>
      </w:pPr>
      <w:r>
        <w:tab/>
      </w:r>
      <w:r>
        <w:tab/>
      </w:r>
      <w:r>
        <w:tab/>
      </w:r>
      <w:r>
        <w:tab/>
      </w:r>
      <w:r>
        <w:tab/>
        <w:t>"node1.domain.com:443",</w:t>
      </w:r>
    </w:p>
    <w:p w14:paraId="4D9D397B" w14:textId="77777777" w:rsidR="00102EFB" w:rsidRDefault="00102EFB" w:rsidP="00102EFB">
      <w:pPr>
        <w:pStyle w:val="Style1"/>
        <w:ind w:left="0"/>
      </w:pPr>
      <w:r>
        <w:tab/>
      </w:r>
      <w:r>
        <w:tab/>
      </w:r>
      <w:r>
        <w:tab/>
      </w:r>
      <w:r>
        <w:tab/>
      </w:r>
      <w:r>
        <w:tab/>
        <w:t>"node2.domain.com:443",</w:t>
      </w:r>
    </w:p>
    <w:p w14:paraId="23B31414" w14:textId="77777777" w:rsidR="00102EFB" w:rsidRDefault="00102EFB" w:rsidP="00102EFB">
      <w:pPr>
        <w:pStyle w:val="Style1"/>
        <w:ind w:left="0"/>
      </w:pPr>
      <w:r>
        <w:tab/>
      </w:r>
      <w:r>
        <w:tab/>
      </w:r>
      <w:r>
        <w:tab/>
      </w:r>
      <w:r>
        <w:tab/>
      </w:r>
      <w:r>
        <w:tab/>
        <w:t>"node3.domain.com:443"</w:t>
      </w:r>
    </w:p>
    <w:p w14:paraId="2816086D" w14:textId="77777777" w:rsidR="00102EFB" w:rsidRDefault="00102EFB" w:rsidP="00102EFB">
      <w:pPr>
        <w:pStyle w:val="Style1"/>
        <w:ind w:left="0"/>
      </w:pPr>
      <w:r>
        <w:tab/>
      </w:r>
      <w:r>
        <w:tab/>
      </w:r>
      <w:r>
        <w:tab/>
      </w:r>
      <w:r>
        <w:tab/>
        <w:t>]</w:t>
      </w:r>
    </w:p>
    <w:p w14:paraId="704E0A2C" w14:textId="77777777" w:rsidR="00102EFB" w:rsidRDefault="00102EFB" w:rsidP="00102EFB">
      <w:pPr>
        <w:pStyle w:val="Style1"/>
        <w:ind w:left="0"/>
      </w:pPr>
      <w:r>
        <w:tab/>
      </w:r>
      <w:r>
        <w:tab/>
      </w:r>
      <w:r>
        <w:tab/>
        <w:t>},</w:t>
      </w:r>
    </w:p>
    <w:p w14:paraId="7CE92C3F" w14:textId="77777777" w:rsidR="00102EFB" w:rsidRDefault="00102EFB" w:rsidP="00102EFB">
      <w:pPr>
        <w:pStyle w:val="Style1"/>
        <w:ind w:left="0"/>
      </w:pPr>
      <w:r>
        <w:tab/>
      </w:r>
      <w:r>
        <w:tab/>
      </w:r>
      <w:r>
        <w:tab/>
        <w:t>"</w:t>
      </w:r>
      <w:proofErr w:type="spellStart"/>
      <w:r>
        <w:t>healthcheck</w:t>
      </w:r>
      <w:proofErr w:type="spellEnd"/>
      <w:r>
        <w:t>": {</w:t>
      </w:r>
    </w:p>
    <w:p w14:paraId="18536D3E" w14:textId="77777777" w:rsidR="00102EFB" w:rsidRDefault="00102EFB" w:rsidP="00102EFB">
      <w:pPr>
        <w:pStyle w:val="Style1"/>
        <w:ind w:left="0"/>
      </w:pPr>
      <w:r>
        <w:tab/>
      </w:r>
      <w:r>
        <w:tab/>
      </w:r>
      <w:r>
        <w:tab/>
      </w:r>
      <w:r>
        <w:tab/>
        <w:t>"fails": 1,</w:t>
      </w:r>
    </w:p>
    <w:p w14:paraId="53929CD8" w14:textId="77777777" w:rsidR="00102EFB" w:rsidRDefault="00102EFB" w:rsidP="00102EFB">
      <w:pPr>
        <w:pStyle w:val="Style1"/>
        <w:ind w:left="0"/>
      </w:pPr>
      <w:r>
        <w:tab/>
      </w:r>
      <w:r>
        <w:tab/>
      </w:r>
      <w:r>
        <w:tab/>
      </w:r>
      <w:r>
        <w:tab/>
        <w:t>"passes": 1,</w:t>
      </w:r>
    </w:p>
    <w:p w14:paraId="3A97E296" w14:textId="77777777" w:rsidR="00102EFB" w:rsidRDefault="00102EFB" w:rsidP="00102EFB">
      <w:pPr>
        <w:pStyle w:val="Style1"/>
        <w:ind w:left="0"/>
      </w:pPr>
      <w:r>
        <w:tab/>
      </w:r>
      <w:r>
        <w:tab/>
      </w:r>
      <w:r>
        <w:tab/>
      </w:r>
      <w:r>
        <w:tab/>
        <w:t>"interval": "10s",</w:t>
      </w:r>
    </w:p>
    <w:p w14:paraId="6FDC5F58" w14:textId="77777777" w:rsidR="00102EFB" w:rsidRDefault="00102EFB" w:rsidP="00102EFB">
      <w:pPr>
        <w:pStyle w:val="Style1"/>
        <w:ind w:left="0"/>
      </w:pPr>
      <w:r>
        <w:tab/>
      </w:r>
      <w:r>
        <w:tab/>
      </w:r>
      <w:r>
        <w:tab/>
      </w:r>
      <w:r>
        <w:tab/>
        <w:t>"timeout": "9s",</w:t>
      </w:r>
    </w:p>
    <w:p w14:paraId="74429E6A" w14:textId="77777777" w:rsidR="00102EFB" w:rsidRDefault="00102EFB" w:rsidP="00102EFB">
      <w:pPr>
        <w:pStyle w:val="Style1"/>
        <w:ind w:left="0"/>
      </w:pPr>
      <w:r>
        <w:tab/>
      </w:r>
      <w:r>
        <w:tab/>
      </w:r>
      <w:r>
        <w:tab/>
      </w:r>
      <w:r>
        <w:tab/>
        <w:t>"kind": "ping",</w:t>
      </w:r>
    </w:p>
    <w:p w14:paraId="3AC434A1" w14:textId="77777777" w:rsidR="00102EFB" w:rsidRDefault="00102EFB" w:rsidP="00102EFB">
      <w:pPr>
        <w:pStyle w:val="Style1"/>
        <w:ind w:left="0"/>
      </w:pPr>
      <w:r>
        <w:tab/>
      </w:r>
      <w:r>
        <w:tab/>
      </w:r>
      <w:r>
        <w:tab/>
      </w:r>
      <w:r>
        <w:tab/>
        <w:t>"</w:t>
      </w:r>
      <w:proofErr w:type="spellStart"/>
      <w:proofErr w:type="gramStart"/>
      <w:r>
        <w:t>ping</w:t>
      </w:r>
      <w:proofErr w:type="gramEnd"/>
      <w:r>
        <w:t>_timeout_duration</w:t>
      </w:r>
      <w:proofErr w:type="spellEnd"/>
      <w:r>
        <w:t>": "500ms"</w:t>
      </w:r>
    </w:p>
    <w:p w14:paraId="1423E287" w14:textId="77777777" w:rsidR="00102EFB" w:rsidRDefault="00102EFB" w:rsidP="00102EFB">
      <w:pPr>
        <w:pStyle w:val="Style1"/>
        <w:ind w:left="0"/>
      </w:pPr>
      <w:r>
        <w:tab/>
      </w:r>
      <w:r>
        <w:tab/>
      </w:r>
      <w:r>
        <w:tab/>
        <w:t>}</w:t>
      </w:r>
    </w:p>
    <w:p w14:paraId="3FB606F2" w14:textId="77777777" w:rsidR="00102EFB" w:rsidRDefault="00102EFB" w:rsidP="00102EFB">
      <w:pPr>
        <w:pStyle w:val="Style1"/>
        <w:ind w:left="0"/>
      </w:pPr>
      <w:r>
        <w:tab/>
      </w:r>
      <w:r>
        <w:tab/>
        <w:t>}</w:t>
      </w:r>
    </w:p>
    <w:p w14:paraId="45354AB4" w14:textId="77777777" w:rsidR="00102EFB" w:rsidRDefault="00102EFB" w:rsidP="00102EFB">
      <w:pPr>
        <w:pStyle w:val="Style1"/>
        <w:ind w:left="0"/>
      </w:pPr>
      <w:r>
        <w:tab/>
        <w:t>}</w:t>
      </w:r>
    </w:p>
    <w:p w14:paraId="287FBE99" w14:textId="77777777" w:rsidR="00102EFB" w:rsidRPr="00D06CEF" w:rsidRDefault="00102EFB" w:rsidP="00102EFB">
      <w:pPr>
        <w:pStyle w:val="Style1"/>
        <w:ind w:left="0"/>
      </w:pPr>
      <w:r>
        <w:t>}</w:t>
      </w:r>
    </w:p>
    <w:bookmarkEnd w:id="24"/>
    <w:p w14:paraId="47BFB9F1" w14:textId="77777777" w:rsidR="00102EFB" w:rsidRPr="00D06CEF" w:rsidRDefault="00102EFB" w:rsidP="00102EFB"/>
    <w:p w14:paraId="5078A3D9" w14:textId="77777777" w:rsidR="0062718F" w:rsidRDefault="0062718F" w:rsidP="00102EFB"/>
    <w:sectPr w:rsidR="0062718F" w:rsidSect="005710BA">
      <w:pgSz w:w="11906" w:h="16838"/>
      <w:pgMar w:top="1440" w:right="1440" w:bottom="1440" w:left="1440" w:header="709" w:footer="709" w:gutter="0"/>
      <w:cols w:space="708"/>
      <w:titlePg/>
      <w:docGrid w:linePitch="43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Amadeu Obach" w:date="2023-03-16T10:34:00Z" w:initials="AO">
    <w:p w14:paraId="47C3AFDA" w14:textId="77777777" w:rsidR="00700EF6" w:rsidRDefault="00700EF6" w:rsidP="00700EF6">
      <w:pPr>
        <w:pStyle w:val="CommentText"/>
        <w:jc w:val="left"/>
      </w:pPr>
      <w:r>
        <w:rPr>
          <w:rStyle w:val="CommentReference"/>
        </w:rPr>
        <w:annotationRef/>
      </w:r>
      <w:r>
        <w:t>I would change this - this is an installation guide if I'm not wrong - so it is for people installing /deploying Cortex innovation. Also remove reference to engines.</w:t>
      </w:r>
    </w:p>
  </w:comment>
  <w:comment w:id="18" w:author="Joe Lees" w:date="2023-08-14T15:55:00Z" w:initials="JL">
    <w:p w14:paraId="077F67E4" w14:textId="77777777" w:rsidR="00973F0F" w:rsidRDefault="00973F0F" w:rsidP="00973F0F">
      <w:pPr>
        <w:pStyle w:val="CommentText"/>
        <w:jc w:val="left"/>
      </w:pPr>
      <w:r>
        <w:rPr>
          <w:rStyle w:val="CommentReference"/>
        </w:rPr>
        <w:annotationRef/>
      </w:r>
      <w:r>
        <w:t>Validate this</w:t>
      </w:r>
    </w:p>
  </w:comment>
  <w:comment w:id="36" w:author="Amadeu Obach" w:date="2023-03-27T14:12:00Z" w:initials="AO">
    <w:p w14:paraId="6423185E" w14:textId="77777777" w:rsidR="00102EFB" w:rsidRDefault="00102EFB" w:rsidP="00102EFB">
      <w:pPr>
        <w:pStyle w:val="CommentText"/>
        <w:jc w:val="left"/>
      </w:pPr>
      <w:r>
        <w:rPr>
          <w:rStyle w:val="CommentReference"/>
        </w:rPr>
        <w:annotationRef/>
      </w:r>
      <w:r>
        <w:t>What is CIP? It is not an acronym mentioned at the abbreviations section. An it is a key one ☺️</w:t>
      </w:r>
    </w:p>
  </w:comment>
  <w:comment w:id="52" w:author="Jonathan Rogers" w:date="2023-02-28T11:41:00Z" w:initials="JR">
    <w:p w14:paraId="316AA764" w14:textId="77777777" w:rsidR="00102EFB" w:rsidRDefault="00102EFB" w:rsidP="00102EFB">
      <w:pPr>
        <w:pStyle w:val="CommentText"/>
        <w:jc w:val="left"/>
      </w:pPr>
      <w:r>
        <w:rPr>
          <w:rStyle w:val="CommentReference"/>
        </w:rPr>
        <w:annotationRef/>
      </w:r>
      <w:r>
        <w:t>From where?</w:t>
      </w:r>
    </w:p>
  </w:comment>
  <w:comment w:id="61" w:author="Amadeu Obach" w:date="2023-03-16T10:48:00Z" w:initials="AO">
    <w:p w14:paraId="63A4679D" w14:textId="77777777" w:rsidR="00102EFB" w:rsidRDefault="00102EFB" w:rsidP="00102EFB">
      <w:pPr>
        <w:pStyle w:val="CommentText"/>
        <w:jc w:val="left"/>
      </w:pPr>
      <w:r>
        <w:rPr>
          <w:rStyle w:val="CommentReference"/>
        </w:rPr>
        <w:annotationRef/>
      </w:r>
      <w:r>
        <w:t>I would add a first step or maybe a new section before this for requirements. Where it tells you to open an account with appgyver.</w:t>
      </w:r>
    </w:p>
    <w:p w14:paraId="3527EC65" w14:textId="77777777" w:rsidR="00102EFB" w:rsidRDefault="00102EFB" w:rsidP="00102EFB">
      <w:pPr>
        <w:pStyle w:val="CommentText"/>
        <w:jc w:val="left"/>
      </w:pPr>
      <w:r>
        <w:t>And in this section tell to login onto your account. And import.</w:t>
      </w:r>
    </w:p>
  </w:comment>
  <w:comment w:id="62" w:author="Amadeu Obach" w:date="2023-03-16T11:09:00Z" w:initials="AO">
    <w:p w14:paraId="57A4A9EB" w14:textId="77777777" w:rsidR="00102EFB" w:rsidRDefault="00102EFB" w:rsidP="00102EFB">
      <w:pPr>
        <w:pStyle w:val="CommentText"/>
        <w:jc w:val="left"/>
      </w:pPr>
      <w:r>
        <w:rPr>
          <w:rStyle w:val="CommentReference"/>
        </w:rPr>
        <w:annotationRef/>
      </w:r>
      <w:r>
        <w:t>To create an account I had to go to the appgyver link, click on create account, fill the information, confirm the account (email).</w:t>
      </w:r>
    </w:p>
    <w:p w14:paraId="6317844B" w14:textId="77777777" w:rsidR="00102EFB" w:rsidRDefault="00102EFB" w:rsidP="00102EFB">
      <w:pPr>
        <w:pStyle w:val="CommentText"/>
        <w:jc w:val="left"/>
      </w:pPr>
      <w:r>
        <w:t>Now I sing in for first time, it asks me more information, and in, but I'm in the Manage Account page.</w:t>
      </w:r>
    </w:p>
    <w:p w14:paraId="183B2EFB" w14:textId="77777777" w:rsidR="00102EFB" w:rsidRDefault="00102EFB" w:rsidP="00102EFB">
      <w:pPr>
        <w:pStyle w:val="CommentText"/>
        <w:jc w:val="left"/>
      </w:pPr>
      <w:r>
        <w:t>From here, How I import the Appgyver app??? It is not explained.</w:t>
      </w:r>
    </w:p>
    <w:p w14:paraId="3185FEB8" w14:textId="77777777" w:rsidR="00102EFB" w:rsidRDefault="00102EFB" w:rsidP="00102EFB">
      <w:pPr>
        <w:pStyle w:val="CommentText"/>
        <w:jc w:val="left"/>
      </w:pPr>
      <w:r>
        <w:t xml:space="preserve">I see the following options: </w:t>
      </w:r>
    </w:p>
    <w:p w14:paraId="7C89A0C6" w14:textId="77777777" w:rsidR="00102EFB" w:rsidRDefault="00102EFB" w:rsidP="00102EFB">
      <w:pPr>
        <w:pStyle w:val="CommentText"/>
        <w:jc w:val="left"/>
      </w:pPr>
      <w:r>
        <w:t>1. AppGyver: this send me to a page to sign up dor sap appgyver composer pro. Do I have to do it?</w:t>
      </w:r>
    </w:p>
    <w:p w14:paraId="46E9B428" w14:textId="77777777" w:rsidR="00102EFB" w:rsidRDefault="00102EFB" w:rsidP="00102EFB">
      <w:pPr>
        <w:pStyle w:val="CommentText"/>
        <w:jc w:val="left"/>
      </w:pPr>
      <w:r>
        <w:t xml:space="preserve">2. Documentation: it bring me to: </w:t>
      </w:r>
      <w:hyperlink r:id="rId1" w:history="1">
        <w:r w:rsidRPr="0053452B">
          <w:rPr>
            <w:rStyle w:val="Hyperlink"/>
          </w:rPr>
          <w:t>SAP AppGyver Documentation</w:t>
        </w:r>
      </w:hyperlink>
      <w:r>
        <w:t xml:space="preserve"> </w:t>
      </w:r>
    </w:p>
    <w:p w14:paraId="0EB12F7C" w14:textId="77777777" w:rsidR="00102EFB" w:rsidRDefault="00102EFB" w:rsidP="00102EFB">
      <w:pPr>
        <w:pStyle w:val="CommentText"/>
        <w:jc w:val="left"/>
      </w:pPr>
      <w:r>
        <w:t>3. Platform status: if I click it tells me that all systems are operational</w:t>
      </w:r>
    </w:p>
    <w:p w14:paraId="3E77706E" w14:textId="77777777" w:rsidR="00102EFB" w:rsidRDefault="00102EFB" w:rsidP="00102EFB">
      <w:pPr>
        <w:pStyle w:val="CommentText"/>
        <w:jc w:val="left"/>
      </w:pPr>
      <w:r>
        <w:t>4. Account</w:t>
      </w:r>
    </w:p>
    <w:p w14:paraId="0720F146" w14:textId="77777777" w:rsidR="00102EFB" w:rsidRDefault="00102EFB" w:rsidP="00102EFB">
      <w:pPr>
        <w:pStyle w:val="CommentText"/>
        <w:jc w:val="left"/>
      </w:pPr>
      <w:r>
        <w:t>5 Logout</w:t>
      </w:r>
    </w:p>
    <w:p w14:paraId="15D4BE95" w14:textId="77777777" w:rsidR="00102EFB" w:rsidRDefault="00102EFB" w:rsidP="00102EFB">
      <w:pPr>
        <w:pStyle w:val="CommentText"/>
        <w:jc w:val="left"/>
      </w:pPr>
    </w:p>
    <w:p w14:paraId="1DA01DCB" w14:textId="77777777" w:rsidR="00102EFB" w:rsidRDefault="00102EFB" w:rsidP="00102EFB">
      <w:pPr>
        <w:pStyle w:val="CommentText"/>
        <w:jc w:val="left"/>
      </w:pPr>
      <w:r>
        <w:t>I decided to do option 1.</w:t>
      </w:r>
    </w:p>
    <w:p w14:paraId="22A3A90C" w14:textId="77777777" w:rsidR="00102EFB" w:rsidRDefault="00102EFB" w:rsidP="00102EFB">
      <w:pPr>
        <w:pStyle w:val="CommentText"/>
        <w:jc w:val="left"/>
      </w:pPr>
      <w:r>
        <w:t>Once I did this I see My apps page.</w:t>
      </w:r>
    </w:p>
    <w:p w14:paraId="7B9902F4" w14:textId="77777777" w:rsidR="00102EFB" w:rsidRDefault="00102EFB" w:rsidP="00102EFB">
      <w:pPr>
        <w:pStyle w:val="CommentText"/>
        <w:jc w:val="left"/>
      </w:pPr>
      <w:r>
        <w:t>Here is where I see the create new button.</w:t>
      </w:r>
    </w:p>
    <w:p w14:paraId="3813436D" w14:textId="77777777" w:rsidR="00102EFB" w:rsidRDefault="00102EFB" w:rsidP="00102EFB">
      <w:pPr>
        <w:pStyle w:val="CommentText"/>
        <w:jc w:val="left"/>
      </w:pPr>
    </w:p>
    <w:p w14:paraId="560E7EF1" w14:textId="77777777" w:rsidR="00102EFB" w:rsidRDefault="00102EFB" w:rsidP="00102EFB">
      <w:pPr>
        <w:pStyle w:val="CommentText"/>
        <w:jc w:val="left"/>
      </w:pPr>
      <w:r>
        <w:t>There is no indication of what App name I should put. It is easier to support and maintain if everybody uses the same names. I have called it "Cortex Interaction Portal"</w:t>
      </w:r>
    </w:p>
  </w:comment>
  <w:comment w:id="68" w:author="Amadeu Obach" w:date="2023-03-16T11:13:00Z" w:initials="AO">
    <w:p w14:paraId="0528D54C" w14:textId="77777777" w:rsidR="00102EFB" w:rsidRDefault="00102EFB" w:rsidP="00102EFB">
      <w:pPr>
        <w:pStyle w:val="CommentText"/>
        <w:jc w:val="left"/>
      </w:pPr>
      <w:r>
        <w:rPr>
          <w:rStyle w:val="CommentReference"/>
        </w:rPr>
        <w:annotationRef/>
      </w:r>
      <w:r>
        <w:t>Select APP VARIABLES if they are not selected.</w:t>
      </w:r>
    </w:p>
  </w:comment>
  <w:comment w:id="69" w:author="Amadeu Obach" w:date="2023-03-16T11:29:00Z" w:initials="AO">
    <w:p w14:paraId="0A8B6DC0" w14:textId="77777777" w:rsidR="00102EFB" w:rsidRDefault="00102EFB" w:rsidP="00102EFB">
      <w:pPr>
        <w:pStyle w:val="CommentText"/>
        <w:jc w:val="left"/>
      </w:pPr>
      <w:r>
        <w:rPr>
          <w:rStyle w:val="CommentReference"/>
        </w:rPr>
        <w:annotationRef/>
      </w:r>
      <w:r>
        <w:t>There is a missing column explaining what is the field.</w:t>
      </w:r>
    </w:p>
  </w:comment>
  <w:comment w:id="70" w:author="Joe Lees [2]" w:date="2023-05-30T14:37:00Z" w:initials="JL">
    <w:p w14:paraId="21FE0783" w14:textId="77777777" w:rsidR="00102EFB" w:rsidRDefault="00102EFB" w:rsidP="00102EFB">
      <w:pPr>
        <w:pStyle w:val="CommentText"/>
        <w:jc w:val="left"/>
      </w:pPr>
      <w:r>
        <w:rPr>
          <w:rStyle w:val="CommentReference"/>
        </w:rPr>
        <w:annotationRef/>
      </w:r>
      <w:r>
        <w:t>Feature Flag? Add when done</w:t>
      </w:r>
    </w:p>
  </w:comment>
  <w:comment w:id="94" w:author="Joe Lees [2]" w:date="2022-11-30T13:44:00Z" w:initials="JL">
    <w:p w14:paraId="2972FF3D" w14:textId="77777777" w:rsidR="00102EFB" w:rsidRDefault="00102EFB" w:rsidP="00102EFB">
      <w:pPr>
        <w:pStyle w:val="CommentText"/>
        <w:jc w:val="left"/>
      </w:pPr>
      <w:r>
        <w:rPr>
          <w:rStyle w:val="CommentReference"/>
        </w:rPr>
        <w:annotationRef/>
      </w:r>
      <w:r>
        <w:t>Multi-Node setup?</w:t>
      </w:r>
    </w:p>
  </w:comment>
  <w:comment w:id="95" w:author="Jonathan Rogers" w:date="2023-02-06T13:30:00Z" w:initials="JR">
    <w:p w14:paraId="3BB6880C" w14:textId="77777777" w:rsidR="00102EFB" w:rsidRDefault="00102EFB" w:rsidP="00102EFB">
      <w:pPr>
        <w:pStyle w:val="CommentText"/>
        <w:jc w:val="left"/>
      </w:pPr>
      <w:r>
        <w:rPr>
          <w:rStyle w:val="CommentReference"/>
        </w:rPr>
        <w:annotationRef/>
      </w:r>
      <w:r>
        <w:t>Will action once we know how this works</w:t>
      </w:r>
    </w:p>
  </w:comment>
  <w:comment w:id="96" w:author="Amadeu Obach" w:date="2023-03-16T14:58:00Z" w:initials="AO">
    <w:p w14:paraId="648E19BC" w14:textId="77777777" w:rsidR="00102EFB" w:rsidRDefault="00102EFB" w:rsidP="00102EFB">
      <w:pPr>
        <w:pStyle w:val="CommentText"/>
        <w:jc w:val="left"/>
      </w:pPr>
      <w:r>
        <w:rPr>
          <w:rStyle w:val="CommentReference"/>
        </w:rPr>
        <w:annotationRef/>
      </w:r>
      <w:r>
        <w:t>In my lab, when I set up that in other flows I use localhost. It could work here…</w:t>
      </w:r>
    </w:p>
    <w:p w14:paraId="3A7E3849" w14:textId="77777777" w:rsidR="00102EFB" w:rsidRDefault="00102EFB" w:rsidP="00102EFB">
      <w:pPr>
        <w:pStyle w:val="CommentText"/>
        <w:jc w:val="left"/>
      </w:pPr>
      <w:r>
        <w:rPr>
          <w:color w:val="0000FF"/>
          <w:highlight w:val="yellow"/>
        </w:rPr>
        <w:t>new</w:t>
      </w:r>
      <w:r>
        <w:rPr>
          <w:color w:val="000000"/>
          <w:highlight w:val="yellow"/>
        </w:rPr>
        <w:t xml:space="preserve"> PowerShellWinRMSessionDetails(</w:t>
      </w:r>
    </w:p>
    <w:p w14:paraId="17420D15" w14:textId="77777777" w:rsidR="00102EFB" w:rsidRDefault="00102EFB" w:rsidP="00102EFB">
      <w:pPr>
        <w:pStyle w:val="CommentText"/>
        <w:jc w:val="left"/>
      </w:pPr>
      <w:r>
        <w:rPr>
          <w:color w:val="000000"/>
          <w:highlight w:val="yellow"/>
        </w:rPr>
        <w:t xml:space="preserve">    serverDetails: </w:t>
      </w:r>
      <w:r>
        <w:rPr>
          <w:color w:val="0000FF"/>
          <w:highlight w:val="yellow"/>
        </w:rPr>
        <w:t>new</w:t>
      </w:r>
      <w:r>
        <w:rPr>
          <w:color w:val="000000"/>
          <w:highlight w:val="yellow"/>
        </w:rPr>
        <w:t xml:space="preserve"> ServerDetails(</w:t>
      </w:r>
    </w:p>
    <w:p w14:paraId="5BFC99D2" w14:textId="77777777" w:rsidR="00102EFB" w:rsidRDefault="00102EFB" w:rsidP="00102EFB">
      <w:pPr>
        <w:pStyle w:val="CommentText"/>
        <w:jc w:val="left"/>
      </w:pPr>
      <w:r>
        <w:rPr>
          <w:color w:val="000000"/>
          <w:highlight w:val="yellow"/>
        </w:rPr>
        <w:t xml:space="preserve">        host: </w:t>
      </w:r>
      <w:r>
        <w:rPr>
          <w:color w:val="A31515"/>
          <w:highlight w:val="yellow"/>
        </w:rPr>
        <w:t>"localhost"</w:t>
      </w:r>
      <w:r>
        <w:rPr>
          <w:color w:val="000000"/>
          <w:highlight w:val="yellow"/>
        </w:rPr>
        <w:t>,</w:t>
      </w:r>
    </w:p>
    <w:p w14:paraId="04A5FA2A" w14:textId="77777777" w:rsidR="00102EFB" w:rsidRDefault="00102EFB" w:rsidP="00102EFB">
      <w:pPr>
        <w:pStyle w:val="CommentText"/>
        <w:jc w:val="left"/>
      </w:pPr>
      <w:r>
        <w:rPr>
          <w:color w:val="000000"/>
          <w:highlight w:val="yellow"/>
        </w:rPr>
        <w:t xml:space="preserve">        port: </w:t>
      </w:r>
      <w:r>
        <w:rPr>
          <w:color w:val="098658"/>
          <w:highlight w:val="yellow"/>
        </w:rPr>
        <w:t>5985</w:t>
      </w:r>
      <w:r>
        <w:rPr>
          <w:color w:val="000000"/>
          <w:highlight w:val="yellow"/>
        </w:rPr>
        <w:t>,</w:t>
      </w:r>
    </w:p>
    <w:p w14:paraId="6E7ACDCF" w14:textId="77777777" w:rsidR="00102EFB" w:rsidRDefault="00102EFB" w:rsidP="00102EFB">
      <w:pPr>
        <w:pStyle w:val="CommentText"/>
        <w:jc w:val="left"/>
      </w:pPr>
      <w:r>
        <w:rPr>
          <w:color w:val="000000"/>
          <w:highlight w:val="yellow"/>
        </w:rPr>
        <w:t xml:space="preserve">        useSsl: </w:t>
      </w:r>
      <w:r>
        <w:rPr>
          <w:color w:val="0000FF"/>
          <w:highlight w:val="yellow"/>
        </w:rPr>
        <w:t>false</w:t>
      </w:r>
    </w:p>
    <w:p w14:paraId="78367302" w14:textId="77777777" w:rsidR="00102EFB" w:rsidRDefault="00102EFB" w:rsidP="00102EFB">
      <w:pPr>
        <w:pStyle w:val="CommentText"/>
        <w:jc w:val="left"/>
      </w:pPr>
      <w:r>
        <w:rPr>
          <w:color w:val="000000"/>
          <w:highlight w:val="yellow"/>
        </w:rPr>
        <w:t>    ),</w:t>
      </w:r>
    </w:p>
    <w:p w14:paraId="5BE71AD2" w14:textId="77777777" w:rsidR="00102EFB" w:rsidRDefault="00102EFB" w:rsidP="00102EFB">
      <w:pPr>
        <w:pStyle w:val="CommentText"/>
        <w:jc w:val="left"/>
      </w:pPr>
      <w:r>
        <w:rPr>
          <w:color w:val="000000"/>
          <w:highlight w:val="yellow"/>
        </w:rPr>
        <w:t xml:space="preserve">    credentials: </w:t>
      </w:r>
      <w:r>
        <w:rPr>
          <w:color w:val="0000FF"/>
          <w:highlight w:val="yellow"/>
        </w:rPr>
        <w:t>new</w:t>
      </w:r>
      <w:r>
        <w:rPr>
          <w:color w:val="000000"/>
          <w:highlight w:val="yellow"/>
        </w:rPr>
        <w:t xml:space="preserve"> UserCredentials(</w:t>
      </w:r>
    </w:p>
    <w:p w14:paraId="4BFCD74F" w14:textId="77777777" w:rsidR="00102EFB" w:rsidRDefault="00102EFB" w:rsidP="00102EFB">
      <w:pPr>
        <w:pStyle w:val="CommentText"/>
        <w:jc w:val="left"/>
      </w:pPr>
      <w:r>
        <w:rPr>
          <w:color w:val="000000"/>
          <w:highlight w:val="yellow"/>
        </w:rPr>
        <w:t xml:space="preserve">        domain: </w:t>
      </w:r>
      <w:r>
        <w:rPr>
          <w:color w:val="A31515"/>
          <w:highlight w:val="yellow"/>
        </w:rPr>
        <w:t>$"{</w:t>
      </w:r>
      <w:r>
        <w:rPr>
          <w:color w:val="000000"/>
          <w:highlight w:val="yellow"/>
        </w:rPr>
        <w:t>($)g_Config[</w:t>
      </w:r>
      <w:r>
        <w:rPr>
          <w:color w:val="A31515"/>
          <w:highlight w:val="yellow"/>
        </w:rPr>
        <w:t>"POWERSHELL-DOMAIN"</w:t>
      </w:r>
      <w:r>
        <w:rPr>
          <w:color w:val="000000"/>
          <w:highlight w:val="yellow"/>
        </w:rPr>
        <w:t>]</w:t>
      </w:r>
      <w:r>
        <w:rPr>
          <w:color w:val="A31515"/>
          <w:highlight w:val="yellow"/>
        </w:rPr>
        <w:t>}"</w:t>
      </w:r>
      <w:r>
        <w:rPr>
          <w:color w:val="000000"/>
          <w:highlight w:val="yellow"/>
        </w:rPr>
        <w:t>,</w:t>
      </w:r>
    </w:p>
    <w:p w14:paraId="3DDCD68E" w14:textId="77777777" w:rsidR="00102EFB" w:rsidRDefault="00102EFB" w:rsidP="00102EFB">
      <w:pPr>
        <w:pStyle w:val="CommentText"/>
        <w:jc w:val="left"/>
      </w:pPr>
      <w:r>
        <w:rPr>
          <w:color w:val="000000"/>
          <w:highlight w:val="yellow"/>
        </w:rPr>
        <w:t xml:space="preserve">        username: </w:t>
      </w:r>
      <w:r>
        <w:rPr>
          <w:color w:val="A31515"/>
          <w:highlight w:val="yellow"/>
        </w:rPr>
        <w:t>$"{</w:t>
      </w:r>
      <w:r>
        <w:rPr>
          <w:color w:val="000000"/>
          <w:highlight w:val="yellow"/>
        </w:rPr>
        <w:t>($)g_Config[</w:t>
      </w:r>
      <w:r>
        <w:rPr>
          <w:color w:val="A31515"/>
          <w:highlight w:val="yellow"/>
        </w:rPr>
        <w:t>"POWERSHELL-USERNAME"</w:t>
      </w:r>
      <w:r>
        <w:rPr>
          <w:color w:val="000000"/>
          <w:highlight w:val="yellow"/>
        </w:rPr>
        <w:t>]</w:t>
      </w:r>
      <w:r>
        <w:rPr>
          <w:color w:val="A31515"/>
          <w:highlight w:val="yellow"/>
        </w:rPr>
        <w:t>}"</w:t>
      </w:r>
      <w:r>
        <w:rPr>
          <w:color w:val="000000"/>
          <w:highlight w:val="yellow"/>
        </w:rPr>
        <w:t>,</w:t>
      </w:r>
    </w:p>
    <w:p w14:paraId="5C1FCBCB" w14:textId="77777777" w:rsidR="00102EFB" w:rsidRDefault="00102EFB" w:rsidP="00102EFB">
      <w:pPr>
        <w:pStyle w:val="CommentText"/>
        <w:jc w:val="left"/>
      </w:pPr>
      <w:r>
        <w:rPr>
          <w:color w:val="000000"/>
          <w:highlight w:val="yellow"/>
        </w:rPr>
        <w:t xml:space="preserve">        password: </w:t>
      </w:r>
      <w:r>
        <w:rPr>
          <w:color w:val="A31515"/>
          <w:highlight w:val="yellow"/>
        </w:rPr>
        <w:t>$"{</w:t>
      </w:r>
      <w:r>
        <w:rPr>
          <w:color w:val="000000"/>
          <w:highlight w:val="yellow"/>
        </w:rPr>
        <w:t>($)g_Config[</w:t>
      </w:r>
      <w:r>
        <w:rPr>
          <w:color w:val="A31515"/>
          <w:highlight w:val="yellow"/>
        </w:rPr>
        <w:t>"POWERSHELL-PASSWORD"</w:t>
      </w:r>
      <w:r>
        <w:rPr>
          <w:color w:val="000000"/>
          <w:highlight w:val="yellow"/>
        </w:rPr>
        <w:t>]</w:t>
      </w:r>
      <w:r>
        <w:rPr>
          <w:color w:val="A31515"/>
          <w:highlight w:val="yellow"/>
        </w:rPr>
        <w:t>}"</w:t>
      </w:r>
    </w:p>
    <w:p w14:paraId="4ADA0C27" w14:textId="77777777" w:rsidR="00102EFB" w:rsidRDefault="00102EFB" w:rsidP="00102EFB">
      <w:pPr>
        <w:pStyle w:val="CommentText"/>
        <w:jc w:val="left"/>
      </w:pPr>
      <w:r>
        <w:rPr>
          <w:color w:val="000000"/>
          <w:highlight w:val="yellow"/>
        </w:rPr>
        <w:t>    ),</w:t>
      </w:r>
    </w:p>
    <w:p w14:paraId="2A11131B" w14:textId="77777777" w:rsidR="00102EFB" w:rsidRDefault="00102EFB" w:rsidP="00102EFB">
      <w:pPr>
        <w:pStyle w:val="CommentText"/>
        <w:jc w:val="left"/>
      </w:pPr>
      <w:r>
        <w:rPr>
          <w:color w:val="000000"/>
          <w:highlight w:val="yellow"/>
        </w:rPr>
        <w:t xml:space="preserve">    psConfiguration: </w:t>
      </w:r>
      <w:r>
        <w:rPr>
          <w:color w:val="A31515"/>
          <w:highlight w:val="yellow"/>
        </w:rPr>
        <w:t>"Microsoft.PowerShell"</w:t>
      </w:r>
    </w:p>
    <w:p w14:paraId="6C16AB9A" w14:textId="77777777" w:rsidR="00102EFB" w:rsidRDefault="00102EFB" w:rsidP="00102EFB">
      <w:pPr>
        <w:pStyle w:val="CommentText"/>
        <w:jc w:val="left"/>
      </w:pPr>
      <w:r>
        <w:rPr>
          <w:color w:val="000000"/>
          <w:highlight w:val="yellow"/>
        </w:rPr>
        <w:t>)</w:t>
      </w:r>
    </w:p>
    <w:p w14:paraId="3CC22702" w14:textId="77777777" w:rsidR="00102EFB" w:rsidRDefault="00102EFB" w:rsidP="00102EFB">
      <w:pPr>
        <w:pStyle w:val="CommentText"/>
        <w:jc w:val="left"/>
      </w:pPr>
    </w:p>
  </w:comment>
  <w:comment w:id="97" w:author="Jonathan Rogers" w:date="2023-03-17T09:41:00Z" w:initials="JR">
    <w:p w14:paraId="7F5F5F80" w14:textId="77777777" w:rsidR="00102EFB" w:rsidRDefault="00102EFB" w:rsidP="00102EFB">
      <w:pPr>
        <w:pStyle w:val="CommentText"/>
        <w:jc w:val="left"/>
      </w:pPr>
      <w:r>
        <w:rPr>
          <w:rStyle w:val="CommentReference"/>
        </w:rPr>
        <w:annotationRef/>
      </w:r>
      <w:r>
        <w:t>I have tested this in a multi-node set-up and it works, but this will be added to later versions of the documentation</w:t>
      </w:r>
    </w:p>
  </w:comment>
  <w:comment w:id="98" w:author="Joe Lees" w:date="2023-07-04T09:42:00Z" w:initials="JL">
    <w:p w14:paraId="08DFA14C" w14:textId="77777777" w:rsidR="00102EFB" w:rsidRDefault="00102EFB" w:rsidP="00102EFB">
      <w:pPr>
        <w:pStyle w:val="CommentText"/>
        <w:jc w:val="left"/>
      </w:pPr>
      <w:r>
        <w:rPr>
          <w:rStyle w:val="CommentReference"/>
        </w:rPr>
        <w:annotationRef/>
      </w:r>
      <w:r>
        <w:t>Explain this for HA Scenarios - localhost is an option too?</w:t>
      </w:r>
    </w:p>
  </w:comment>
  <w:comment w:id="105" w:author="Amadeu Obach" w:date="2023-03-16T15:07:00Z" w:initials="AO">
    <w:p w14:paraId="063B9464" w14:textId="77777777" w:rsidR="00102EFB" w:rsidRDefault="00102EFB" w:rsidP="00102EFB">
      <w:pPr>
        <w:pStyle w:val="CommentText"/>
        <w:jc w:val="left"/>
      </w:pPr>
      <w:r>
        <w:rPr>
          <w:rStyle w:val="CommentReference"/>
        </w:rPr>
        <w:annotationRef/>
      </w:r>
      <w:r>
        <w:t>There are other configuration variables not mention here:</w:t>
      </w:r>
    </w:p>
    <w:p w14:paraId="36B86126" w14:textId="77777777" w:rsidR="00102EFB" w:rsidRDefault="00102EFB" w:rsidP="00102EFB">
      <w:pPr>
        <w:pStyle w:val="CommentText"/>
        <w:jc w:val="left"/>
      </w:pPr>
    </w:p>
    <w:p w14:paraId="5A73B7B5" w14:textId="77777777" w:rsidR="00102EFB" w:rsidRDefault="00102EFB" w:rsidP="00102EFB">
      <w:pPr>
        <w:pStyle w:val="CommentText"/>
        <w:jc w:val="left"/>
      </w:pPr>
      <w:r>
        <w:rPr>
          <w:color w:val="A31515"/>
          <w:highlight w:val="yellow"/>
        </w:rPr>
        <w:t>"UamWorkingDirectory"</w:t>
      </w:r>
      <w:r>
        <w:rPr>
          <w:color w:val="000000"/>
          <w:highlight w:val="yellow"/>
        </w:rPr>
        <w:t xml:space="preserve">: </w:t>
      </w:r>
      <w:r>
        <w:rPr>
          <w:color w:val="A31515"/>
          <w:highlight w:val="yellow"/>
        </w:rPr>
        <w:t>"C:\\ProgramData\\Cortex\\User Access Management"</w:t>
      </w:r>
      <w:r>
        <w:rPr>
          <w:color w:val="000000"/>
          <w:highlight w:val="yellow"/>
        </w:rPr>
        <w:t>,</w:t>
      </w:r>
    </w:p>
    <w:p w14:paraId="245B90D8" w14:textId="77777777" w:rsidR="00102EFB" w:rsidRDefault="00102EFB" w:rsidP="00102EFB">
      <w:pPr>
        <w:pStyle w:val="CommentText"/>
        <w:jc w:val="left"/>
      </w:pPr>
      <w:r>
        <w:rPr>
          <w:color w:val="000000"/>
          <w:highlight w:val="yellow"/>
        </w:rPr>
        <w:t xml:space="preserve">    </w:t>
      </w:r>
      <w:r>
        <w:rPr>
          <w:color w:val="A31515"/>
          <w:highlight w:val="yellow"/>
        </w:rPr>
        <w:t>"ManualInterventionWorkingDirectory"</w:t>
      </w:r>
      <w:r>
        <w:rPr>
          <w:color w:val="000000"/>
          <w:highlight w:val="yellow"/>
        </w:rPr>
        <w:t xml:space="preserve">: </w:t>
      </w:r>
      <w:r>
        <w:rPr>
          <w:color w:val="A31515"/>
          <w:highlight w:val="yellow"/>
        </w:rPr>
        <w:t>"C:\\ProgramData\\Cortex\\User Access Management\\Manual Intervention"</w:t>
      </w:r>
      <w:r>
        <w:rPr>
          <w:color w:val="000000"/>
          <w:highlight w:val="yellow"/>
        </w:rPr>
        <w:t>,</w:t>
      </w:r>
    </w:p>
    <w:p w14:paraId="67D06C22" w14:textId="77777777" w:rsidR="00102EFB" w:rsidRDefault="00102EFB" w:rsidP="00102EFB">
      <w:pPr>
        <w:pStyle w:val="CommentText"/>
        <w:jc w:val="left"/>
      </w:pPr>
      <w:r>
        <w:rPr>
          <w:color w:val="000000"/>
          <w:highlight w:val="yellow"/>
        </w:rPr>
        <w:t xml:space="preserve">    </w:t>
      </w:r>
      <w:r>
        <w:rPr>
          <w:color w:val="A31515"/>
          <w:highlight w:val="yellow"/>
        </w:rPr>
        <w:t>"LoggingDirectory"</w:t>
      </w:r>
      <w:r>
        <w:rPr>
          <w:color w:val="000000"/>
          <w:highlight w:val="yellow"/>
        </w:rPr>
        <w:t xml:space="preserve">: </w:t>
      </w:r>
      <w:r>
        <w:rPr>
          <w:color w:val="A31515"/>
          <w:highlight w:val="yellow"/>
        </w:rPr>
        <w:t>"C:\\ProgramData\\Cortex\\Logging"</w:t>
      </w:r>
      <w:r>
        <w:rPr>
          <w:color w:val="000000"/>
          <w:highlight w:val="yellow"/>
        </w:rPr>
        <w:t>,</w:t>
      </w:r>
    </w:p>
    <w:p w14:paraId="41D140FF" w14:textId="77777777" w:rsidR="00102EFB" w:rsidRDefault="00102EFB" w:rsidP="00102EFB">
      <w:pPr>
        <w:pStyle w:val="CommentText"/>
        <w:jc w:val="left"/>
      </w:pPr>
      <w:r>
        <w:rPr>
          <w:color w:val="000000"/>
          <w:highlight w:val="yellow"/>
        </w:rPr>
        <w:t xml:space="preserve">    </w:t>
      </w:r>
      <w:r>
        <w:rPr>
          <w:color w:val="A31515"/>
          <w:highlight w:val="yellow"/>
        </w:rPr>
        <w:t>"PollingTimeSeconds"</w:t>
      </w:r>
      <w:r>
        <w:rPr>
          <w:color w:val="000000"/>
          <w:highlight w:val="yellow"/>
        </w:rPr>
        <w:t xml:space="preserve">: </w:t>
      </w:r>
      <w:r>
        <w:rPr>
          <w:color w:val="098658"/>
          <w:highlight w:val="yellow"/>
        </w:rPr>
        <w:t>10</w:t>
      </w:r>
      <w:r>
        <w:rPr>
          <w:color w:val="000000"/>
          <w:highlight w:val="yellow"/>
        </w:rPr>
        <w:t>,</w:t>
      </w:r>
    </w:p>
    <w:p w14:paraId="13B75F04" w14:textId="77777777" w:rsidR="00102EFB" w:rsidRDefault="00102EFB" w:rsidP="00102EFB">
      <w:pPr>
        <w:pStyle w:val="CommentText"/>
        <w:jc w:val="left"/>
      </w:pPr>
      <w:r>
        <w:rPr>
          <w:color w:val="000000"/>
          <w:highlight w:val="yellow"/>
        </w:rPr>
        <w:t xml:space="preserve">    </w:t>
      </w:r>
      <w:r>
        <w:rPr>
          <w:color w:val="A31515"/>
          <w:highlight w:val="yellow"/>
        </w:rPr>
        <w:t>"RbacConfig"</w:t>
      </w:r>
      <w:r>
        <w:rPr>
          <w:color w:val="000000"/>
          <w:highlight w:val="yellow"/>
        </w:rPr>
        <w:t xml:space="preserve">: </w:t>
      </w:r>
      <w:r>
        <w:rPr>
          <w:color w:val="A31515"/>
          <w:highlight w:val="yellow"/>
        </w:rPr>
        <w:t>"C:\\ProgramData\\Cortex\\User Access Management\\rbac.json"</w:t>
      </w:r>
    </w:p>
    <w:p w14:paraId="7CC4D0E6" w14:textId="77777777" w:rsidR="00102EFB" w:rsidRDefault="00102EFB" w:rsidP="00102EFB">
      <w:pPr>
        <w:pStyle w:val="CommentText"/>
        <w:jc w:val="left"/>
      </w:pPr>
    </w:p>
    <w:p w14:paraId="258F0D74" w14:textId="77777777" w:rsidR="00102EFB" w:rsidRDefault="00102EFB" w:rsidP="00102EFB">
      <w:pPr>
        <w:pStyle w:val="CommentText"/>
        <w:jc w:val="left"/>
      </w:pPr>
      <w:r>
        <w:t>I would add a comment saying to leave them as they are or add them in the table.</w:t>
      </w:r>
    </w:p>
  </w:comment>
  <w:comment w:id="110" w:author="Amadeu Obach" w:date="2023-03-16T15:09:00Z" w:initials="AO">
    <w:p w14:paraId="7C03E564" w14:textId="77777777" w:rsidR="00102EFB" w:rsidRDefault="00102EFB" w:rsidP="00102EFB">
      <w:pPr>
        <w:pStyle w:val="CommentText"/>
        <w:jc w:val="left"/>
      </w:pPr>
      <w:r>
        <w:rPr>
          <w:rStyle w:val="CommentReference"/>
        </w:rPr>
        <w:annotationRef/>
      </w:r>
      <w:r>
        <w:t>This should be done after 2,5 at least. If not we are creating useless versions of the package.</w:t>
      </w:r>
    </w:p>
  </w:comment>
  <w:comment w:id="134" w:author="Joe Lees" w:date="2023-07-03T10:28:00Z" w:initials="JL">
    <w:p w14:paraId="35DC2BD7" w14:textId="77777777" w:rsidR="00102EFB" w:rsidRDefault="00102EFB" w:rsidP="00102EFB">
      <w:pPr>
        <w:pStyle w:val="CommentText"/>
        <w:jc w:val="left"/>
      </w:pPr>
      <w:r>
        <w:rPr>
          <w:rStyle w:val="CommentReference"/>
        </w:rPr>
        <w:annotationRef/>
      </w:r>
      <w:r>
        <w:t>Add HA Details</w:t>
      </w:r>
    </w:p>
  </w:comment>
  <w:comment w:id="135" w:author="Joe Lees [2]" w:date="2023-05-30T14:36:00Z" w:initials="JL">
    <w:p w14:paraId="5A8AB211" w14:textId="77777777" w:rsidR="00102EFB" w:rsidRDefault="00102EFB" w:rsidP="00102EFB">
      <w:pPr>
        <w:pStyle w:val="CommentText"/>
        <w:jc w:val="left"/>
      </w:pPr>
      <w:r>
        <w:rPr>
          <w:rStyle w:val="CommentReference"/>
        </w:rPr>
        <w:annotationRef/>
      </w:r>
      <w:r>
        <w:t>Update Screenshot for -installProcessExtension</w:t>
      </w:r>
    </w:p>
  </w:comment>
  <w:comment w:id="140" w:author="Amadeu Obach" w:date="2023-03-16T15:22:00Z" w:initials="AO">
    <w:p w14:paraId="15DE23A6" w14:textId="77777777" w:rsidR="00102EFB" w:rsidRDefault="00102EFB" w:rsidP="00102EFB">
      <w:pPr>
        <w:pStyle w:val="CommentText"/>
        <w:jc w:val="left"/>
      </w:pPr>
      <w:r>
        <w:rPr>
          <w:rStyle w:val="CommentReference"/>
        </w:rPr>
        <w:annotationRef/>
      </w:r>
      <w:r>
        <w:t>Go to  bundle settings</w:t>
      </w:r>
    </w:p>
    <w:p w14:paraId="060A593F" w14:textId="77777777" w:rsidR="00102EFB" w:rsidRDefault="00102EFB" w:rsidP="00102EFB">
      <w:pPr>
        <w:pStyle w:val="CommentText"/>
        <w:jc w:val="left"/>
      </w:pPr>
      <w:r>
        <w:t>Select build scheme ZIP</w:t>
      </w:r>
    </w:p>
  </w:comment>
  <w:comment w:id="141" w:author="Amadeu Obach" w:date="2023-03-16T15:27:00Z" w:initials="AO">
    <w:p w14:paraId="560E735E" w14:textId="77777777" w:rsidR="00102EFB" w:rsidRDefault="00102EFB" w:rsidP="00102EFB">
      <w:pPr>
        <w:pStyle w:val="CommentText"/>
        <w:jc w:val="left"/>
      </w:pPr>
      <w:r>
        <w:rPr>
          <w:rStyle w:val="CommentReference"/>
        </w:rPr>
        <w:annotationRef/>
      </w:r>
      <w:r>
        <w:t>I see that save and next button does the same. So click save &amp; next</w:t>
      </w:r>
    </w:p>
  </w:comment>
  <w:comment w:id="143" w:author="Amadeu Obach" w:date="2023-03-16T16:21:00Z" w:initials="AO">
    <w:p w14:paraId="036CC0CF" w14:textId="77777777" w:rsidR="00102EFB" w:rsidRDefault="00102EFB" w:rsidP="00102EFB">
      <w:pPr>
        <w:pStyle w:val="CommentText"/>
        <w:jc w:val="left"/>
      </w:pPr>
      <w:r>
        <w:rPr>
          <w:rStyle w:val="CommentReference"/>
        </w:rPr>
        <w:annotationRef/>
      </w:r>
      <w:r>
        <w:t>What is the favicon?</w:t>
      </w:r>
    </w:p>
  </w:comment>
  <w:comment w:id="142" w:author="Jonathan Rogers" w:date="2023-03-17T09:53:00Z" w:initials="JR">
    <w:p w14:paraId="7E2D68A3" w14:textId="77777777" w:rsidR="00102EFB" w:rsidRDefault="00102EFB" w:rsidP="00102EFB">
      <w:pPr>
        <w:pStyle w:val="CommentText"/>
        <w:jc w:val="left"/>
      </w:pPr>
      <w:r>
        <w:rPr>
          <w:rStyle w:val="CommentReference"/>
        </w:rPr>
        <w:annotationRef/>
      </w:r>
      <w:r>
        <w:t>"for example, the Cortex Logo or your company logo."</w:t>
      </w:r>
    </w:p>
  </w:comment>
  <w:comment w:id="146" w:author="Amadeu Obach" w:date="2023-03-16T15:29:00Z" w:initials="AO">
    <w:p w14:paraId="2F143232" w14:textId="77777777" w:rsidR="00102EFB" w:rsidRDefault="00102EFB" w:rsidP="00102EFB">
      <w:pPr>
        <w:pStyle w:val="CommentText"/>
        <w:jc w:val="left"/>
      </w:pPr>
      <w:r>
        <w:rPr>
          <w:rStyle w:val="CommentReference"/>
        </w:rPr>
        <w:annotationRef/>
      </w:r>
      <w:r>
        <w:t>?? I do not see this button, only click and save. After the last click and save has gone to the configure page, It is there that there are 3 build buttons. I understand that we have to click the Build under Web App</w:t>
      </w:r>
    </w:p>
  </w:comment>
  <w:comment w:id="147" w:author="Amadeu Obach" w:date="2023-03-16T15:31:00Z" w:initials="AO">
    <w:p w14:paraId="34D6811B" w14:textId="77777777" w:rsidR="00102EFB" w:rsidRDefault="00102EFB" w:rsidP="00102EFB">
      <w:pPr>
        <w:pStyle w:val="CommentText"/>
        <w:jc w:val="left"/>
      </w:pPr>
      <w:r>
        <w:rPr>
          <w:rStyle w:val="CommentReference"/>
        </w:rPr>
        <w:annotationRef/>
      </w:r>
      <w:r>
        <w:t>I think it was already build before as I see the same page…</w:t>
      </w:r>
    </w:p>
  </w:comment>
  <w:comment w:id="149" w:author="Amadeu Obach" w:date="2023-03-16T15:32:00Z" w:initials="AO">
    <w:p w14:paraId="2423B397" w14:textId="77777777" w:rsidR="00102EFB" w:rsidRDefault="00102EFB" w:rsidP="00102EFB">
      <w:pPr>
        <w:pStyle w:val="CommentText"/>
        <w:jc w:val="left"/>
      </w:pPr>
      <w:r>
        <w:rPr>
          <w:rStyle w:val="CommentReference"/>
        </w:rPr>
        <w:annotationRef/>
      </w:r>
      <w:r>
        <w:t>Did not happen ☹️</w:t>
      </w:r>
    </w:p>
  </w:comment>
  <w:comment w:id="155" w:author="Joe Lees" w:date="2023-07-03T10:31:00Z" w:initials="JL">
    <w:p w14:paraId="08AD65FA" w14:textId="77777777" w:rsidR="00102EFB" w:rsidRDefault="00102EFB" w:rsidP="00102EFB">
      <w:pPr>
        <w:pStyle w:val="CommentText"/>
        <w:jc w:val="left"/>
      </w:pPr>
      <w:r>
        <w:rPr>
          <w:rStyle w:val="CommentReference"/>
        </w:rPr>
        <w:annotationRef/>
      </w:r>
      <w:r>
        <w:t>Does this need to be done on all Cortex servers? I assume so</w:t>
      </w:r>
    </w:p>
  </w:comment>
  <w:comment w:id="161" w:author="Amadeu Obach" w:date="2023-03-17T11:07:00Z" w:initials="AO">
    <w:p w14:paraId="7F2DCB2F" w14:textId="77777777" w:rsidR="00102EFB" w:rsidRDefault="00102EFB" w:rsidP="00102EFB">
      <w:pPr>
        <w:pStyle w:val="CommentText"/>
        <w:jc w:val="left"/>
      </w:pPr>
      <w:r>
        <w:rPr>
          <w:rStyle w:val="CommentReference"/>
        </w:rPr>
        <w:annotationRef/>
      </w:r>
      <w:r>
        <w:t>Is this correct? In my lab is CortexInnovation not Cortex.Innovation.Core</w:t>
      </w:r>
    </w:p>
  </w:comment>
  <w:comment w:id="162" w:author="Jonathan Rogers" w:date="2023-03-17T11:25:00Z" w:initials="JR">
    <w:p w14:paraId="1AD8C017" w14:textId="77777777" w:rsidR="00102EFB" w:rsidRDefault="00102EFB" w:rsidP="00102EFB">
      <w:pPr>
        <w:pStyle w:val="CommentText"/>
        <w:jc w:val="left"/>
      </w:pPr>
      <w:r>
        <w:rPr>
          <w:rStyle w:val="CommentReference"/>
        </w:rPr>
        <w:annotationRef/>
      </w:r>
      <w:r>
        <w:t>I believe in the latest version of Cortex it is Innovation.Core, but this may require further investigation</w:t>
      </w:r>
    </w:p>
  </w:comment>
  <w:comment w:id="160" w:author="Ravichandran V" w:date="2023-07-11T10:48:00Z" w:initials="RV">
    <w:p w14:paraId="084DE922" w14:textId="77777777" w:rsidR="00102EFB" w:rsidRDefault="00102EFB" w:rsidP="00102EFB">
      <w:pPr>
        <w:pStyle w:val="CommentText"/>
      </w:pPr>
      <w:r>
        <w:rPr>
          <w:color w:val="2B579A"/>
          <w:shd w:val="clear" w:color="auto" w:fill="E6E6E6"/>
        </w:rPr>
        <w:fldChar w:fldCharType="begin"/>
      </w:r>
      <w:r>
        <w:instrText xml:space="preserve"> HYPERLINK "mailto:joe.lees@wearecortex.com"</w:instrText>
      </w:r>
      <w:r>
        <w:rPr>
          <w:color w:val="2B579A"/>
          <w:shd w:val="clear" w:color="auto" w:fill="E6E6E6"/>
        </w:rPr>
      </w:r>
      <w:bookmarkStart w:id="163" w:name="_@_6B04023483A84B87BA68FEEC5A5F0B6FZ"/>
      <w:r>
        <w:rPr>
          <w:color w:val="2B579A"/>
          <w:shd w:val="clear" w:color="auto" w:fill="E6E6E6"/>
        </w:rPr>
        <w:fldChar w:fldCharType="separate"/>
      </w:r>
      <w:bookmarkEnd w:id="163"/>
      <w:r w:rsidRPr="0C2360F9">
        <w:rPr>
          <w:rStyle w:val="Mention"/>
          <w:noProof/>
        </w:rPr>
        <w:t>@Joe Lees</w:t>
      </w:r>
      <w:r>
        <w:rPr>
          <w:color w:val="2B579A"/>
          <w:shd w:val="clear" w:color="auto" w:fill="E6E6E6"/>
        </w:rPr>
        <w:fldChar w:fldCharType="end"/>
      </w:r>
      <w:r>
        <w:t xml:space="preserve"> "ApiGatewayPkg.Code.&lt;Version&gt; " is a zip file. Should we replce the appsettings file in the zip file with the  below edits.</w:t>
      </w:r>
      <w:r>
        <w:rPr>
          <w:rStyle w:val="CommentReference"/>
        </w:rPr>
        <w:annotationRef/>
      </w:r>
    </w:p>
  </w:comment>
  <w:comment w:id="174" w:author="Amadeu Obach" w:date="2023-03-17T11:09:00Z" w:initials="AO">
    <w:p w14:paraId="2FF5685D" w14:textId="77777777" w:rsidR="00102EFB" w:rsidRDefault="00102EFB" w:rsidP="00102EFB">
      <w:pPr>
        <w:pStyle w:val="CommentText"/>
        <w:jc w:val="left"/>
      </w:pPr>
      <w:r>
        <w:rPr>
          <w:rStyle w:val="CommentReference"/>
        </w:rPr>
        <w:annotationRef/>
      </w:r>
      <w:r>
        <w:t>I would mention that Postman is required and the name of the package to import.</w:t>
      </w:r>
    </w:p>
    <w:p w14:paraId="74B1754C" w14:textId="77777777" w:rsidR="00102EFB" w:rsidRDefault="00102EFB" w:rsidP="00102EFB">
      <w:pPr>
        <w:pStyle w:val="CommentText"/>
        <w:jc w:val="left"/>
      </w:pPr>
      <w:r>
        <w:t>I'm using: Cortex.Interaction.Portal.postman_collection.json</w:t>
      </w:r>
    </w:p>
  </w:comment>
  <w:comment w:id="175" w:author="Amadeu Obach" w:date="2023-03-17T11:31:00Z" w:initials="AO">
    <w:p w14:paraId="56EDE9AE" w14:textId="77777777" w:rsidR="00102EFB" w:rsidRDefault="00102EFB" w:rsidP="00102EFB">
      <w:pPr>
        <w:pStyle w:val="CommentText"/>
        <w:jc w:val="left"/>
      </w:pPr>
      <w:r>
        <w:rPr>
          <w:rStyle w:val="CommentReference"/>
        </w:rPr>
        <w:annotationRef/>
      </w:r>
      <w:r>
        <w:t>Explain how to do it, at least that you have to set the body.</w:t>
      </w:r>
    </w:p>
    <w:p w14:paraId="002AA8D5" w14:textId="77777777" w:rsidR="00102EFB" w:rsidRDefault="00102EFB" w:rsidP="00102EFB">
      <w:pPr>
        <w:pStyle w:val="CommentText"/>
        <w:jc w:val="left"/>
      </w:pPr>
    </w:p>
    <w:p w14:paraId="7F9BA713" w14:textId="77777777" w:rsidR="00102EFB" w:rsidRDefault="00102EFB" w:rsidP="00102EFB">
      <w:pPr>
        <w:pStyle w:val="CommentText"/>
        <w:jc w:val="left"/>
      </w:pPr>
      <w:r>
        <w:t>The call was failing because the address did not contain the https:// in front</w:t>
      </w:r>
    </w:p>
    <w:p w14:paraId="116590D9" w14:textId="77777777" w:rsidR="00102EFB" w:rsidRDefault="00102EFB" w:rsidP="00102EFB">
      <w:pPr>
        <w:pStyle w:val="CommentText"/>
        <w:jc w:val="left"/>
      </w:pPr>
      <w:r>
        <w:t>This can be solved in 2 ways, saying that the host variable needs https:// as part of the host or change the call in the package</w:t>
      </w:r>
    </w:p>
  </w:comment>
  <w:comment w:id="198" w:author="Amadeu Obach" w:date="2023-03-20T11:46:00Z" w:initials="AO">
    <w:p w14:paraId="007289F6" w14:textId="77777777" w:rsidR="00102EFB" w:rsidRDefault="00102EFB" w:rsidP="00102EFB">
      <w:pPr>
        <w:pStyle w:val="CommentText"/>
        <w:jc w:val="left"/>
      </w:pPr>
      <w:r>
        <w:rPr>
          <w:rStyle w:val="CommentReference"/>
        </w:rPr>
        <w:annotationRef/>
      </w:r>
      <w:r>
        <w:t>It is not there!</w:t>
      </w:r>
    </w:p>
    <w:p w14:paraId="45234D87" w14:textId="77777777" w:rsidR="00102EFB" w:rsidRDefault="00102EFB" w:rsidP="00102EFB">
      <w:pPr>
        <w:pStyle w:val="CommentText"/>
        <w:jc w:val="left"/>
      </w:pPr>
      <w:r>
        <w:t>I cannot see add number, I see 2 folders: cortex library and test.</w:t>
      </w:r>
    </w:p>
    <w:p w14:paraId="7661FF7E" w14:textId="77777777" w:rsidR="00102EFB" w:rsidRDefault="00102EFB" w:rsidP="00102EFB">
      <w:pPr>
        <w:pStyle w:val="CommentText"/>
        <w:jc w:val="left"/>
      </w:pPr>
      <w:r>
        <w:t>In cortex library there is only 1 flow: configuration management</w:t>
      </w:r>
    </w:p>
    <w:p w14:paraId="28938D12" w14:textId="77777777" w:rsidR="00102EFB" w:rsidRDefault="00102EFB" w:rsidP="00102EFB">
      <w:pPr>
        <w:pStyle w:val="CommentText"/>
        <w:jc w:val="left"/>
      </w:pPr>
      <w:r>
        <w:t>In test folder: 1 flow test service request</w:t>
      </w:r>
    </w:p>
    <w:p w14:paraId="3F97AE9A" w14:textId="77777777" w:rsidR="00102EFB" w:rsidRDefault="00102EFB" w:rsidP="00102EFB">
      <w:pPr>
        <w:pStyle w:val="CommentText"/>
        <w:jc w:val="left"/>
      </w:pPr>
    </w:p>
    <w:p w14:paraId="3912133A" w14:textId="77777777" w:rsidR="00102EFB" w:rsidRDefault="00102EFB" w:rsidP="00102EFB">
      <w:pPr>
        <w:pStyle w:val="CommentText"/>
        <w:jc w:val="left"/>
      </w:pPr>
      <w:r>
        <w:t>I'll select this one, when selecting the test flow it pops up a temp message saying: service request not configured yet</w:t>
      </w:r>
    </w:p>
  </w:comment>
  <w:comment w:id="199" w:author="Jonathan Rogers" w:date="2023-03-22T10:40:00Z" w:initials="JR">
    <w:p w14:paraId="05786447" w14:textId="77777777" w:rsidR="00102EFB" w:rsidRDefault="00102EFB" w:rsidP="00102EFB">
      <w:pPr>
        <w:pStyle w:val="CommentText"/>
        <w:jc w:val="left"/>
      </w:pPr>
      <w:r>
        <w:rPr>
          <w:rStyle w:val="CommentReference"/>
        </w:rPr>
        <w:annotationRef/>
      </w:r>
      <w:r>
        <w:t>Without looking at your system I cannot be sure what the issue is, although from the comment it looks like you are searching for flows in Gateway rather than service requests in the Interaction Portal</w:t>
      </w:r>
    </w:p>
  </w:comment>
  <w:comment w:id="217" w:author="Amadeu Obach" w:date="2023-03-20T11:55:00Z" w:initials="AO">
    <w:p w14:paraId="76ABA0DA" w14:textId="77777777" w:rsidR="00102EFB" w:rsidRDefault="00102EFB" w:rsidP="00102EFB">
      <w:pPr>
        <w:pStyle w:val="CommentText"/>
        <w:jc w:val="left"/>
      </w:pPr>
      <w:r>
        <w:rPr>
          <w:rStyle w:val="CommentReference"/>
        </w:rPr>
        <w:annotationRef/>
      </w:r>
      <w:r>
        <w:t>From Gateway the flow can be found under: User Access Management / Example Flows</w:t>
      </w:r>
    </w:p>
  </w:comment>
  <w:comment w:id="218" w:author="Amadeu Obach" w:date="2023-03-20T13:43:00Z" w:initials="AO">
    <w:p w14:paraId="3146B9B7" w14:textId="77777777" w:rsidR="00102EFB" w:rsidRDefault="00102EFB" w:rsidP="00102EFB">
      <w:pPr>
        <w:pStyle w:val="CommentText"/>
        <w:jc w:val="left"/>
      </w:pPr>
      <w:r>
        <w:rPr>
          <w:rStyle w:val="CommentReference"/>
        </w:rPr>
        <w:annotationRef/>
      </w:r>
      <w:r>
        <w:t xml:space="preserve">☺️ I have been waiting for a long time expecting the example execution to finish when starting it from postman… I know I've been "stupid", but I'm sure I will not be the only one. It should indicate that the flow will not end until manual action is taken from the dashboard. </w:t>
      </w:r>
    </w:p>
    <w:p w14:paraId="014F7854" w14:textId="77777777" w:rsidR="00102EFB" w:rsidRDefault="00102EFB" w:rsidP="00102EFB">
      <w:pPr>
        <w:pStyle w:val="CommentText"/>
        <w:jc w:val="left"/>
      </w:pPr>
    </w:p>
    <w:p w14:paraId="60C7CFA2" w14:textId="77777777" w:rsidR="00102EFB" w:rsidRDefault="00102EFB" w:rsidP="00102EFB">
      <w:pPr>
        <w:pStyle w:val="CommentText"/>
        <w:jc w:val="left"/>
      </w:pPr>
      <w:r>
        <w:t xml:space="preserve">It errors when trying to do a manual action … </w:t>
      </w:r>
    </w:p>
    <w:p w14:paraId="6C755EA1" w14:textId="77777777" w:rsidR="00102EFB" w:rsidRDefault="00102EFB" w:rsidP="00102EFB">
      <w:pPr>
        <w:pStyle w:val="CommentText"/>
        <w:jc w:val="left"/>
      </w:pPr>
      <w:r>
        <w:rPr>
          <w:b/>
          <w:bCs/>
          <w:color w:val="CC0000"/>
          <w:highlight w:val="white"/>
        </w:rPr>
        <w:t>404 - File or directory not found.</w:t>
      </w:r>
    </w:p>
    <w:p w14:paraId="6DBC378D" w14:textId="77777777" w:rsidR="00102EFB" w:rsidRDefault="00102EFB" w:rsidP="00102EFB">
      <w:pPr>
        <w:pStyle w:val="CommentText"/>
        <w:jc w:val="left"/>
      </w:pPr>
      <w:r>
        <w:rPr>
          <w:b/>
          <w:bCs/>
          <w:color w:val="000000"/>
          <w:highlight w:val="white"/>
        </w:rPr>
        <w:t>The resource you are looking for might have been removed, had its name changed, or is temporarily unavailable.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C3AFDA" w15:done="1"/>
  <w15:commentEx w15:paraId="077F67E4" w15:done="0"/>
  <w15:commentEx w15:paraId="6423185E" w15:done="1"/>
  <w15:commentEx w15:paraId="316AA764" w15:done="1"/>
  <w15:commentEx w15:paraId="3527EC65" w15:done="1"/>
  <w15:commentEx w15:paraId="560E7EF1" w15:paraIdParent="3527EC65" w15:done="1"/>
  <w15:commentEx w15:paraId="0528D54C" w15:done="1"/>
  <w15:commentEx w15:paraId="0A8B6DC0" w15:done="1"/>
  <w15:commentEx w15:paraId="21FE0783" w15:done="0"/>
  <w15:commentEx w15:paraId="2972FF3D" w15:done="1"/>
  <w15:commentEx w15:paraId="3BB6880C" w15:paraIdParent="2972FF3D" w15:done="1"/>
  <w15:commentEx w15:paraId="3CC22702" w15:paraIdParent="2972FF3D" w15:done="1"/>
  <w15:commentEx w15:paraId="7F5F5F80" w15:paraIdParent="2972FF3D" w15:done="1"/>
  <w15:commentEx w15:paraId="08DFA14C" w15:done="0"/>
  <w15:commentEx w15:paraId="258F0D74" w15:done="1"/>
  <w15:commentEx w15:paraId="7C03E564" w15:done="1"/>
  <w15:commentEx w15:paraId="35DC2BD7" w15:done="0"/>
  <w15:commentEx w15:paraId="5A8AB211" w15:done="1"/>
  <w15:commentEx w15:paraId="060A593F" w15:done="1"/>
  <w15:commentEx w15:paraId="560E735E" w15:paraIdParent="060A593F" w15:done="1"/>
  <w15:commentEx w15:paraId="036CC0CF" w15:done="1"/>
  <w15:commentEx w15:paraId="7E2D68A3" w15:paraIdParent="036CC0CF" w15:done="1"/>
  <w15:commentEx w15:paraId="2F143232" w15:done="1"/>
  <w15:commentEx w15:paraId="34D6811B" w15:paraIdParent="2F143232" w15:done="1"/>
  <w15:commentEx w15:paraId="2423B397" w15:done="1"/>
  <w15:commentEx w15:paraId="08AD65FA" w15:done="0"/>
  <w15:commentEx w15:paraId="7F2DCB2F" w15:done="1"/>
  <w15:commentEx w15:paraId="1AD8C017" w15:paraIdParent="7F2DCB2F" w15:done="1"/>
  <w15:commentEx w15:paraId="084DE922" w15:done="1"/>
  <w15:commentEx w15:paraId="74B1754C" w15:done="1"/>
  <w15:commentEx w15:paraId="116590D9" w15:done="1"/>
  <w15:commentEx w15:paraId="3912133A" w15:done="0"/>
  <w15:commentEx w15:paraId="05786447" w15:paraIdParent="3912133A" w15:done="0"/>
  <w15:commentEx w15:paraId="76ABA0DA" w15:done="1"/>
  <w15:commentEx w15:paraId="6DBC378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BD6F2A" w16cex:dateUtc="2023-03-16T10:34:00Z"/>
  <w16cex:commentExtensible w16cex:durableId="2884D23C" w16cex:dateUtc="2023-08-14T14:55:00Z"/>
  <w16cex:commentExtensible w16cex:durableId="27CC22C3" w16cex:dateUtc="2023-03-27T13:12:00Z"/>
  <w16cex:commentExtensible w16cex:durableId="27A866CC" w16cex:dateUtc="2023-02-28T11:41:00Z"/>
  <w16cex:commentExtensible w16cex:durableId="27BD7286" w16cex:dateUtc="2023-03-16T10:48:00Z"/>
  <w16cex:commentExtensible w16cex:durableId="27BD7753" w16cex:dateUtc="2023-03-16T11:09:00Z"/>
  <w16cex:commentExtensible w16cex:durableId="27BD7876" w16cex:dateUtc="2023-03-16T11:13:00Z"/>
  <w16cex:commentExtensible w16cex:durableId="27BD7C0A" w16cex:dateUtc="2023-03-16T11:29:00Z"/>
  <w16cex:commentExtensible w16cex:durableId="282088C2" w16cex:dateUtc="2023-05-30T13:37:00Z"/>
  <w16cex:commentExtensible w16cex:durableId="2731DCA3" w16cex:dateUtc="2022-11-30T13:44:00Z"/>
  <w16cex:commentExtensible w16cex:durableId="278B7F93" w16cex:dateUtc="2023-02-06T13:30:00Z"/>
  <w16cex:commentExtensible w16cex:durableId="27BDACFC" w16cex:dateUtc="2023-03-16T14:58:00Z"/>
  <w16cex:commentExtensible w16cex:durableId="27BEB42E" w16cex:dateUtc="2023-03-17T09:41:00Z"/>
  <w16cex:commentExtensible w16cex:durableId="284E6816" w16cex:dateUtc="2023-07-04T08:42:00Z"/>
  <w16cex:commentExtensible w16cex:durableId="27BDAF1E" w16cex:dateUtc="2023-03-16T15:07:00Z"/>
  <w16cex:commentExtensible w16cex:durableId="27BDAFBC" w16cex:dateUtc="2023-03-16T15:09:00Z"/>
  <w16cex:commentExtensible w16cex:durableId="284D2131" w16cex:dateUtc="2023-07-03T09:28:00Z"/>
  <w16cex:commentExtensible w16cex:durableId="28208889" w16cex:dateUtc="2023-05-30T13:36:00Z"/>
  <w16cex:commentExtensible w16cex:durableId="27BDB2CB" w16cex:dateUtc="2023-03-16T15:22:00Z"/>
  <w16cex:commentExtensible w16cex:durableId="27BDB3E8" w16cex:dateUtc="2023-03-16T15:27:00Z"/>
  <w16cex:commentExtensible w16cex:durableId="27BDC0A6" w16cex:dateUtc="2023-03-16T16:21:00Z"/>
  <w16cex:commentExtensible w16cex:durableId="27BEB71B" w16cex:dateUtc="2023-03-17T09:53:00Z"/>
  <w16cex:commentExtensible w16cex:durableId="27BDB471" w16cex:dateUtc="2023-03-16T15:29:00Z"/>
  <w16cex:commentExtensible w16cex:durableId="27BDB4B4" w16cex:dateUtc="2023-03-16T15:31:00Z"/>
  <w16cex:commentExtensible w16cex:durableId="27BDB515" w16cex:dateUtc="2023-03-16T15:32:00Z"/>
  <w16cex:commentExtensible w16cex:durableId="284D21F1" w16cex:dateUtc="2023-07-03T09:31:00Z"/>
  <w16cex:commentExtensible w16cex:durableId="27BEC869" w16cex:dateUtc="2023-03-17T11:07:00Z"/>
  <w16cex:commentExtensible w16cex:durableId="27BECC9E" w16cex:dateUtc="2023-03-17T11:25:00Z"/>
  <w16cex:commentExtensible w16cex:durableId="2E8AF358" w16cex:dateUtc="2023-07-11T05:18:00Z"/>
  <w16cex:commentExtensible w16cex:durableId="27BEC8FA" w16cex:dateUtc="2023-03-17T11:09:00Z"/>
  <w16cex:commentExtensible w16cex:durableId="27BECDFC" w16cex:dateUtc="2023-03-17T11:31:00Z"/>
  <w16cex:commentExtensible w16cex:durableId="27C2C60F" w16cex:dateUtc="2023-03-20T11:46:00Z"/>
  <w16cex:commentExtensible w16cex:durableId="27C559B8" w16cex:dateUtc="2023-03-22T10:40:00Z"/>
  <w16cex:commentExtensible w16cex:durableId="27C2C824" w16cex:dateUtc="2023-03-20T11:55:00Z"/>
  <w16cex:commentExtensible w16cex:durableId="27C2E180" w16cex:dateUtc="2023-03-20T13: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C3AFDA" w16cid:durableId="27BD6F2A"/>
  <w16cid:commentId w16cid:paraId="077F67E4" w16cid:durableId="2884D23C"/>
  <w16cid:commentId w16cid:paraId="6423185E" w16cid:durableId="27CC22C3"/>
  <w16cid:commentId w16cid:paraId="316AA764" w16cid:durableId="27A866CC"/>
  <w16cid:commentId w16cid:paraId="3527EC65" w16cid:durableId="27BD7286"/>
  <w16cid:commentId w16cid:paraId="560E7EF1" w16cid:durableId="27BD7753"/>
  <w16cid:commentId w16cid:paraId="0528D54C" w16cid:durableId="27BD7876"/>
  <w16cid:commentId w16cid:paraId="0A8B6DC0" w16cid:durableId="27BD7C0A"/>
  <w16cid:commentId w16cid:paraId="21FE0783" w16cid:durableId="282088C2"/>
  <w16cid:commentId w16cid:paraId="2972FF3D" w16cid:durableId="2731DCA3"/>
  <w16cid:commentId w16cid:paraId="3BB6880C" w16cid:durableId="278B7F93"/>
  <w16cid:commentId w16cid:paraId="3CC22702" w16cid:durableId="27BDACFC"/>
  <w16cid:commentId w16cid:paraId="7F5F5F80" w16cid:durableId="27BEB42E"/>
  <w16cid:commentId w16cid:paraId="08DFA14C" w16cid:durableId="284E6816"/>
  <w16cid:commentId w16cid:paraId="258F0D74" w16cid:durableId="27BDAF1E"/>
  <w16cid:commentId w16cid:paraId="7C03E564" w16cid:durableId="27BDAFBC"/>
  <w16cid:commentId w16cid:paraId="35DC2BD7" w16cid:durableId="284D2131"/>
  <w16cid:commentId w16cid:paraId="5A8AB211" w16cid:durableId="28208889"/>
  <w16cid:commentId w16cid:paraId="060A593F" w16cid:durableId="27BDB2CB"/>
  <w16cid:commentId w16cid:paraId="560E735E" w16cid:durableId="27BDB3E8"/>
  <w16cid:commentId w16cid:paraId="036CC0CF" w16cid:durableId="27BDC0A6"/>
  <w16cid:commentId w16cid:paraId="7E2D68A3" w16cid:durableId="27BEB71B"/>
  <w16cid:commentId w16cid:paraId="2F143232" w16cid:durableId="27BDB471"/>
  <w16cid:commentId w16cid:paraId="34D6811B" w16cid:durableId="27BDB4B4"/>
  <w16cid:commentId w16cid:paraId="2423B397" w16cid:durableId="27BDB515"/>
  <w16cid:commentId w16cid:paraId="08AD65FA" w16cid:durableId="284D21F1"/>
  <w16cid:commentId w16cid:paraId="7F2DCB2F" w16cid:durableId="27BEC869"/>
  <w16cid:commentId w16cid:paraId="1AD8C017" w16cid:durableId="27BECC9E"/>
  <w16cid:commentId w16cid:paraId="084DE922" w16cid:durableId="2E8AF358"/>
  <w16cid:commentId w16cid:paraId="74B1754C" w16cid:durableId="27BEC8FA"/>
  <w16cid:commentId w16cid:paraId="116590D9" w16cid:durableId="27BECDFC"/>
  <w16cid:commentId w16cid:paraId="3912133A" w16cid:durableId="27C2C60F"/>
  <w16cid:commentId w16cid:paraId="05786447" w16cid:durableId="27C559B8"/>
  <w16cid:commentId w16cid:paraId="76ABA0DA" w16cid:durableId="27C2C824"/>
  <w16cid:commentId w16cid:paraId="6DBC378D" w16cid:durableId="27C2E1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A7D800" w14:textId="77777777" w:rsidR="000221B0" w:rsidRDefault="000221B0" w:rsidP="00A77EE2">
      <w:pPr>
        <w:spacing w:after="0" w:line="240" w:lineRule="auto"/>
      </w:pPr>
      <w:r>
        <w:separator/>
      </w:r>
    </w:p>
  </w:endnote>
  <w:endnote w:type="continuationSeparator" w:id="0">
    <w:p w14:paraId="2F11EDFC" w14:textId="77777777" w:rsidR="000221B0" w:rsidRDefault="000221B0" w:rsidP="00A77EE2">
      <w:pPr>
        <w:spacing w:after="0" w:line="240" w:lineRule="auto"/>
      </w:pPr>
      <w:r>
        <w:continuationSeparator/>
      </w:r>
    </w:p>
  </w:endnote>
  <w:endnote w:type="continuationNotice" w:id="1">
    <w:p w14:paraId="020CDA55" w14:textId="77777777" w:rsidR="000221B0" w:rsidRDefault="000221B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oppins">
    <w:panose1 w:val="00000500000000000000"/>
    <w:charset w:val="00"/>
    <w:family w:val="auto"/>
    <w:pitch w:val="variable"/>
    <w:sig w:usb0="00008007" w:usb1="00000000" w:usb2="00000000" w:usb3="00000000" w:csb0="00000093" w:csb1="00000000"/>
  </w:font>
  <w:font w:name="Poppins SemiBold">
    <w:panose1 w:val="00000700000000000000"/>
    <w:charset w:val="00"/>
    <w:family w:val="auto"/>
    <w:pitch w:val="variable"/>
    <w:sig w:usb0="00008007" w:usb1="00000000" w:usb2="00000000" w:usb3="00000000" w:csb0="00000093"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Yu Gothic UI Semilight">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2614"/>
      <w:gridCol w:w="5228"/>
      <w:gridCol w:w="2614"/>
    </w:tblGrid>
    <w:tr w:rsidR="00E94320" w14:paraId="5179A057" w14:textId="77777777" w:rsidTr="00C614DD">
      <w:tc>
        <w:tcPr>
          <w:tcW w:w="2614" w:type="dxa"/>
          <w:tcBorders>
            <w:top w:val="nil"/>
            <w:left w:val="nil"/>
            <w:bottom w:val="nil"/>
            <w:right w:val="nil"/>
          </w:tcBorders>
        </w:tcPr>
        <w:p w14:paraId="00450335" w14:textId="77777777" w:rsidR="00E94320" w:rsidRPr="0025556F" w:rsidRDefault="00E94320" w:rsidP="00E94320">
          <w:pPr>
            <w:pStyle w:val="Footer"/>
            <w:rPr>
              <w:color w:val="282864" w:themeColor="text1"/>
              <w:szCs w:val="20"/>
            </w:rPr>
          </w:pPr>
          <w:r w:rsidRPr="0025556F">
            <w:rPr>
              <w:color w:val="282864" w:themeColor="text1"/>
              <w:szCs w:val="20"/>
            </w:rPr>
            <w:t>CORTEX LTD</w:t>
          </w:r>
        </w:p>
      </w:tc>
      <w:tc>
        <w:tcPr>
          <w:tcW w:w="5228" w:type="dxa"/>
          <w:tcBorders>
            <w:top w:val="nil"/>
            <w:left w:val="nil"/>
            <w:bottom w:val="nil"/>
            <w:right w:val="nil"/>
          </w:tcBorders>
        </w:tcPr>
        <w:p w14:paraId="7298C684" w14:textId="52C4135B" w:rsidR="00E94320" w:rsidRPr="0025556F" w:rsidRDefault="00102EFB" w:rsidP="00E94320">
          <w:pPr>
            <w:pStyle w:val="Footer"/>
            <w:jc w:val="center"/>
            <w:rPr>
              <w:color w:val="282864" w:themeColor="text1"/>
              <w:szCs w:val="20"/>
            </w:rPr>
          </w:pPr>
          <w:r>
            <w:rPr>
              <w:color w:val="282864" w:themeColor="text1"/>
              <w:szCs w:val="20"/>
            </w:rPr>
            <w:t>CORTEX Interaction Portal – Deployment Guide</w:t>
          </w:r>
        </w:p>
      </w:tc>
      <w:tc>
        <w:tcPr>
          <w:tcW w:w="2614" w:type="dxa"/>
          <w:tcBorders>
            <w:top w:val="nil"/>
            <w:left w:val="nil"/>
            <w:bottom w:val="nil"/>
            <w:right w:val="nil"/>
          </w:tcBorders>
        </w:tcPr>
        <w:p w14:paraId="6A04B3FB" w14:textId="77777777" w:rsidR="00E94320" w:rsidRPr="0025556F" w:rsidRDefault="00E94320" w:rsidP="00E94320">
          <w:pPr>
            <w:pStyle w:val="Footer"/>
            <w:jc w:val="right"/>
            <w:rPr>
              <w:color w:val="282864" w:themeColor="text1"/>
              <w:szCs w:val="20"/>
            </w:rPr>
          </w:pPr>
          <w:r w:rsidRPr="0025556F">
            <w:rPr>
              <w:color w:val="282864" w:themeColor="text1"/>
              <w:szCs w:val="20"/>
            </w:rPr>
            <w:t xml:space="preserve">Page </w:t>
          </w:r>
          <w:r w:rsidRPr="0025556F">
            <w:rPr>
              <w:color w:val="282864" w:themeColor="text1"/>
              <w:szCs w:val="20"/>
            </w:rPr>
            <w:fldChar w:fldCharType="begin"/>
          </w:r>
          <w:r w:rsidRPr="0025556F">
            <w:rPr>
              <w:color w:val="282864" w:themeColor="text1"/>
              <w:szCs w:val="20"/>
            </w:rPr>
            <w:instrText xml:space="preserve"> PAGE  \* Arabic  \* MERGEFORMAT </w:instrText>
          </w:r>
          <w:r w:rsidRPr="0025556F">
            <w:rPr>
              <w:color w:val="282864" w:themeColor="text1"/>
              <w:szCs w:val="20"/>
            </w:rPr>
            <w:fldChar w:fldCharType="separate"/>
          </w:r>
          <w:r>
            <w:rPr>
              <w:color w:val="282864" w:themeColor="text1"/>
              <w:szCs w:val="20"/>
            </w:rPr>
            <w:t>2</w:t>
          </w:r>
          <w:r w:rsidRPr="0025556F">
            <w:rPr>
              <w:color w:val="282864" w:themeColor="text1"/>
              <w:szCs w:val="20"/>
            </w:rPr>
            <w:fldChar w:fldCharType="end"/>
          </w:r>
          <w:r w:rsidRPr="0025556F">
            <w:rPr>
              <w:color w:val="282864" w:themeColor="text1"/>
              <w:szCs w:val="20"/>
            </w:rPr>
            <w:t>/</w:t>
          </w:r>
          <w:r w:rsidRPr="0025556F">
            <w:rPr>
              <w:color w:val="282864" w:themeColor="text1"/>
              <w:szCs w:val="20"/>
            </w:rPr>
            <w:fldChar w:fldCharType="begin"/>
          </w:r>
          <w:r w:rsidRPr="0025556F">
            <w:rPr>
              <w:color w:val="282864" w:themeColor="text1"/>
              <w:szCs w:val="20"/>
            </w:rPr>
            <w:instrText xml:space="preserve"> NUMPAGES  \* Arabic  \* MERGEFORMAT </w:instrText>
          </w:r>
          <w:r w:rsidRPr="0025556F">
            <w:rPr>
              <w:color w:val="282864" w:themeColor="text1"/>
              <w:szCs w:val="20"/>
            </w:rPr>
            <w:fldChar w:fldCharType="separate"/>
          </w:r>
          <w:r>
            <w:rPr>
              <w:color w:val="282864" w:themeColor="text1"/>
              <w:szCs w:val="20"/>
            </w:rPr>
            <w:t>4</w:t>
          </w:r>
          <w:r w:rsidRPr="0025556F">
            <w:rPr>
              <w:color w:val="282864" w:themeColor="text1"/>
              <w:szCs w:val="20"/>
            </w:rPr>
            <w:fldChar w:fldCharType="end"/>
          </w:r>
        </w:p>
      </w:tc>
    </w:tr>
  </w:tbl>
  <w:p w14:paraId="4209029F" w14:textId="77777777" w:rsidR="00E94320" w:rsidRPr="0025556F" w:rsidRDefault="00E94320" w:rsidP="00E94320">
    <w:pPr>
      <w:pStyle w:val="Footer"/>
      <w:tabs>
        <w:tab w:val="right" w:pos="10466"/>
      </w:tabs>
      <w:rPr>
        <w:color w:val="282864"/>
        <w:sz w:val="2"/>
        <w:szCs w:val="2"/>
      </w:rPr>
    </w:pPr>
  </w:p>
  <w:p w14:paraId="6EB65F82" w14:textId="77777777" w:rsidR="002C2AB1" w:rsidRPr="00E94320" w:rsidRDefault="002C2AB1" w:rsidP="00E94320">
    <w:pPr>
      <w:pStyle w:val="Foote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282864"/>
        <w:szCs w:val="20"/>
      </w:rPr>
      <w:id w:val="1697346809"/>
      <w:docPartObj>
        <w:docPartGallery w:val="Page Numbers (Top of Page)"/>
        <w:docPartUnique/>
      </w:docPartObj>
    </w:sdtPr>
    <w:sdtContent>
      <w:p w14:paraId="7609E5DB" w14:textId="702753D0" w:rsidR="00102EFB" w:rsidRPr="0091583E" w:rsidRDefault="00102EFB" w:rsidP="0091583E">
        <w:pPr>
          <w:pStyle w:val="Footer"/>
          <w:jc w:val="right"/>
          <w:rPr>
            <w:rFonts w:ascii="Trebuchet MS" w:hAnsi="Trebuchet MS"/>
            <w:color w:val="282864"/>
            <w:lang w:eastAsia="en-GB"/>
          </w:rPr>
        </w:pPr>
        <w:r w:rsidRPr="002C2AB1">
          <w:rPr>
            <w:color w:val="282864"/>
            <w:szCs w:val="20"/>
          </w:rPr>
          <w:t xml:space="preserve">Page </w:t>
        </w:r>
        <w:r w:rsidRPr="002C2AB1">
          <w:rPr>
            <w:color w:val="282864"/>
            <w:szCs w:val="20"/>
            <w:shd w:val="clear" w:color="auto" w:fill="E6E6E6"/>
          </w:rPr>
          <w:fldChar w:fldCharType="begin"/>
        </w:r>
        <w:r w:rsidRPr="002C2AB1">
          <w:rPr>
            <w:color w:val="282864"/>
            <w:szCs w:val="20"/>
          </w:rPr>
          <w:instrText xml:space="preserve"> PAGE </w:instrText>
        </w:r>
        <w:r w:rsidRPr="002C2AB1">
          <w:rPr>
            <w:color w:val="282864"/>
            <w:szCs w:val="20"/>
            <w:shd w:val="clear" w:color="auto" w:fill="E6E6E6"/>
          </w:rPr>
          <w:fldChar w:fldCharType="separate"/>
        </w:r>
        <w:r>
          <w:rPr>
            <w:color w:val="282864"/>
            <w:szCs w:val="20"/>
          </w:rPr>
          <w:t>14</w:t>
        </w:r>
        <w:r w:rsidRPr="002C2AB1">
          <w:rPr>
            <w:color w:val="282864"/>
            <w:szCs w:val="20"/>
            <w:shd w:val="clear" w:color="auto" w:fill="E6E6E6"/>
          </w:rPr>
          <w:fldChar w:fldCharType="end"/>
        </w:r>
        <w:r w:rsidRPr="002C2AB1">
          <w:rPr>
            <w:color w:val="282864"/>
            <w:szCs w:val="20"/>
          </w:rPr>
          <w:t>/</w:t>
        </w:r>
        <w:r w:rsidRPr="002C2AB1">
          <w:rPr>
            <w:color w:val="282864"/>
            <w:szCs w:val="20"/>
            <w:shd w:val="clear" w:color="auto" w:fill="E6E6E6"/>
          </w:rPr>
          <w:fldChar w:fldCharType="begin"/>
        </w:r>
        <w:r w:rsidRPr="002C2AB1">
          <w:rPr>
            <w:color w:val="282864"/>
            <w:szCs w:val="20"/>
          </w:rPr>
          <w:instrText xml:space="preserve"> NUMPAGES  </w:instrText>
        </w:r>
        <w:r w:rsidRPr="002C2AB1">
          <w:rPr>
            <w:color w:val="282864"/>
            <w:szCs w:val="20"/>
            <w:shd w:val="clear" w:color="auto" w:fill="E6E6E6"/>
          </w:rPr>
          <w:fldChar w:fldCharType="separate"/>
        </w:r>
        <w:r>
          <w:rPr>
            <w:color w:val="282864"/>
            <w:szCs w:val="20"/>
          </w:rPr>
          <w:t>15</w:t>
        </w:r>
        <w:r w:rsidRPr="002C2AB1">
          <w:rPr>
            <w:color w:val="282864"/>
            <w:szCs w:val="20"/>
            <w:shd w:val="clear" w:color="auto" w:fill="E6E6E6"/>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799912"/>
      <w:docPartObj>
        <w:docPartGallery w:val="Page Numbers (Bottom of Page)"/>
        <w:docPartUnique/>
      </w:docPartObj>
    </w:sdtPr>
    <w:sdtEndPr>
      <w:rPr>
        <w:color w:val="282864"/>
        <w:szCs w:val="20"/>
      </w:rPr>
    </w:sdtEndPr>
    <w:sdtContent>
      <w:sdt>
        <w:sdtPr>
          <w:rPr>
            <w:color w:val="282864"/>
            <w:szCs w:val="20"/>
          </w:rPr>
          <w:id w:val="-1769616900"/>
          <w:docPartObj>
            <w:docPartGallery w:val="Page Numbers (Top of Page)"/>
            <w:docPartUnique/>
          </w:docPartObj>
        </w:sdtPr>
        <w:sdtContent>
          <w:p w14:paraId="4E0B65C0" w14:textId="2FD9BA46" w:rsidR="00102EFB" w:rsidRPr="002C2AB1" w:rsidRDefault="00102EFB" w:rsidP="00D06725">
            <w:pPr>
              <w:pStyle w:val="Footer"/>
              <w:jc w:val="center"/>
              <w:rPr>
                <w:color w:val="282864"/>
                <w:szCs w:val="20"/>
              </w:rPr>
            </w:pPr>
          </w:p>
          <w:p w14:paraId="264B535D" w14:textId="77777777" w:rsidR="00102EFB" w:rsidRPr="002C2AB1" w:rsidRDefault="00102EFB" w:rsidP="002C2AB1">
            <w:pPr>
              <w:pStyle w:val="Footer"/>
              <w:jc w:val="right"/>
              <w:rPr>
                <w:color w:val="282864"/>
                <w:szCs w:val="20"/>
              </w:rPr>
            </w:pPr>
            <w:r w:rsidRPr="002C2AB1">
              <w:rPr>
                <w:color w:val="282864"/>
                <w:szCs w:val="20"/>
              </w:rPr>
              <w:t xml:space="preserve">Page </w:t>
            </w:r>
            <w:r w:rsidRPr="002C2AB1">
              <w:rPr>
                <w:color w:val="282864"/>
                <w:szCs w:val="20"/>
                <w:shd w:val="clear" w:color="auto" w:fill="E6E6E6"/>
              </w:rPr>
              <w:fldChar w:fldCharType="begin"/>
            </w:r>
            <w:r w:rsidRPr="002C2AB1">
              <w:rPr>
                <w:color w:val="282864"/>
                <w:szCs w:val="20"/>
              </w:rPr>
              <w:instrText xml:space="preserve"> PAGE </w:instrText>
            </w:r>
            <w:r w:rsidRPr="002C2AB1">
              <w:rPr>
                <w:color w:val="282864"/>
                <w:szCs w:val="20"/>
                <w:shd w:val="clear" w:color="auto" w:fill="E6E6E6"/>
              </w:rPr>
              <w:fldChar w:fldCharType="separate"/>
            </w:r>
            <w:r w:rsidRPr="002C2AB1">
              <w:rPr>
                <w:noProof/>
                <w:color w:val="282864"/>
                <w:szCs w:val="20"/>
              </w:rPr>
              <w:t>2</w:t>
            </w:r>
            <w:r w:rsidRPr="002C2AB1">
              <w:rPr>
                <w:color w:val="282864"/>
                <w:szCs w:val="20"/>
                <w:shd w:val="clear" w:color="auto" w:fill="E6E6E6"/>
              </w:rPr>
              <w:fldChar w:fldCharType="end"/>
            </w:r>
            <w:r w:rsidRPr="002C2AB1">
              <w:rPr>
                <w:color w:val="282864"/>
                <w:szCs w:val="20"/>
              </w:rPr>
              <w:t>/</w:t>
            </w:r>
            <w:r w:rsidRPr="002C2AB1">
              <w:rPr>
                <w:color w:val="282864"/>
                <w:szCs w:val="20"/>
                <w:shd w:val="clear" w:color="auto" w:fill="E6E6E6"/>
              </w:rPr>
              <w:fldChar w:fldCharType="begin"/>
            </w:r>
            <w:r w:rsidRPr="002C2AB1">
              <w:rPr>
                <w:color w:val="282864"/>
                <w:szCs w:val="20"/>
              </w:rPr>
              <w:instrText xml:space="preserve"> NUMPAGES  </w:instrText>
            </w:r>
            <w:r w:rsidRPr="002C2AB1">
              <w:rPr>
                <w:color w:val="282864"/>
                <w:szCs w:val="20"/>
                <w:shd w:val="clear" w:color="auto" w:fill="E6E6E6"/>
              </w:rPr>
              <w:fldChar w:fldCharType="separate"/>
            </w:r>
            <w:r w:rsidRPr="002C2AB1">
              <w:rPr>
                <w:noProof/>
                <w:color w:val="282864"/>
                <w:szCs w:val="20"/>
              </w:rPr>
              <w:t>2</w:t>
            </w:r>
            <w:r w:rsidRPr="002C2AB1">
              <w:rPr>
                <w:color w:val="282864"/>
                <w:szCs w:val="20"/>
                <w:shd w:val="clear" w:color="auto" w:fill="E6E6E6"/>
              </w:rPr>
              <w:fldChar w:fldCharType="end"/>
            </w:r>
          </w:p>
        </w:sdtContent>
      </w:sdt>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411E8" w14:textId="77777777" w:rsidR="00102EFB" w:rsidRDefault="00102EFB" w:rsidP="006E3945">
    <w:pPr>
      <w:pStyle w:val="Footer"/>
      <w:jc w:val="right"/>
      <w:rPr>
        <w:color w:val="282864"/>
        <w:szCs w:val="20"/>
      </w:rPr>
    </w:pPr>
    <w:r w:rsidRPr="002C2AB1">
      <w:rPr>
        <w:color w:val="282864"/>
        <w:szCs w:val="20"/>
      </w:rPr>
      <w:t xml:space="preserve">Page </w:t>
    </w:r>
    <w:r w:rsidRPr="002C2AB1">
      <w:rPr>
        <w:color w:val="282864"/>
        <w:szCs w:val="20"/>
        <w:shd w:val="clear" w:color="auto" w:fill="E6E6E6"/>
      </w:rPr>
      <w:fldChar w:fldCharType="begin"/>
    </w:r>
    <w:r w:rsidRPr="002C2AB1">
      <w:rPr>
        <w:color w:val="282864"/>
        <w:szCs w:val="20"/>
      </w:rPr>
      <w:instrText xml:space="preserve"> PAGE </w:instrText>
    </w:r>
    <w:r w:rsidRPr="002C2AB1">
      <w:rPr>
        <w:color w:val="282864"/>
        <w:szCs w:val="20"/>
        <w:shd w:val="clear" w:color="auto" w:fill="E6E6E6"/>
      </w:rPr>
      <w:fldChar w:fldCharType="separate"/>
    </w:r>
    <w:r>
      <w:rPr>
        <w:color w:val="282864"/>
        <w:szCs w:val="20"/>
      </w:rPr>
      <w:t>2</w:t>
    </w:r>
    <w:r w:rsidRPr="002C2AB1">
      <w:rPr>
        <w:color w:val="282864"/>
        <w:szCs w:val="20"/>
        <w:shd w:val="clear" w:color="auto" w:fill="E6E6E6"/>
      </w:rPr>
      <w:fldChar w:fldCharType="end"/>
    </w:r>
    <w:r w:rsidRPr="002C2AB1">
      <w:rPr>
        <w:color w:val="282864"/>
        <w:szCs w:val="20"/>
      </w:rPr>
      <w:t>/</w:t>
    </w:r>
    <w:r w:rsidRPr="002C2AB1">
      <w:rPr>
        <w:color w:val="282864"/>
        <w:szCs w:val="20"/>
        <w:shd w:val="clear" w:color="auto" w:fill="E6E6E6"/>
      </w:rPr>
      <w:fldChar w:fldCharType="begin"/>
    </w:r>
    <w:r w:rsidRPr="002C2AB1">
      <w:rPr>
        <w:color w:val="282864"/>
        <w:szCs w:val="20"/>
      </w:rPr>
      <w:instrText xml:space="preserve"> NUMPAGES  </w:instrText>
    </w:r>
    <w:r w:rsidRPr="002C2AB1">
      <w:rPr>
        <w:color w:val="282864"/>
        <w:szCs w:val="20"/>
        <w:shd w:val="clear" w:color="auto" w:fill="E6E6E6"/>
      </w:rPr>
      <w:fldChar w:fldCharType="separate"/>
    </w:r>
    <w:r>
      <w:rPr>
        <w:color w:val="282864"/>
        <w:szCs w:val="20"/>
      </w:rPr>
      <w:t>6</w:t>
    </w:r>
    <w:r w:rsidRPr="002C2AB1">
      <w:rPr>
        <w:color w:val="282864"/>
        <w:szCs w:val="20"/>
        <w:shd w:val="clear" w:color="auto" w:fill="E6E6E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1BDDF" w14:textId="77777777" w:rsidR="000221B0" w:rsidRDefault="000221B0" w:rsidP="00A77EE2">
      <w:pPr>
        <w:spacing w:after="0" w:line="240" w:lineRule="auto"/>
      </w:pPr>
      <w:r>
        <w:separator/>
      </w:r>
    </w:p>
  </w:footnote>
  <w:footnote w:type="continuationSeparator" w:id="0">
    <w:p w14:paraId="50200AE4" w14:textId="77777777" w:rsidR="000221B0" w:rsidRDefault="000221B0" w:rsidP="00A77EE2">
      <w:pPr>
        <w:spacing w:after="0" w:line="240" w:lineRule="auto"/>
      </w:pPr>
      <w:r>
        <w:continuationSeparator/>
      </w:r>
    </w:p>
  </w:footnote>
  <w:footnote w:type="continuationNotice" w:id="1">
    <w:p w14:paraId="7C8ABDB8" w14:textId="77777777" w:rsidR="000221B0" w:rsidRDefault="000221B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B430C" w14:textId="77777777" w:rsidR="000B3798" w:rsidRDefault="000B3798">
    <w:pPr>
      <w:pStyle w:val="Header"/>
    </w:pPr>
    <w:r>
      <w:rPr>
        <w:noProof/>
        <w:color w:val="282864"/>
        <w:szCs w:val="20"/>
      </w:rPr>
      <w:drawing>
        <wp:inline distT="0" distB="0" distL="0" distR="0" wp14:anchorId="506F5D16" wp14:editId="5B52E457">
          <wp:extent cx="1504950" cy="391827"/>
          <wp:effectExtent l="0" t="0" r="0" b="8255"/>
          <wp:docPr id="884918379" name="Picture 88491837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p w14:paraId="70A80956" w14:textId="77777777" w:rsidR="00DC5E44" w:rsidRDefault="00FE7DD0">
    <w:pPr>
      <w:pStyle w:val="Header"/>
    </w:pPr>
    <w:r>
      <w:rPr>
        <w:noProof/>
        <w:color w:val="282864"/>
        <w:szCs w:val="20"/>
      </w:rPr>
      <w:drawing>
        <wp:anchor distT="0" distB="0" distL="114300" distR="114300" simplePos="0" relativeHeight="251672576" behindDoc="1" locked="0" layoutInCell="1" allowOverlap="1" wp14:anchorId="160EC529" wp14:editId="4FAE6A6B">
          <wp:simplePos x="0" y="0"/>
          <wp:positionH relativeFrom="page">
            <wp:posOffset>575945</wp:posOffset>
          </wp:positionH>
          <wp:positionV relativeFrom="page">
            <wp:posOffset>2520315</wp:posOffset>
          </wp:positionV>
          <wp:extent cx="6948000" cy="8366400"/>
          <wp:effectExtent l="0" t="0" r="5715" b="0"/>
          <wp:wrapNone/>
          <wp:docPr id="138056371" name="Picture 138056371" descr="A white circ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circle with a white background&#10;&#10;Description automatically generated"/>
                  <pic:cNvPicPr/>
                </pic:nvPicPr>
                <pic:blipFill>
                  <a:blip r:embed="rId2">
                    <a:alphaModFix amt="20000"/>
                    <a:extLst>
                      <a:ext uri="{28A0092B-C50C-407E-A947-70E740481C1C}">
                        <a14:useLocalDpi xmlns:a14="http://schemas.microsoft.com/office/drawing/2010/main" val="0"/>
                      </a:ext>
                    </a:extLst>
                  </a:blip>
                  <a:stretch>
                    <a:fillRect/>
                  </a:stretch>
                </pic:blipFill>
                <pic:spPr>
                  <a:xfrm>
                    <a:off x="0" y="0"/>
                    <a:ext cx="6948000" cy="83664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9EABF" w14:textId="77777777" w:rsidR="00204F60" w:rsidRDefault="00204F60">
    <w:pPr>
      <w:pStyle w:val="Header"/>
    </w:pPr>
    <w:r>
      <w:rPr>
        <w:noProof/>
        <w:color w:val="282864"/>
        <w:szCs w:val="20"/>
      </w:rPr>
      <w:drawing>
        <wp:anchor distT="0" distB="0" distL="114300" distR="114300" simplePos="0" relativeHeight="251671552" behindDoc="1" locked="0" layoutInCell="1" allowOverlap="1" wp14:anchorId="7135715F" wp14:editId="2A4B35EF">
          <wp:simplePos x="0" y="0"/>
          <wp:positionH relativeFrom="page">
            <wp:align>left</wp:align>
          </wp:positionH>
          <wp:positionV relativeFrom="page">
            <wp:align>bottom</wp:align>
          </wp:positionV>
          <wp:extent cx="5731200" cy="5860800"/>
          <wp:effectExtent l="0" t="0" r="3175" b="6985"/>
          <wp:wrapNone/>
          <wp:docPr id="2094376583" name="Picture 209437658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731200" cy="58608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202B" w14:textId="7F263654" w:rsidR="00102EFB" w:rsidRDefault="00102EFB" w:rsidP="007047AF">
    <w:pPr>
      <w:pStyle w:val="Header"/>
      <w:jc w:val="right"/>
    </w:pPr>
    <w:r>
      <w:rPr>
        <w:noProof/>
        <w:color w:val="282864"/>
        <w:szCs w:val="20"/>
        <w:shd w:val="clear" w:color="auto" w:fill="E6E6E6"/>
      </w:rPr>
      <w:drawing>
        <wp:inline distT="0" distB="0" distL="0" distR="0" wp14:anchorId="041A8B00" wp14:editId="09533EEB">
          <wp:extent cx="1504950" cy="391827"/>
          <wp:effectExtent l="0" t="0" r="0" b="8255"/>
          <wp:docPr id="1607067069" name="Picture 160706706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DBF6A" w14:textId="6E465644" w:rsidR="00102EFB" w:rsidRDefault="00102EFB" w:rsidP="00771120">
    <w:pPr>
      <w:pStyle w:val="Header"/>
      <w:jc w:val="right"/>
    </w:pPr>
    <w:r>
      <w:rPr>
        <w:noProof/>
        <w:color w:val="282864"/>
        <w:szCs w:val="20"/>
        <w:shd w:val="clear" w:color="auto" w:fill="E6E6E6"/>
      </w:rPr>
      <w:drawing>
        <wp:inline distT="0" distB="0" distL="0" distR="0" wp14:anchorId="59A16E86" wp14:editId="2119EA84">
          <wp:extent cx="1504950" cy="391827"/>
          <wp:effectExtent l="0" t="0" r="0" b="8255"/>
          <wp:docPr id="746379624" name="Picture 74637962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p w14:paraId="53451A8D" w14:textId="77777777" w:rsidR="00102EFB" w:rsidRDefault="00102EFB" w:rsidP="00771120">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C9C64" w14:textId="23205187" w:rsidR="00102EFB" w:rsidRDefault="00102EFB" w:rsidP="007047AF">
    <w:pPr>
      <w:pStyle w:val="Header"/>
      <w:jc w:val="right"/>
    </w:pPr>
    <w:r>
      <w:rPr>
        <w:noProof/>
        <w:color w:val="282864"/>
        <w:szCs w:val="20"/>
        <w:shd w:val="clear" w:color="auto" w:fill="E6E6E6"/>
      </w:rPr>
      <w:drawing>
        <wp:inline distT="0" distB="0" distL="0" distR="0" wp14:anchorId="7A4689A4" wp14:editId="7F1B418D">
          <wp:extent cx="1504950" cy="391827"/>
          <wp:effectExtent l="0" t="0" r="0" b="8255"/>
          <wp:docPr id="728244943" name="Picture 72824494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p w14:paraId="67185E0D" w14:textId="77777777" w:rsidR="00102EFB" w:rsidRDefault="00102EFB" w:rsidP="007047AF">
    <w:pPr>
      <w:pStyle w:val="Header"/>
      <w:jc w:val="right"/>
    </w:pPr>
    <w:r>
      <w:rPr>
        <w:noProof/>
        <w:color w:val="282864"/>
        <w:szCs w:val="20"/>
        <w:shd w:val="clear" w:color="auto" w:fill="E6E6E6"/>
      </w:rPr>
      <w:drawing>
        <wp:anchor distT="0" distB="0" distL="114300" distR="114300" simplePos="0" relativeHeight="251674624" behindDoc="1" locked="0" layoutInCell="1" allowOverlap="1" wp14:anchorId="53AEAA7E" wp14:editId="6ECF8FBE">
          <wp:simplePos x="0" y="0"/>
          <wp:positionH relativeFrom="page">
            <wp:align>left</wp:align>
          </wp:positionH>
          <wp:positionV relativeFrom="page">
            <wp:posOffset>4548562</wp:posOffset>
          </wp:positionV>
          <wp:extent cx="5731200" cy="5860800"/>
          <wp:effectExtent l="0" t="0" r="3175" b="6985"/>
          <wp:wrapNone/>
          <wp:docPr id="1721185003" name="Picture 172118500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5731200" cy="58608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B5DAC"/>
    <w:multiLevelType w:val="hybridMultilevel"/>
    <w:tmpl w:val="BBDC8B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F97120"/>
    <w:multiLevelType w:val="hybridMultilevel"/>
    <w:tmpl w:val="3CEA2E4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1426D5B"/>
    <w:multiLevelType w:val="hybridMultilevel"/>
    <w:tmpl w:val="1EBC7D72"/>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22F7EEB"/>
    <w:multiLevelType w:val="hybridMultilevel"/>
    <w:tmpl w:val="B3F68ED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31145BA"/>
    <w:multiLevelType w:val="hybridMultilevel"/>
    <w:tmpl w:val="4836D3B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3544DA3"/>
    <w:multiLevelType w:val="hybridMultilevel"/>
    <w:tmpl w:val="78E8C1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3A176D9"/>
    <w:multiLevelType w:val="hybridMultilevel"/>
    <w:tmpl w:val="DC4CD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3BF5F7D"/>
    <w:multiLevelType w:val="hybridMultilevel"/>
    <w:tmpl w:val="EE3C1ABE"/>
    <w:lvl w:ilvl="0" w:tplc="39FA819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3D52A6E"/>
    <w:multiLevelType w:val="hybridMultilevel"/>
    <w:tmpl w:val="EDDA7938"/>
    <w:lvl w:ilvl="0" w:tplc="EC4E02AA">
      <w:start w:val="1"/>
      <w:numFmt w:val="bullet"/>
      <w:lvlText w:val=""/>
      <w:lvlJc w:val="left"/>
      <w:pPr>
        <w:ind w:left="1440" w:hanging="360"/>
      </w:pPr>
      <w:rPr>
        <w:rFonts w:ascii="Symbol" w:hAnsi="Symbol"/>
      </w:rPr>
    </w:lvl>
    <w:lvl w:ilvl="1" w:tplc="6B3A0920">
      <w:start w:val="1"/>
      <w:numFmt w:val="bullet"/>
      <w:lvlText w:val=""/>
      <w:lvlJc w:val="left"/>
      <w:pPr>
        <w:ind w:left="1440" w:hanging="360"/>
      </w:pPr>
      <w:rPr>
        <w:rFonts w:ascii="Symbol" w:hAnsi="Symbol"/>
      </w:rPr>
    </w:lvl>
    <w:lvl w:ilvl="2" w:tplc="717E74B6">
      <w:start w:val="1"/>
      <w:numFmt w:val="bullet"/>
      <w:lvlText w:val=""/>
      <w:lvlJc w:val="left"/>
      <w:pPr>
        <w:ind w:left="1440" w:hanging="360"/>
      </w:pPr>
      <w:rPr>
        <w:rFonts w:ascii="Symbol" w:hAnsi="Symbol"/>
      </w:rPr>
    </w:lvl>
    <w:lvl w:ilvl="3" w:tplc="E0EC63EC">
      <w:start w:val="1"/>
      <w:numFmt w:val="bullet"/>
      <w:lvlText w:val=""/>
      <w:lvlJc w:val="left"/>
      <w:pPr>
        <w:ind w:left="1440" w:hanging="360"/>
      </w:pPr>
      <w:rPr>
        <w:rFonts w:ascii="Symbol" w:hAnsi="Symbol"/>
      </w:rPr>
    </w:lvl>
    <w:lvl w:ilvl="4" w:tplc="EC809860">
      <w:start w:val="1"/>
      <w:numFmt w:val="bullet"/>
      <w:lvlText w:val=""/>
      <w:lvlJc w:val="left"/>
      <w:pPr>
        <w:ind w:left="1440" w:hanging="360"/>
      </w:pPr>
      <w:rPr>
        <w:rFonts w:ascii="Symbol" w:hAnsi="Symbol"/>
      </w:rPr>
    </w:lvl>
    <w:lvl w:ilvl="5" w:tplc="0A98AF48">
      <w:start w:val="1"/>
      <w:numFmt w:val="bullet"/>
      <w:lvlText w:val=""/>
      <w:lvlJc w:val="left"/>
      <w:pPr>
        <w:ind w:left="1440" w:hanging="360"/>
      </w:pPr>
      <w:rPr>
        <w:rFonts w:ascii="Symbol" w:hAnsi="Symbol"/>
      </w:rPr>
    </w:lvl>
    <w:lvl w:ilvl="6" w:tplc="E2E87354">
      <w:start w:val="1"/>
      <w:numFmt w:val="bullet"/>
      <w:lvlText w:val=""/>
      <w:lvlJc w:val="left"/>
      <w:pPr>
        <w:ind w:left="1440" w:hanging="360"/>
      </w:pPr>
      <w:rPr>
        <w:rFonts w:ascii="Symbol" w:hAnsi="Symbol"/>
      </w:rPr>
    </w:lvl>
    <w:lvl w:ilvl="7" w:tplc="C9AC87E4">
      <w:start w:val="1"/>
      <w:numFmt w:val="bullet"/>
      <w:lvlText w:val=""/>
      <w:lvlJc w:val="left"/>
      <w:pPr>
        <w:ind w:left="1440" w:hanging="360"/>
      </w:pPr>
      <w:rPr>
        <w:rFonts w:ascii="Symbol" w:hAnsi="Symbol"/>
      </w:rPr>
    </w:lvl>
    <w:lvl w:ilvl="8" w:tplc="B344E486">
      <w:start w:val="1"/>
      <w:numFmt w:val="bullet"/>
      <w:lvlText w:val=""/>
      <w:lvlJc w:val="left"/>
      <w:pPr>
        <w:ind w:left="1440" w:hanging="360"/>
      </w:pPr>
      <w:rPr>
        <w:rFonts w:ascii="Symbol" w:hAnsi="Symbol"/>
      </w:rPr>
    </w:lvl>
  </w:abstractNum>
  <w:abstractNum w:abstractNumId="9" w15:restartNumberingAfterBreak="0">
    <w:nsid w:val="0471186A"/>
    <w:multiLevelType w:val="hybridMultilevel"/>
    <w:tmpl w:val="931E91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70740EA"/>
    <w:multiLevelType w:val="hybridMultilevel"/>
    <w:tmpl w:val="3C38A8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81B194D"/>
    <w:multiLevelType w:val="hybridMultilevel"/>
    <w:tmpl w:val="8A6E05D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DC57402"/>
    <w:multiLevelType w:val="hybridMultilevel"/>
    <w:tmpl w:val="705CEC2E"/>
    <w:lvl w:ilvl="0" w:tplc="48BE1DE0">
      <w:start w:val="1"/>
      <w:numFmt w:val="bullet"/>
      <w:lvlText w:val=""/>
      <w:lvlJc w:val="left"/>
      <w:pPr>
        <w:ind w:left="720" w:hanging="360"/>
      </w:pPr>
      <w:rPr>
        <w:rFonts w:ascii="Symbol" w:hAnsi="Symbol"/>
      </w:rPr>
    </w:lvl>
    <w:lvl w:ilvl="1" w:tplc="99E6AA08">
      <w:start w:val="1"/>
      <w:numFmt w:val="bullet"/>
      <w:lvlText w:val=""/>
      <w:lvlJc w:val="left"/>
      <w:pPr>
        <w:ind w:left="720" w:hanging="360"/>
      </w:pPr>
      <w:rPr>
        <w:rFonts w:ascii="Symbol" w:hAnsi="Symbol"/>
      </w:rPr>
    </w:lvl>
    <w:lvl w:ilvl="2" w:tplc="785CF79E">
      <w:start w:val="1"/>
      <w:numFmt w:val="bullet"/>
      <w:lvlText w:val=""/>
      <w:lvlJc w:val="left"/>
      <w:pPr>
        <w:ind w:left="720" w:hanging="360"/>
      </w:pPr>
      <w:rPr>
        <w:rFonts w:ascii="Symbol" w:hAnsi="Symbol"/>
      </w:rPr>
    </w:lvl>
    <w:lvl w:ilvl="3" w:tplc="247CFA7C">
      <w:start w:val="1"/>
      <w:numFmt w:val="bullet"/>
      <w:lvlText w:val=""/>
      <w:lvlJc w:val="left"/>
      <w:pPr>
        <w:ind w:left="720" w:hanging="360"/>
      </w:pPr>
      <w:rPr>
        <w:rFonts w:ascii="Symbol" w:hAnsi="Symbol"/>
      </w:rPr>
    </w:lvl>
    <w:lvl w:ilvl="4" w:tplc="012C3326">
      <w:start w:val="1"/>
      <w:numFmt w:val="bullet"/>
      <w:lvlText w:val=""/>
      <w:lvlJc w:val="left"/>
      <w:pPr>
        <w:ind w:left="720" w:hanging="360"/>
      </w:pPr>
      <w:rPr>
        <w:rFonts w:ascii="Symbol" w:hAnsi="Symbol"/>
      </w:rPr>
    </w:lvl>
    <w:lvl w:ilvl="5" w:tplc="C64834D8">
      <w:start w:val="1"/>
      <w:numFmt w:val="bullet"/>
      <w:lvlText w:val=""/>
      <w:lvlJc w:val="left"/>
      <w:pPr>
        <w:ind w:left="720" w:hanging="360"/>
      </w:pPr>
      <w:rPr>
        <w:rFonts w:ascii="Symbol" w:hAnsi="Symbol"/>
      </w:rPr>
    </w:lvl>
    <w:lvl w:ilvl="6" w:tplc="AB72EA1C">
      <w:start w:val="1"/>
      <w:numFmt w:val="bullet"/>
      <w:lvlText w:val=""/>
      <w:lvlJc w:val="left"/>
      <w:pPr>
        <w:ind w:left="720" w:hanging="360"/>
      </w:pPr>
      <w:rPr>
        <w:rFonts w:ascii="Symbol" w:hAnsi="Symbol"/>
      </w:rPr>
    </w:lvl>
    <w:lvl w:ilvl="7" w:tplc="D86EAAE2">
      <w:start w:val="1"/>
      <w:numFmt w:val="bullet"/>
      <w:lvlText w:val=""/>
      <w:lvlJc w:val="left"/>
      <w:pPr>
        <w:ind w:left="720" w:hanging="360"/>
      </w:pPr>
      <w:rPr>
        <w:rFonts w:ascii="Symbol" w:hAnsi="Symbol"/>
      </w:rPr>
    </w:lvl>
    <w:lvl w:ilvl="8" w:tplc="3A703120">
      <w:start w:val="1"/>
      <w:numFmt w:val="bullet"/>
      <w:lvlText w:val=""/>
      <w:lvlJc w:val="left"/>
      <w:pPr>
        <w:ind w:left="720" w:hanging="360"/>
      </w:pPr>
      <w:rPr>
        <w:rFonts w:ascii="Symbol" w:hAnsi="Symbol"/>
      </w:rPr>
    </w:lvl>
  </w:abstractNum>
  <w:abstractNum w:abstractNumId="13" w15:restartNumberingAfterBreak="0">
    <w:nsid w:val="0FA67B8B"/>
    <w:multiLevelType w:val="hybridMultilevel"/>
    <w:tmpl w:val="7BB8BF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028797A"/>
    <w:multiLevelType w:val="hybridMultilevel"/>
    <w:tmpl w:val="279E63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0C03A65"/>
    <w:multiLevelType w:val="hybridMultilevel"/>
    <w:tmpl w:val="C54EC466"/>
    <w:lvl w:ilvl="0" w:tplc="747E84B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23A78DC"/>
    <w:multiLevelType w:val="hybridMultilevel"/>
    <w:tmpl w:val="301AAE84"/>
    <w:lvl w:ilvl="0" w:tplc="BA2C9FA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3F7193E"/>
    <w:multiLevelType w:val="hybridMultilevel"/>
    <w:tmpl w:val="E80C9B92"/>
    <w:lvl w:ilvl="0" w:tplc="33AA911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4D15C14"/>
    <w:multiLevelType w:val="hybridMultilevel"/>
    <w:tmpl w:val="819CE4D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61F5ADC"/>
    <w:multiLevelType w:val="hybridMultilevel"/>
    <w:tmpl w:val="E01076C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6543D5E"/>
    <w:multiLevelType w:val="hybridMultilevel"/>
    <w:tmpl w:val="FC2602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7373C56"/>
    <w:multiLevelType w:val="hybridMultilevel"/>
    <w:tmpl w:val="BBA2DCB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85C3BC0"/>
    <w:multiLevelType w:val="hybridMultilevel"/>
    <w:tmpl w:val="D8B2A07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18825A88"/>
    <w:multiLevelType w:val="hybridMultilevel"/>
    <w:tmpl w:val="79622982"/>
    <w:lvl w:ilvl="0" w:tplc="9D60EAD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1A9C7956"/>
    <w:multiLevelType w:val="hybridMultilevel"/>
    <w:tmpl w:val="D6EE20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1CBA4AA3"/>
    <w:multiLevelType w:val="hybridMultilevel"/>
    <w:tmpl w:val="274AB7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1E671883"/>
    <w:multiLevelType w:val="multilevel"/>
    <w:tmpl w:val="FB8E42D6"/>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1F681B79"/>
    <w:multiLevelType w:val="hybridMultilevel"/>
    <w:tmpl w:val="39640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1FA251B3"/>
    <w:multiLevelType w:val="hybridMultilevel"/>
    <w:tmpl w:val="133082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1FC45341"/>
    <w:multiLevelType w:val="hybridMultilevel"/>
    <w:tmpl w:val="14AC6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01877C7"/>
    <w:multiLevelType w:val="hybridMultilevel"/>
    <w:tmpl w:val="D5EEA2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21016D8F"/>
    <w:multiLevelType w:val="hybridMultilevel"/>
    <w:tmpl w:val="9E407058"/>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210A3909"/>
    <w:multiLevelType w:val="hybridMultilevel"/>
    <w:tmpl w:val="DAA45776"/>
    <w:lvl w:ilvl="0" w:tplc="E29CFF82">
      <w:start w:val="1"/>
      <w:numFmt w:val="bullet"/>
      <w:pStyle w:val="WeAreCORTEXEmphasi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1F5693D"/>
    <w:multiLevelType w:val="hybridMultilevel"/>
    <w:tmpl w:val="6EDA2B2C"/>
    <w:lvl w:ilvl="0" w:tplc="08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24867081"/>
    <w:multiLevelType w:val="hybridMultilevel"/>
    <w:tmpl w:val="5EFED0E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24D24565"/>
    <w:multiLevelType w:val="hybridMultilevel"/>
    <w:tmpl w:val="118A3A3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25A43E93"/>
    <w:multiLevelType w:val="hybridMultilevel"/>
    <w:tmpl w:val="C2803C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264E2EA1"/>
    <w:multiLevelType w:val="hybridMultilevel"/>
    <w:tmpl w:val="2C260AC4"/>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8" w15:restartNumberingAfterBreak="0">
    <w:nsid w:val="271220DB"/>
    <w:multiLevelType w:val="hybridMultilevel"/>
    <w:tmpl w:val="BD8E7B1A"/>
    <w:lvl w:ilvl="0" w:tplc="AB22C95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27941DBE"/>
    <w:multiLevelType w:val="hybridMultilevel"/>
    <w:tmpl w:val="72B644C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28A20D9D"/>
    <w:multiLevelType w:val="hybridMultilevel"/>
    <w:tmpl w:val="E4680B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294D32F4"/>
    <w:multiLevelType w:val="hybridMultilevel"/>
    <w:tmpl w:val="CE24D8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A681469"/>
    <w:multiLevelType w:val="hybridMultilevel"/>
    <w:tmpl w:val="CC960B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2AD15B9C"/>
    <w:multiLevelType w:val="hybridMultilevel"/>
    <w:tmpl w:val="71788734"/>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2BFE6300"/>
    <w:multiLevelType w:val="hybridMultilevel"/>
    <w:tmpl w:val="7986A5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2C172F4E"/>
    <w:multiLevelType w:val="hybridMultilevel"/>
    <w:tmpl w:val="D9D4118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2C1D1FA4"/>
    <w:multiLevelType w:val="hybridMultilevel"/>
    <w:tmpl w:val="0A0A94C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2F435A31"/>
    <w:multiLevelType w:val="hybridMultilevel"/>
    <w:tmpl w:val="E7B486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2F7256E6"/>
    <w:multiLevelType w:val="hybridMultilevel"/>
    <w:tmpl w:val="1014191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30EA3355"/>
    <w:multiLevelType w:val="hybridMultilevel"/>
    <w:tmpl w:val="1B62E6D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31CE7188"/>
    <w:multiLevelType w:val="hybridMultilevel"/>
    <w:tmpl w:val="FC70F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32774060"/>
    <w:multiLevelType w:val="hybridMultilevel"/>
    <w:tmpl w:val="7FCE930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32FF12C5"/>
    <w:multiLevelType w:val="hybridMultilevel"/>
    <w:tmpl w:val="DC7C27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33405277"/>
    <w:multiLevelType w:val="hybridMultilevel"/>
    <w:tmpl w:val="C26A05A8"/>
    <w:lvl w:ilvl="0" w:tplc="62A83B36">
      <w:start w:val="1"/>
      <w:numFmt w:val="bullet"/>
      <w:lvlText w:val=""/>
      <w:lvlJc w:val="left"/>
      <w:pPr>
        <w:ind w:left="720" w:hanging="360"/>
      </w:pPr>
      <w:rPr>
        <w:rFonts w:ascii="Symbol" w:hAnsi="Symbol"/>
      </w:rPr>
    </w:lvl>
    <w:lvl w:ilvl="1" w:tplc="F9420872">
      <w:start w:val="1"/>
      <w:numFmt w:val="bullet"/>
      <w:lvlText w:val=""/>
      <w:lvlJc w:val="left"/>
      <w:pPr>
        <w:ind w:left="720" w:hanging="360"/>
      </w:pPr>
      <w:rPr>
        <w:rFonts w:ascii="Symbol" w:hAnsi="Symbol"/>
      </w:rPr>
    </w:lvl>
    <w:lvl w:ilvl="2" w:tplc="51D0F2A4">
      <w:start w:val="1"/>
      <w:numFmt w:val="bullet"/>
      <w:lvlText w:val=""/>
      <w:lvlJc w:val="left"/>
      <w:pPr>
        <w:ind w:left="720" w:hanging="360"/>
      </w:pPr>
      <w:rPr>
        <w:rFonts w:ascii="Symbol" w:hAnsi="Symbol"/>
      </w:rPr>
    </w:lvl>
    <w:lvl w:ilvl="3" w:tplc="1E981336">
      <w:start w:val="1"/>
      <w:numFmt w:val="bullet"/>
      <w:lvlText w:val=""/>
      <w:lvlJc w:val="left"/>
      <w:pPr>
        <w:ind w:left="720" w:hanging="360"/>
      </w:pPr>
      <w:rPr>
        <w:rFonts w:ascii="Symbol" w:hAnsi="Symbol"/>
      </w:rPr>
    </w:lvl>
    <w:lvl w:ilvl="4" w:tplc="847E42E0">
      <w:start w:val="1"/>
      <w:numFmt w:val="bullet"/>
      <w:lvlText w:val=""/>
      <w:lvlJc w:val="left"/>
      <w:pPr>
        <w:ind w:left="720" w:hanging="360"/>
      </w:pPr>
      <w:rPr>
        <w:rFonts w:ascii="Symbol" w:hAnsi="Symbol"/>
      </w:rPr>
    </w:lvl>
    <w:lvl w:ilvl="5" w:tplc="16D0944C">
      <w:start w:val="1"/>
      <w:numFmt w:val="bullet"/>
      <w:lvlText w:val=""/>
      <w:lvlJc w:val="left"/>
      <w:pPr>
        <w:ind w:left="720" w:hanging="360"/>
      </w:pPr>
      <w:rPr>
        <w:rFonts w:ascii="Symbol" w:hAnsi="Symbol"/>
      </w:rPr>
    </w:lvl>
    <w:lvl w:ilvl="6" w:tplc="AAF40316">
      <w:start w:val="1"/>
      <w:numFmt w:val="bullet"/>
      <w:lvlText w:val=""/>
      <w:lvlJc w:val="left"/>
      <w:pPr>
        <w:ind w:left="720" w:hanging="360"/>
      </w:pPr>
      <w:rPr>
        <w:rFonts w:ascii="Symbol" w:hAnsi="Symbol"/>
      </w:rPr>
    </w:lvl>
    <w:lvl w:ilvl="7" w:tplc="B1A23B0A">
      <w:start w:val="1"/>
      <w:numFmt w:val="bullet"/>
      <w:lvlText w:val=""/>
      <w:lvlJc w:val="left"/>
      <w:pPr>
        <w:ind w:left="720" w:hanging="360"/>
      </w:pPr>
      <w:rPr>
        <w:rFonts w:ascii="Symbol" w:hAnsi="Symbol"/>
      </w:rPr>
    </w:lvl>
    <w:lvl w:ilvl="8" w:tplc="65607D78">
      <w:start w:val="1"/>
      <w:numFmt w:val="bullet"/>
      <w:lvlText w:val=""/>
      <w:lvlJc w:val="left"/>
      <w:pPr>
        <w:ind w:left="720" w:hanging="360"/>
      </w:pPr>
      <w:rPr>
        <w:rFonts w:ascii="Symbol" w:hAnsi="Symbol"/>
      </w:rPr>
    </w:lvl>
  </w:abstractNum>
  <w:abstractNum w:abstractNumId="54" w15:restartNumberingAfterBreak="0">
    <w:nsid w:val="33701C31"/>
    <w:multiLevelType w:val="hybridMultilevel"/>
    <w:tmpl w:val="5CCEC8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35677F28"/>
    <w:multiLevelType w:val="hybridMultilevel"/>
    <w:tmpl w:val="C9C637E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357F7892"/>
    <w:multiLevelType w:val="hybridMultilevel"/>
    <w:tmpl w:val="A59AA3C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360E7F55"/>
    <w:multiLevelType w:val="multilevel"/>
    <w:tmpl w:val="4DDEC27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8" w15:restartNumberingAfterBreak="0">
    <w:nsid w:val="378473C2"/>
    <w:multiLevelType w:val="hybridMultilevel"/>
    <w:tmpl w:val="6DACEA8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398721B7"/>
    <w:multiLevelType w:val="hybridMultilevel"/>
    <w:tmpl w:val="55F8A2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3A7F4972"/>
    <w:multiLevelType w:val="hybridMultilevel"/>
    <w:tmpl w:val="DA441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3B3468CB"/>
    <w:multiLevelType w:val="hybridMultilevel"/>
    <w:tmpl w:val="FE36E4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3D2C7974"/>
    <w:multiLevelType w:val="hybridMultilevel"/>
    <w:tmpl w:val="6A90B5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3DBA3842"/>
    <w:multiLevelType w:val="hybridMultilevel"/>
    <w:tmpl w:val="6024A38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3DD84A66"/>
    <w:multiLevelType w:val="hybridMultilevel"/>
    <w:tmpl w:val="CC882E9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3FB66F45"/>
    <w:multiLevelType w:val="hybridMultilevel"/>
    <w:tmpl w:val="9D10EB5E"/>
    <w:lvl w:ilvl="0" w:tplc="6C8A4AD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40571080"/>
    <w:multiLevelType w:val="hybridMultilevel"/>
    <w:tmpl w:val="7842128A"/>
    <w:lvl w:ilvl="0" w:tplc="2250DCC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410771E6"/>
    <w:multiLevelType w:val="hybridMultilevel"/>
    <w:tmpl w:val="88B4D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42673A8B"/>
    <w:multiLevelType w:val="hybridMultilevel"/>
    <w:tmpl w:val="FB2A0018"/>
    <w:lvl w:ilvl="0" w:tplc="7C0431DA">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428F1DD7"/>
    <w:multiLevelType w:val="hybridMultilevel"/>
    <w:tmpl w:val="14AC6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42D35B8C"/>
    <w:multiLevelType w:val="hybridMultilevel"/>
    <w:tmpl w:val="8B2A55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434316E6"/>
    <w:multiLevelType w:val="hybridMultilevel"/>
    <w:tmpl w:val="41CA42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43D75A96"/>
    <w:multiLevelType w:val="hybridMultilevel"/>
    <w:tmpl w:val="07661E9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442C1038"/>
    <w:multiLevelType w:val="hybridMultilevel"/>
    <w:tmpl w:val="F0B02F3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15:restartNumberingAfterBreak="0">
    <w:nsid w:val="46DA5AB4"/>
    <w:multiLevelType w:val="hybridMultilevel"/>
    <w:tmpl w:val="166437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470F5A95"/>
    <w:multiLevelType w:val="hybridMultilevel"/>
    <w:tmpl w:val="D2E427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47235797"/>
    <w:multiLevelType w:val="hybridMultilevel"/>
    <w:tmpl w:val="2B0CEE0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15:restartNumberingAfterBreak="0">
    <w:nsid w:val="47AD0C17"/>
    <w:multiLevelType w:val="hybridMultilevel"/>
    <w:tmpl w:val="2CA89B3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8" w15:restartNumberingAfterBreak="0">
    <w:nsid w:val="49382B5B"/>
    <w:multiLevelType w:val="hybridMultilevel"/>
    <w:tmpl w:val="4B9AAC5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497309FA"/>
    <w:multiLevelType w:val="hybridMultilevel"/>
    <w:tmpl w:val="B9AA23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49EA5515"/>
    <w:multiLevelType w:val="hybridMultilevel"/>
    <w:tmpl w:val="237CD6DC"/>
    <w:lvl w:ilvl="0" w:tplc="09D0B0E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49F8744D"/>
    <w:multiLevelType w:val="hybridMultilevel"/>
    <w:tmpl w:val="F7A055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4A3475DC"/>
    <w:multiLevelType w:val="hybridMultilevel"/>
    <w:tmpl w:val="DC4CD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4A7647F2"/>
    <w:multiLevelType w:val="hybridMultilevel"/>
    <w:tmpl w:val="B416374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15:restartNumberingAfterBreak="0">
    <w:nsid w:val="4A974545"/>
    <w:multiLevelType w:val="multilevel"/>
    <w:tmpl w:val="91A29A4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5" w15:restartNumberingAfterBreak="0">
    <w:nsid w:val="4EC178C4"/>
    <w:multiLevelType w:val="hybridMultilevel"/>
    <w:tmpl w:val="87EE415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4EE90446"/>
    <w:multiLevelType w:val="hybridMultilevel"/>
    <w:tmpl w:val="22EE8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EF42827"/>
    <w:multiLevelType w:val="hybridMultilevel"/>
    <w:tmpl w:val="56A0D1E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8" w15:restartNumberingAfterBreak="0">
    <w:nsid w:val="4F070D52"/>
    <w:multiLevelType w:val="hybridMultilevel"/>
    <w:tmpl w:val="71E286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50A458C7"/>
    <w:multiLevelType w:val="hybridMultilevel"/>
    <w:tmpl w:val="40BCF09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5388625B"/>
    <w:multiLevelType w:val="hybridMultilevel"/>
    <w:tmpl w:val="EF66C2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15:restartNumberingAfterBreak="0">
    <w:nsid w:val="54091A35"/>
    <w:multiLevelType w:val="hybridMultilevel"/>
    <w:tmpl w:val="0F2672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54D23A4B"/>
    <w:multiLevelType w:val="hybridMultilevel"/>
    <w:tmpl w:val="4B9AAC5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557418B7"/>
    <w:multiLevelType w:val="hybridMultilevel"/>
    <w:tmpl w:val="C7C2DF34"/>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4" w15:restartNumberingAfterBreak="0">
    <w:nsid w:val="55CB06CA"/>
    <w:multiLevelType w:val="hybridMultilevel"/>
    <w:tmpl w:val="FF62D6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562F16FC"/>
    <w:multiLevelType w:val="hybridMultilevel"/>
    <w:tmpl w:val="E35240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6" w15:restartNumberingAfterBreak="0">
    <w:nsid w:val="574838B0"/>
    <w:multiLevelType w:val="hybridMultilevel"/>
    <w:tmpl w:val="DFF447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7" w15:restartNumberingAfterBreak="0">
    <w:nsid w:val="57830B85"/>
    <w:multiLevelType w:val="hybridMultilevel"/>
    <w:tmpl w:val="198A4D4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8" w15:restartNumberingAfterBreak="0">
    <w:nsid w:val="59C76ED1"/>
    <w:multiLevelType w:val="hybridMultilevel"/>
    <w:tmpl w:val="4796AAC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9" w15:restartNumberingAfterBreak="0">
    <w:nsid w:val="5AD2677B"/>
    <w:multiLevelType w:val="multilevel"/>
    <w:tmpl w:val="7FB0E9DA"/>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pStyle w:val="Heading51"/>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0" w15:restartNumberingAfterBreak="0">
    <w:nsid w:val="5B9B0F71"/>
    <w:multiLevelType w:val="hybridMultilevel"/>
    <w:tmpl w:val="0FB88C3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1" w15:restartNumberingAfterBreak="0">
    <w:nsid w:val="5CF9180C"/>
    <w:multiLevelType w:val="hybridMultilevel"/>
    <w:tmpl w:val="A2B231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5EB042C1"/>
    <w:multiLevelType w:val="hybridMultilevel"/>
    <w:tmpl w:val="709CB084"/>
    <w:lvl w:ilvl="0" w:tplc="5DFE6F20">
      <w:start w:val="1"/>
      <w:numFmt w:val="bullet"/>
      <w:lvlText w:val=""/>
      <w:lvlJc w:val="left"/>
      <w:pPr>
        <w:ind w:left="720" w:hanging="360"/>
      </w:pPr>
      <w:rPr>
        <w:rFonts w:ascii="Symbol" w:hAnsi="Symbol"/>
      </w:rPr>
    </w:lvl>
    <w:lvl w:ilvl="1" w:tplc="7CD8F9B0">
      <w:start w:val="1"/>
      <w:numFmt w:val="bullet"/>
      <w:lvlText w:val=""/>
      <w:lvlJc w:val="left"/>
      <w:pPr>
        <w:ind w:left="720" w:hanging="360"/>
      </w:pPr>
      <w:rPr>
        <w:rFonts w:ascii="Symbol" w:hAnsi="Symbol"/>
      </w:rPr>
    </w:lvl>
    <w:lvl w:ilvl="2" w:tplc="7DE4F800">
      <w:start w:val="1"/>
      <w:numFmt w:val="bullet"/>
      <w:lvlText w:val=""/>
      <w:lvlJc w:val="left"/>
      <w:pPr>
        <w:ind w:left="720" w:hanging="360"/>
      </w:pPr>
      <w:rPr>
        <w:rFonts w:ascii="Symbol" w:hAnsi="Symbol"/>
      </w:rPr>
    </w:lvl>
    <w:lvl w:ilvl="3" w:tplc="B544A25E">
      <w:start w:val="1"/>
      <w:numFmt w:val="bullet"/>
      <w:lvlText w:val=""/>
      <w:lvlJc w:val="left"/>
      <w:pPr>
        <w:ind w:left="720" w:hanging="360"/>
      </w:pPr>
      <w:rPr>
        <w:rFonts w:ascii="Symbol" w:hAnsi="Symbol"/>
      </w:rPr>
    </w:lvl>
    <w:lvl w:ilvl="4" w:tplc="83501EEC">
      <w:start w:val="1"/>
      <w:numFmt w:val="bullet"/>
      <w:lvlText w:val=""/>
      <w:lvlJc w:val="left"/>
      <w:pPr>
        <w:ind w:left="720" w:hanging="360"/>
      </w:pPr>
      <w:rPr>
        <w:rFonts w:ascii="Symbol" w:hAnsi="Symbol"/>
      </w:rPr>
    </w:lvl>
    <w:lvl w:ilvl="5" w:tplc="8EEEA1EA">
      <w:start w:val="1"/>
      <w:numFmt w:val="bullet"/>
      <w:lvlText w:val=""/>
      <w:lvlJc w:val="left"/>
      <w:pPr>
        <w:ind w:left="720" w:hanging="360"/>
      </w:pPr>
      <w:rPr>
        <w:rFonts w:ascii="Symbol" w:hAnsi="Symbol"/>
      </w:rPr>
    </w:lvl>
    <w:lvl w:ilvl="6" w:tplc="036C871E">
      <w:start w:val="1"/>
      <w:numFmt w:val="bullet"/>
      <w:lvlText w:val=""/>
      <w:lvlJc w:val="left"/>
      <w:pPr>
        <w:ind w:left="720" w:hanging="360"/>
      </w:pPr>
      <w:rPr>
        <w:rFonts w:ascii="Symbol" w:hAnsi="Symbol"/>
      </w:rPr>
    </w:lvl>
    <w:lvl w:ilvl="7" w:tplc="0EF639D0">
      <w:start w:val="1"/>
      <w:numFmt w:val="bullet"/>
      <w:lvlText w:val=""/>
      <w:lvlJc w:val="left"/>
      <w:pPr>
        <w:ind w:left="720" w:hanging="360"/>
      </w:pPr>
      <w:rPr>
        <w:rFonts w:ascii="Symbol" w:hAnsi="Symbol"/>
      </w:rPr>
    </w:lvl>
    <w:lvl w:ilvl="8" w:tplc="42CE326E">
      <w:start w:val="1"/>
      <w:numFmt w:val="bullet"/>
      <w:lvlText w:val=""/>
      <w:lvlJc w:val="left"/>
      <w:pPr>
        <w:ind w:left="720" w:hanging="360"/>
      </w:pPr>
      <w:rPr>
        <w:rFonts w:ascii="Symbol" w:hAnsi="Symbol"/>
      </w:rPr>
    </w:lvl>
  </w:abstractNum>
  <w:abstractNum w:abstractNumId="103" w15:restartNumberingAfterBreak="0">
    <w:nsid w:val="5EB769F1"/>
    <w:multiLevelType w:val="hybridMultilevel"/>
    <w:tmpl w:val="14AC6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5ED14F56"/>
    <w:multiLevelType w:val="hybridMultilevel"/>
    <w:tmpl w:val="97286C8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5" w15:restartNumberingAfterBreak="0">
    <w:nsid w:val="5F187894"/>
    <w:multiLevelType w:val="hybridMultilevel"/>
    <w:tmpl w:val="5AD88F0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5F532FAF"/>
    <w:multiLevelType w:val="hybridMultilevel"/>
    <w:tmpl w:val="095EB1D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7" w15:restartNumberingAfterBreak="0">
    <w:nsid w:val="610D7AB3"/>
    <w:multiLevelType w:val="hybridMultilevel"/>
    <w:tmpl w:val="A74C93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640B427E"/>
    <w:multiLevelType w:val="hybridMultilevel"/>
    <w:tmpl w:val="53EAC12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9" w15:restartNumberingAfterBreak="0">
    <w:nsid w:val="647F37FD"/>
    <w:multiLevelType w:val="hybridMultilevel"/>
    <w:tmpl w:val="6DACEA8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0" w15:restartNumberingAfterBreak="0">
    <w:nsid w:val="657F1144"/>
    <w:multiLevelType w:val="hybridMultilevel"/>
    <w:tmpl w:val="031480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1" w15:restartNumberingAfterBreak="0">
    <w:nsid w:val="65F2421C"/>
    <w:multiLevelType w:val="hybridMultilevel"/>
    <w:tmpl w:val="DC4CDF8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2" w15:restartNumberingAfterBreak="0">
    <w:nsid w:val="669F3642"/>
    <w:multiLevelType w:val="hybridMultilevel"/>
    <w:tmpl w:val="BE9AB69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3" w15:restartNumberingAfterBreak="0">
    <w:nsid w:val="67F62797"/>
    <w:multiLevelType w:val="hybridMultilevel"/>
    <w:tmpl w:val="3B46462A"/>
    <w:lvl w:ilvl="0" w:tplc="A9A6CC1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4" w15:restartNumberingAfterBreak="0">
    <w:nsid w:val="68303C08"/>
    <w:multiLevelType w:val="multilevel"/>
    <w:tmpl w:val="FB8E42D6"/>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5" w15:restartNumberingAfterBreak="0">
    <w:nsid w:val="68B077E3"/>
    <w:multiLevelType w:val="hybridMultilevel"/>
    <w:tmpl w:val="FE84B9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6A6A39DD"/>
    <w:multiLevelType w:val="hybridMultilevel"/>
    <w:tmpl w:val="215C11F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7" w15:restartNumberingAfterBreak="0">
    <w:nsid w:val="6CC515EB"/>
    <w:multiLevelType w:val="hybridMultilevel"/>
    <w:tmpl w:val="05247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 w15:restartNumberingAfterBreak="0">
    <w:nsid w:val="6D551FD7"/>
    <w:multiLevelType w:val="hybridMultilevel"/>
    <w:tmpl w:val="8920F0B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9" w15:restartNumberingAfterBreak="0">
    <w:nsid w:val="6DF35189"/>
    <w:multiLevelType w:val="hybridMultilevel"/>
    <w:tmpl w:val="49884FC8"/>
    <w:lvl w:ilvl="0" w:tplc="6D223E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0" w15:restartNumberingAfterBreak="0">
    <w:nsid w:val="6E42254F"/>
    <w:multiLevelType w:val="hybridMultilevel"/>
    <w:tmpl w:val="E04A1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71297023"/>
    <w:multiLevelType w:val="hybridMultilevel"/>
    <w:tmpl w:val="04FEBF5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2" w15:restartNumberingAfterBreak="0">
    <w:nsid w:val="713830B8"/>
    <w:multiLevelType w:val="multilevel"/>
    <w:tmpl w:val="89A4D122"/>
    <w:lvl w:ilvl="0">
      <w:start w:val="1"/>
      <w:numFmt w:val="decimal"/>
      <w:lvlText w:val="%1"/>
      <w:lvlJc w:val="left"/>
      <w:pPr>
        <w:ind w:left="851" w:hanging="491"/>
      </w:pPr>
      <w:rPr>
        <w:rFonts w:hint="default"/>
      </w:rPr>
    </w:lvl>
    <w:lvl w:ilvl="1">
      <w:start w:val="3"/>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3" w15:restartNumberingAfterBreak="0">
    <w:nsid w:val="733A35BA"/>
    <w:multiLevelType w:val="hybridMultilevel"/>
    <w:tmpl w:val="A74C93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4" w15:restartNumberingAfterBreak="0">
    <w:nsid w:val="737363D6"/>
    <w:multiLevelType w:val="hybridMultilevel"/>
    <w:tmpl w:val="D5EEA2A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5" w15:restartNumberingAfterBreak="0">
    <w:nsid w:val="742E6740"/>
    <w:multiLevelType w:val="hybridMultilevel"/>
    <w:tmpl w:val="71E286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6" w15:restartNumberingAfterBreak="0">
    <w:nsid w:val="76E860F8"/>
    <w:multiLevelType w:val="multilevel"/>
    <w:tmpl w:val="49D4AF66"/>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sz w:val="24"/>
        <w:szCs w:val="28"/>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7" w15:restartNumberingAfterBreak="0">
    <w:nsid w:val="77886ACF"/>
    <w:multiLevelType w:val="hybridMultilevel"/>
    <w:tmpl w:val="C05AD4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8" w15:restartNumberingAfterBreak="0">
    <w:nsid w:val="79E9317C"/>
    <w:multiLevelType w:val="hybridMultilevel"/>
    <w:tmpl w:val="522CBB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9" w15:restartNumberingAfterBreak="0">
    <w:nsid w:val="7B400D17"/>
    <w:multiLevelType w:val="hybridMultilevel"/>
    <w:tmpl w:val="D5442D82"/>
    <w:lvl w:ilvl="0" w:tplc="FFFFFFF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0" w15:restartNumberingAfterBreak="0">
    <w:nsid w:val="7BA81EC7"/>
    <w:multiLevelType w:val="hybridMultilevel"/>
    <w:tmpl w:val="E3CEE5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1" w15:restartNumberingAfterBreak="0">
    <w:nsid w:val="7C715C3C"/>
    <w:multiLevelType w:val="hybridMultilevel"/>
    <w:tmpl w:val="9CF4D1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2" w15:restartNumberingAfterBreak="0">
    <w:nsid w:val="7D306548"/>
    <w:multiLevelType w:val="hybridMultilevel"/>
    <w:tmpl w:val="93721EE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3" w15:restartNumberingAfterBreak="0">
    <w:nsid w:val="7E5E3972"/>
    <w:multiLevelType w:val="hybridMultilevel"/>
    <w:tmpl w:val="208AB6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4" w15:restartNumberingAfterBreak="0">
    <w:nsid w:val="7F4E263E"/>
    <w:multiLevelType w:val="hybridMultilevel"/>
    <w:tmpl w:val="DC4CD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69441479">
    <w:abstractNumId w:val="133"/>
  </w:num>
  <w:num w:numId="2" w16cid:durableId="1224488658">
    <w:abstractNumId w:val="84"/>
  </w:num>
  <w:num w:numId="3" w16cid:durableId="367610968">
    <w:abstractNumId w:val="57"/>
  </w:num>
  <w:num w:numId="4" w16cid:durableId="1672872309">
    <w:abstractNumId w:val="128"/>
  </w:num>
  <w:num w:numId="5" w16cid:durableId="312216491">
    <w:abstractNumId w:val="99"/>
  </w:num>
  <w:num w:numId="6" w16cid:durableId="1648365566">
    <w:abstractNumId w:val="27"/>
  </w:num>
  <w:num w:numId="7" w16cid:durableId="616765277">
    <w:abstractNumId w:val="30"/>
  </w:num>
  <w:num w:numId="8" w16cid:durableId="308635608">
    <w:abstractNumId w:val="124"/>
  </w:num>
  <w:num w:numId="9" w16cid:durableId="578248999">
    <w:abstractNumId w:val="55"/>
  </w:num>
  <w:num w:numId="10" w16cid:durableId="1693875659">
    <w:abstractNumId w:val="4"/>
  </w:num>
  <w:num w:numId="11" w16cid:durableId="614680718">
    <w:abstractNumId w:val="20"/>
  </w:num>
  <w:num w:numId="12" w16cid:durableId="955258897">
    <w:abstractNumId w:val="91"/>
  </w:num>
  <w:num w:numId="13" w16cid:durableId="63797138">
    <w:abstractNumId w:val="123"/>
  </w:num>
  <w:num w:numId="14" w16cid:durableId="3755019">
    <w:abstractNumId w:val="5"/>
  </w:num>
  <w:num w:numId="15" w16cid:durableId="13117400">
    <w:abstractNumId w:val="107"/>
  </w:num>
  <w:num w:numId="16" w16cid:durableId="1245187564">
    <w:abstractNumId w:val="98"/>
  </w:num>
  <w:num w:numId="17" w16cid:durableId="1123962075">
    <w:abstractNumId w:val="87"/>
  </w:num>
  <w:num w:numId="18" w16cid:durableId="1077478397">
    <w:abstractNumId w:val="67"/>
  </w:num>
  <w:num w:numId="19" w16cid:durableId="876116031">
    <w:abstractNumId w:val="28"/>
  </w:num>
  <w:num w:numId="20" w16cid:durableId="1483736930">
    <w:abstractNumId w:val="60"/>
  </w:num>
  <w:num w:numId="21" w16cid:durableId="1531718874">
    <w:abstractNumId w:val="120"/>
  </w:num>
  <w:num w:numId="22" w16cid:durableId="1607731165">
    <w:abstractNumId w:val="61"/>
  </w:num>
  <w:num w:numId="23" w16cid:durableId="1384409685">
    <w:abstractNumId w:val="32"/>
  </w:num>
  <w:num w:numId="24" w16cid:durableId="400953851">
    <w:abstractNumId w:val="17"/>
  </w:num>
  <w:num w:numId="25" w16cid:durableId="2124179503">
    <w:abstractNumId w:val="119"/>
  </w:num>
  <w:num w:numId="26" w16cid:durableId="627975122">
    <w:abstractNumId w:val="118"/>
  </w:num>
  <w:num w:numId="27" w16cid:durableId="544953491">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76953244">
    <w:abstractNumId w:val="122"/>
    <w:lvlOverride w:ilvl="0">
      <w:lvl w:ilvl="0">
        <w:start w:val="1"/>
        <w:numFmt w:val="decimal"/>
        <w:lvlText w:val="%1"/>
        <w:lvlJc w:val="left"/>
        <w:pPr>
          <w:ind w:left="851" w:hanging="491"/>
        </w:pPr>
        <w:rPr>
          <w:rFonts w:hint="default"/>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29" w16cid:durableId="838733075">
    <w:abstractNumId w:val="122"/>
  </w:num>
  <w:num w:numId="30" w16cid:durableId="959799532">
    <w:abstractNumId w:val="62"/>
  </w:num>
  <w:num w:numId="31" w16cid:durableId="383333748">
    <w:abstractNumId w:val="79"/>
  </w:num>
  <w:num w:numId="32" w16cid:durableId="1406218275">
    <w:abstractNumId w:val="130"/>
  </w:num>
  <w:num w:numId="33" w16cid:durableId="1631126602">
    <w:abstractNumId w:val="122"/>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34" w16cid:durableId="1561749603">
    <w:abstractNumId w:val="48"/>
  </w:num>
  <w:num w:numId="35" w16cid:durableId="1719283007">
    <w:abstractNumId w:val="42"/>
  </w:num>
  <w:num w:numId="36" w16cid:durableId="292760641">
    <w:abstractNumId w:val="95"/>
  </w:num>
  <w:num w:numId="37" w16cid:durableId="46728653">
    <w:abstractNumId w:val="14"/>
  </w:num>
  <w:num w:numId="38" w16cid:durableId="1608267567">
    <w:abstractNumId w:val="12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78046198">
    <w:abstractNumId w:val="52"/>
  </w:num>
  <w:num w:numId="40" w16cid:durableId="992412021">
    <w:abstractNumId w:val="38"/>
  </w:num>
  <w:num w:numId="41" w16cid:durableId="559705852">
    <w:abstractNumId w:val="51"/>
  </w:num>
  <w:num w:numId="42" w16cid:durableId="379548987">
    <w:abstractNumId w:val="18"/>
  </w:num>
  <w:num w:numId="43" w16cid:durableId="529344989">
    <w:abstractNumId w:val="114"/>
  </w:num>
  <w:num w:numId="44" w16cid:durableId="746462521">
    <w:abstractNumId w:val="29"/>
  </w:num>
  <w:num w:numId="45" w16cid:durableId="1487937325">
    <w:abstractNumId w:val="10"/>
  </w:num>
  <w:num w:numId="46" w16cid:durableId="905070205">
    <w:abstractNumId w:val="80"/>
  </w:num>
  <w:num w:numId="47" w16cid:durableId="2110805660">
    <w:abstractNumId w:val="109"/>
  </w:num>
  <w:num w:numId="48" w16cid:durableId="1721398750">
    <w:abstractNumId w:val="89"/>
  </w:num>
  <w:num w:numId="49" w16cid:durableId="178857690">
    <w:abstractNumId w:val="111"/>
  </w:num>
  <w:num w:numId="50" w16cid:durableId="798694169">
    <w:abstractNumId w:val="3"/>
  </w:num>
  <w:num w:numId="51" w16cid:durableId="904953036">
    <w:abstractNumId w:val="66"/>
  </w:num>
  <w:num w:numId="52" w16cid:durableId="1284115476">
    <w:abstractNumId w:val="122"/>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53" w16cid:durableId="1446121308">
    <w:abstractNumId w:val="126"/>
  </w:num>
  <w:num w:numId="54" w16cid:durableId="1817645881">
    <w:abstractNumId w:val="26"/>
  </w:num>
  <w:num w:numId="55" w16cid:durableId="581376065">
    <w:abstractNumId w:val="46"/>
  </w:num>
  <w:num w:numId="56" w16cid:durableId="1003703099">
    <w:abstractNumId w:val="76"/>
  </w:num>
  <w:num w:numId="57" w16cid:durableId="1658462522">
    <w:abstractNumId w:val="23"/>
  </w:num>
  <w:num w:numId="58" w16cid:durableId="1909219221">
    <w:abstractNumId w:val="15"/>
  </w:num>
  <w:num w:numId="59" w16cid:durableId="662589505">
    <w:abstractNumId w:val="34"/>
  </w:num>
  <w:num w:numId="60" w16cid:durableId="515731612">
    <w:abstractNumId w:val="97"/>
  </w:num>
  <w:num w:numId="61" w16cid:durableId="1447504213">
    <w:abstractNumId w:val="65"/>
  </w:num>
  <w:num w:numId="62" w16cid:durableId="1742021667">
    <w:abstractNumId w:val="16"/>
  </w:num>
  <w:num w:numId="63" w16cid:durableId="2066682632">
    <w:abstractNumId w:val="73"/>
  </w:num>
  <w:num w:numId="64" w16cid:durableId="1151481317">
    <w:abstractNumId w:val="45"/>
  </w:num>
  <w:num w:numId="65" w16cid:durableId="1244413112">
    <w:abstractNumId w:val="74"/>
  </w:num>
  <w:num w:numId="66" w16cid:durableId="448478745">
    <w:abstractNumId w:val="11"/>
  </w:num>
  <w:num w:numId="67" w16cid:durableId="402678510">
    <w:abstractNumId w:val="100"/>
  </w:num>
  <w:num w:numId="68" w16cid:durableId="74939744">
    <w:abstractNumId w:val="63"/>
  </w:num>
  <w:num w:numId="69" w16cid:durableId="588465984">
    <w:abstractNumId w:val="116"/>
  </w:num>
  <w:num w:numId="70" w16cid:durableId="736050760">
    <w:abstractNumId w:val="113"/>
  </w:num>
  <w:num w:numId="71" w16cid:durableId="318506799">
    <w:abstractNumId w:val="132"/>
  </w:num>
  <w:num w:numId="72" w16cid:durableId="1500805310">
    <w:abstractNumId w:val="33"/>
  </w:num>
  <w:num w:numId="73" w16cid:durableId="1432972824">
    <w:abstractNumId w:val="68"/>
  </w:num>
  <w:num w:numId="74" w16cid:durableId="1879078890">
    <w:abstractNumId w:val="9"/>
  </w:num>
  <w:num w:numId="75" w16cid:durableId="579170817">
    <w:abstractNumId w:val="7"/>
  </w:num>
  <w:num w:numId="76" w16cid:durableId="1921331480">
    <w:abstractNumId w:val="115"/>
  </w:num>
  <w:num w:numId="77" w16cid:durableId="443185753">
    <w:abstractNumId w:val="70"/>
  </w:num>
  <w:num w:numId="78" w16cid:durableId="2075270469">
    <w:abstractNumId w:val="117"/>
  </w:num>
  <w:num w:numId="79" w16cid:durableId="1327589571">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1794204911">
    <w:abstractNumId w:val="86"/>
  </w:num>
  <w:num w:numId="81" w16cid:durableId="2038658572">
    <w:abstractNumId w:val="13"/>
  </w:num>
  <w:num w:numId="82" w16cid:durableId="1791436310">
    <w:abstractNumId w:val="83"/>
  </w:num>
  <w:num w:numId="83" w16cid:durableId="1712991609">
    <w:abstractNumId w:val="131"/>
  </w:num>
  <w:num w:numId="84" w16cid:durableId="654987850">
    <w:abstractNumId w:val="0"/>
  </w:num>
  <w:num w:numId="85" w16cid:durableId="868834166">
    <w:abstractNumId w:val="110"/>
  </w:num>
  <w:num w:numId="86" w16cid:durableId="402534293">
    <w:abstractNumId w:val="25"/>
  </w:num>
  <w:num w:numId="87" w16cid:durableId="911893230">
    <w:abstractNumId w:val="44"/>
  </w:num>
  <w:num w:numId="88" w16cid:durableId="218517846">
    <w:abstractNumId w:val="58"/>
  </w:num>
  <w:num w:numId="89" w16cid:durableId="136457170">
    <w:abstractNumId w:val="134"/>
  </w:num>
  <w:num w:numId="90" w16cid:durableId="1070270335">
    <w:abstractNumId w:val="6"/>
  </w:num>
  <w:num w:numId="91" w16cid:durableId="902764300">
    <w:abstractNumId w:val="103"/>
  </w:num>
  <w:num w:numId="92" w16cid:durableId="1613247183">
    <w:abstractNumId w:val="50"/>
  </w:num>
  <w:num w:numId="93" w16cid:durableId="2103992570">
    <w:abstractNumId w:val="69"/>
  </w:num>
  <w:num w:numId="94" w16cid:durableId="584923388">
    <w:abstractNumId w:val="37"/>
  </w:num>
  <w:num w:numId="95" w16cid:durableId="1228538196">
    <w:abstractNumId w:val="82"/>
  </w:num>
  <w:num w:numId="96" w16cid:durableId="837887914">
    <w:abstractNumId w:val="53"/>
  </w:num>
  <w:num w:numId="97" w16cid:durableId="1692609171">
    <w:abstractNumId w:val="8"/>
  </w:num>
  <w:num w:numId="98" w16cid:durableId="2039624229">
    <w:abstractNumId w:val="102"/>
  </w:num>
  <w:num w:numId="99" w16cid:durableId="59057119">
    <w:abstractNumId w:val="12"/>
  </w:num>
  <w:num w:numId="100" w16cid:durableId="1525292642">
    <w:abstractNumId w:val="35"/>
  </w:num>
  <w:num w:numId="101" w16cid:durableId="1081759144">
    <w:abstractNumId w:val="47"/>
  </w:num>
  <w:num w:numId="102" w16cid:durableId="1113862251">
    <w:abstractNumId w:val="36"/>
  </w:num>
  <w:num w:numId="103" w16cid:durableId="2052419075">
    <w:abstractNumId w:val="81"/>
  </w:num>
  <w:num w:numId="104" w16cid:durableId="261305913">
    <w:abstractNumId w:val="106"/>
  </w:num>
  <w:num w:numId="105" w16cid:durableId="1247614452">
    <w:abstractNumId w:val="125"/>
  </w:num>
  <w:num w:numId="106" w16cid:durableId="1964581333">
    <w:abstractNumId w:val="54"/>
  </w:num>
  <w:num w:numId="107" w16cid:durableId="146482879">
    <w:abstractNumId w:val="40"/>
  </w:num>
  <w:num w:numId="108" w16cid:durableId="1025520474">
    <w:abstractNumId w:val="88"/>
  </w:num>
  <w:num w:numId="109" w16cid:durableId="1870022338">
    <w:abstractNumId w:val="77"/>
  </w:num>
  <w:num w:numId="110" w16cid:durableId="427894067">
    <w:abstractNumId w:val="64"/>
  </w:num>
  <w:num w:numId="111" w16cid:durableId="744642425">
    <w:abstractNumId w:val="121"/>
  </w:num>
  <w:num w:numId="112" w16cid:durableId="475028322">
    <w:abstractNumId w:val="2"/>
  </w:num>
  <w:num w:numId="113" w16cid:durableId="538517838">
    <w:abstractNumId w:val="94"/>
  </w:num>
  <w:num w:numId="114" w16cid:durableId="389035545">
    <w:abstractNumId w:val="22"/>
  </w:num>
  <w:num w:numId="115" w16cid:durableId="1503547535">
    <w:abstractNumId w:val="72"/>
  </w:num>
  <w:num w:numId="116" w16cid:durableId="2087729910">
    <w:abstractNumId w:val="43"/>
  </w:num>
  <w:num w:numId="117" w16cid:durableId="1401639264">
    <w:abstractNumId w:val="41"/>
  </w:num>
  <w:num w:numId="118" w16cid:durableId="1379013421">
    <w:abstractNumId w:val="112"/>
  </w:num>
  <w:num w:numId="119" w16cid:durableId="2102408530">
    <w:abstractNumId w:val="85"/>
  </w:num>
  <w:num w:numId="120" w16cid:durableId="145320126">
    <w:abstractNumId w:val="105"/>
  </w:num>
  <w:num w:numId="121" w16cid:durableId="1378359119">
    <w:abstractNumId w:val="108"/>
  </w:num>
  <w:num w:numId="122" w16cid:durableId="2129933546">
    <w:abstractNumId w:val="49"/>
  </w:num>
  <w:num w:numId="123" w16cid:durableId="861087783">
    <w:abstractNumId w:val="101"/>
  </w:num>
  <w:num w:numId="124" w16cid:durableId="951014929">
    <w:abstractNumId w:val="71"/>
  </w:num>
  <w:num w:numId="125" w16cid:durableId="1032733120">
    <w:abstractNumId w:val="75"/>
  </w:num>
  <w:num w:numId="126" w16cid:durableId="749425400">
    <w:abstractNumId w:val="104"/>
  </w:num>
  <w:num w:numId="127" w16cid:durableId="1955942418">
    <w:abstractNumId w:val="24"/>
  </w:num>
  <w:num w:numId="128" w16cid:durableId="960187554">
    <w:abstractNumId w:val="59"/>
  </w:num>
  <w:num w:numId="129" w16cid:durableId="1242175956">
    <w:abstractNumId w:val="84"/>
  </w:num>
  <w:num w:numId="130" w16cid:durableId="1634825230">
    <w:abstractNumId w:val="1"/>
  </w:num>
  <w:num w:numId="131" w16cid:durableId="1709644557">
    <w:abstractNumId w:val="21"/>
  </w:num>
  <w:num w:numId="132" w16cid:durableId="1340696204">
    <w:abstractNumId w:val="93"/>
  </w:num>
  <w:num w:numId="133" w16cid:durableId="1659922610">
    <w:abstractNumId w:val="56"/>
  </w:num>
  <w:num w:numId="134" w16cid:durableId="1448505490">
    <w:abstractNumId w:val="78"/>
  </w:num>
  <w:num w:numId="135" w16cid:durableId="574702044">
    <w:abstractNumId w:val="96"/>
  </w:num>
  <w:num w:numId="136" w16cid:durableId="1329751342">
    <w:abstractNumId w:val="90"/>
  </w:num>
  <w:num w:numId="137" w16cid:durableId="924848698">
    <w:abstractNumId w:val="127"/>
  </w:num>
  <w:num w:numId="138" w16cid:durableId="373698686">
    <w:abstractNumId w:val="92"/>
  </w:num>
  <w:num w:numId="139" w16cid:durableId="57559495">
    <w:abstractNumId w:val="39"/>
  </w:num>
  <w:num w:numId="140" w16cid:durableId="216161760">
    <w:abstractNumId w:val="19"/>
  </w:num>
  <w:num w:numId="141" w16cid:durableId="721056041">
    <w:abstractNumId w:val="129"/>
  </w:num>
  <w:num w:numId="142" w16cid:durableId="1341733515">
    <w:abstractNumId w:val="31"/>
  </w:num>
  <w:numIdMacAtCleanup w:val="14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nathan Rogers">
    <w15:presenceInfo w15:providerId="AD" w15:userId="S::Jonathan.Rogers@cortex.co.uk::0015febe-b97c-4d2d-9c74-e36cf612a883"/>
  </w15:person>
  <w15:person w15:author="Amadeu Obach">
    <w15:presenceInfo w15:providerId="AD" w15:userId="S::amadeu.obach@cortex.co.uk::e2c9ffc7-c831-4f97-8284-f9d8ee991470"/>
  </w15:person>
  <w15:person w15:author="Joe Lees">
    <w15:presenceInfo w15:providerId="AD" w15:userId="S::joe.lees@wearecortex.com::6f6ce6a8-b06a-43fe-9d28-9db738f4bc93"/>
  </w15:person>
  <w15:person w15:author="Joe Lees [2]">
    <w15:presenceInfo w15:providerId="AD" w15:userId="S::joe.lees@cortex.co.uk::6f6ce6a8-b06a-43fe-9d28-9db738f4bc93"/>
  </w15:person>
  <w15:person w15:author="Ravichandran V">
    <w15:presenceInfo w15:providerId="AD" w15:userId="S::ravichandran.v@wearecortex.com::b0b78684-a99c-49ed-8e2f-e9d3c542c0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UwNza0MDMysjQ1MTdT0lEKTi0uzszPAykwrAUADA7JdSwAAAA="/>
  </w:docVars>
  <w:rsids>
    <w:rsidRoot w:val="00700EF6"/>
    <w:rsid w:val="00001BD0"/>
    <w:rsid w:val="00004A2F"/>
    <w:rsid w:val="00014A14"/>
    <w:rsid w:val="00014C66"/>
    <w:rsid w:val="00020D6C"/>
    <w:rsid w:val="000221B0"/>
    <w:rsid w:val="000237C9"/>
    <w:rsid w:val="0003005F"/>
    <w:rsid w:val="00032B8B"/>
    <w:rsid w:val="00035B61"/>
    <w:rsid w:val="000422B7"/>
    <w:rsid w:val="00060CAB"/>
    <w:rsid w:val="00093625"/>
    <w:rsid w:val="000A1656"/>
    <w:rsid w:val="000A16AA"/>
    <w:rsid w:val="000A5DE5"/>
    <w:rsid w:val="000A7807"/>
    <w:rsid w:val="000B343E"/>
    <w:rsid w:val="000B3798"/>
    <w:rsid w:val="000C607F"/>
    <w:rsid w:val="000D1DBA"/>
    <w:rsid w:val="000E3EBD"/>
    <w:rsid w:val="000F54D9"/>
    <w:rsid w:val="00100869"/>
    <w:rsid w:val="00102EFB"/>
    <w:rsid w:val="00145000"/>
    <w:rsid w:val="001676D8"/>
    <w:rsid w:val="00172EB5"/>
    <w:rsid w:val="001775D0"/>
    <w:rsid w:val="00180BD1"/>
    <w:rsid w:val="0018687F"/>
    <w:rsid w:val="001970A0"/>
    <w:rsid w:val="001A34DE"/>
    <w:rsid w:val="001B3286"/>
    <w:rsid w:val="00200210"/>
    <w:rsid w:val="00204F60"/>
    <w:rsid w:val="00211B68"/>
    <w:rsid w:val="00220B97"/>
    <w:rsid w:val="00224ABA"/>
    <w:rsid w:val="00235E67"/>
    <w:rsid w:val="00237DA8"/>
    <w:rsid w:val="00286B44"/>
    <w:rsid w:val="00293110"/>
    <w:rsid w:val="0029409F"/>
    <w:rsid w:val="002A0DCA"/>
    <w:rsid w:val="002A0EBA"/>
    <w:rsid w:val="002C2AB1"/>
    <w:rsid w:val="002D1CD8"/>
    <w:rsid w:val="002E2B10"/>
    <w:rsid w:val="002E2DFF"/>
    <w:rsid w:val="00300D87"/>
    <w:rsid w:val="003025A8"/>
    <w:rsid w:val="00332CBB"/>
    <w:rsid w:val="00355E61"/>
    <w:rsid w:val="003562F5"/>
    <w:rsid w:val="00356853"/>
    <w:rsid w:val="003637DA"/>
    <w:rsid w:val="00364BA3"/>
    <w:rsid w:val="0036738C"/>
    <w:rsid w:val="003769D0"/>
    <w:rsid w:val="00383A6B"/>
    <w:rsid w:val="003B1625"/>
    <w:rsid w:val="003D7E47"/>
    <w:rsid w:val="003E216D"/>
    <w:rsid w:val="004050E2"/>
    <w:rsid w:val="00405E23"/>
    <w:rsid w:val="00416DE2"/>
    <w:rsid w:val="00430799"/>
    <w:rsid w:val="004406BF"/>
    <w:rsid w:val="00440B22"/>
    <w:rsid w:val="00447F86"/>
    <w:rsid w:val="00454DE4"/>
    <w:rsid w:val="00454F23"/>
    <w:rsid w:val="0046217B"/>
    <w:rsid w:val="0046465C"/>
    <w:rsid w:val="00474C98"/>
    <w:rsid w:val="004765CA"/>
    <w:rsid w:val="004A1E72"/>
    <w:rsid w:val="004A4A6D"/>
    <w:rsid w:val="004C5E52"/>
    <w:rsid w:val="004D0D95"/>
    <w:rsid w:val="00505B11"/>
    <w:rsid w:val="005266CF"/>
    <w:rsid w:val="00537A82"/>
    <w:rsid w:val="00552891"/>
    <w:rsid w:val="00556C0F"/>
    <w:rsid w:val="00561A3C"/>
    <w:rsid w:val="00563FD3"/>
    <w:rsid w:val="00564F2A"/>
    <w:rsid w:val="005737F2"/>
    <w:rsid w:val="00585E1C"/>
    <w:rsid w:val="005B20FB"/>
    <w:rsid w:val="005B2368"/>
    <w:rsid w:val="005B40D2"/>
    <w:rsid w:val="005B53E2"/>
    <w:rsid w:val="005C1822"/>
    <w:rsid w:val="006146F4"/>
    <w:rsid w:val="006200B6"/>
    <w:rsid w:val="0062718F"/>
    <w:rsid w:val="00635BA4"/>
    <w:rsid w:val="00656E75"/>
    <w:rsid w:val="00693BF4"/>
    <w:rsid w:val="006A229F"/>
    <w:rsid w:val="006A2BEB"/>
    <w:rsid w:val="006A470C"/>
    <w:rsid w:val="006B4510"/>
    <w:rsid w:val="006B60FE"/>
    <w:rsid w:val="006C1586"/>
    <w:rsid w:val="006D2D60"/>
    <w:rsid w:val="006D64EE"/>
    <w:rsid w:val="006E491B"/>
    <w:rsid w:val="006E60FF"/>
    <w:rsid w:val="00700EF6"/>
    <w:rsid w:val="00700F10"/>
    <w:rsid w:val="007141A3"/>
    <w:rsid w:val="00716388"/>
    <w:rsid w:val="00755B30"/>
    <w:rsid w:val="00764924"/>
    <w:rsid w:val="00770E96"/>
    <w:rsid w:val="0079539F"/>
    <w:rsid w:val="007A4CEF"/>
    <w:rsid w:val="007C6F2E"/>
    <w:rsid w:val="007D0EFC"/>
    <w:rsid w:val="007F0201"/>
    <w:rsid w:val="0081519D"/>
    <w:rsid w:val="008353FC"/>
    <w:rsid w:val="00852F6C"/>
    <w:rsid w:val="00855B0A"/>
    <w:rsid w:val="0085702A"/>
    <w:rsid w:val="00894F44"/>
    <w:rsid w:val="008B796F"/>
    <w:rsid w:val="008C7F80"/>
    <w:rsid w:val="008D141B"/>
    <w:rsid w:val="008F381F"/>
    <w:rsid w:val="008F666D"/>
    <w:rsid w:val="009031FE"/>
    <w:rsid w:val="00907523"/>
    <w:rsid w:val="00933B37"/>
    <w:rsid w:val="00937894"/>
    <w:rsid w:val="00961180"/>
    <w:rsid w:val="0096607E"/>
    <w:rsid w:val="00973F0F"/>
    <w:rsid w:val="0099754D"/>
    <w:rsid w:val="009D3C0D"/>
    <w:rsid w:val="009D3D33"/>
    <w:rsid w:val="009D661B"/>
    <w:rsid w:val="009E09E7"/>
    <w:rsid w:val="00A032B0"/>
    <w:rsid w:val="00A151FA"/>
    <w:rsid w:val="00A22789"/>
    <w:rsid w:val="00A313B2"/>
    <w:rsid w:val="00A51887"/>
    <w:rsid w:val="00A77EE2"/>
    <w:rsid w:val="00A91BEB"/>
    <w:rsid w:val="00A97A34"/>
    <w:rsid w:val="00AA2967"/>
    <w:rsid w:val="00AA2BD0"/>
    <w:rsid w:val="00AB1405"/>
    <w:rsid w:val="00AB1616"/>
    <w:rsid w:val="00AD160A"/>
    <w:rsid w:val="00AE19E5"/>
    <w:rsid w:val="00AE21A0"/>
    <w:rsid w:val="00AE2517"/>
    <w:rsid w:val="00B26157"/>
    <w:rsid w:val="00B36344"/>
    <w:rsid w:val="00B41F03"/>
    <w:rsid w:val="00B540C7"/>
    <w:rsid w:val="00B56370"/>
    <w:rsid w:val="00B6123E"/>
    <w:rsid w:val="00B64258"/>
    <w:rsid w:val="00B65574"/>
    <w:rsid w:val="00B73CAA"/>
    <w:rsid w:val="00B743F5"/>
    <w:rsid w:val="00B80CCC"/>
    <w:rsid w:val="00B825D2"/>
    <w:rsid w:val="00B87A95"/>
    <w:rsid w:val="00B9433D"/>
    <w:rsid w:val="00BA1453"/>
    <w:rsid w:val="00BD0CC5"/>
    <w:rsid w:val="00BD170D"/>
    <w:rsid w:val="00BD53A1"/>
    <w:rsid w:val="00C01831"/>
    <w:rsid w:val="00C119AF"/>
    <w:rsid w:val="00C158E3"/>
    <w:rsid w:val="00C507C2"/>
    <w:rsid w:val="00C77365"/>
    <w:rsid w:val="00C86CD8"/>
    <w:rsid w:val="00CB2C9D"/>
    <w:rsid w:val="00CB3C6B"/>
    <w:rsid w:val="00CB6B4E"/>
    <w:rsid w:val="00CC7416"/>
    <w:rsid w:val="00CE457D"/>
    <w:rsid w:val="00D0214E"/>
    <w:rsid w:val="00D022AE"/>
    <w:rsid w:val="00D143BC"/>
    <w:rsid w:val="00D23693"/>
    <w:rsid w:val="00D30C72"/>
    <w:rsid w:val="00D405F0"/>
    <w:rsid w:val="00D5469B"/>
    <w:rsid w:val="00D55CF8"/>
    <w:rsid w:val="00D57FF2"/>
    <w:rsid w:val="00D6005B"/>
    <w:rsid w:val="00D80FF0"/>
    <w:rsid w:val="00D901A7"/>
    <w:rsid w:val="00D903F3"/>
    <w:rsid w:val="00DC5E44"/>
    <w:rsid w:val="00DD36D2"/>
    <w:rsid w:val="00DE567A"/>
    <w:rsid w:val="00E02808"/>
    <w:rsid w:val="00E03542"/>
    <w:rsid w:val="00E3381C"/>
    <w:rsid w:val="00E41259"/>
    <w:rsid w:val="00E47D23"/>
    <w:rsid w:val="00E73FA5"/>
    <w:rsid w:val="00E81E74"/>
    <w:rsid w:val="00E94320"/>
    <w:rsid w:val="00EA2446"/>
    <w:rsid w:val="00EC2297"/>
    <w:rsid w:val="00EC3FBC"/>
    <w:rsid w:val="00ED24E8"/>
    <w:rsid w:val="00EE4786"/>
    <w:rsid w:val="00EE76FC"/>
    <w:rsid w:val="00EF15C1"/>
    <w:rsid w:val="00F051C9"/>
    <w:rsid w:val="00F11EB1"/>
    <w:rsid w:val="00F32EFC"/>
    <w:rsid w:val="00F364E9"/>
    <w:rsid w:val="00F41DA7"/>
    <w:rsid w:val="00F4326D"/>
    <w:rsid w:val="00F67C00"/>
    <w:rsid w:val="00F7397E"/>
    <w:rsid w:val="00F85880"/>
    <w:rsid w:val="00F86CB2"/>
    <w:rsid w:val="00F931C7"/>
    <w:rsid w:val="00F960AD"/>
    <w:rsid w:val="00FA4596"/>
    <w:rsid w:val="00FB6695"/>
    <w:rsid w:val="00FC759C"/>
    <w:rsid w:val="00FD2B8F"/>
    <w:rsid w:val="00FD31C9"/>
    <w:rsid w:val="00FE7D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24F5D"/>
  <w15:chartTrackingRefBased/>
  <w15:docId w15:val="{DA07624A-98FE-41BE-81B7-762FDDFEA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qFormat/>
    <w:rsid w:val="00454DE4"/>
    <w:rPr>
      <w:rFonts w:ascii="Poppins" w:hAnsi="Poppins"/>
      <w:sz w:val="20"/>
    </w:rPr>
  </w:style>
  <w:style w:type="paragraph" w:styleId="Heading1">
    <w:name w:val="heading 1"/>
    <w:aliases w:val="Heading"/>
    <w:basedOn w:val="Normal"/>
    <w:next w:val="Normal"/>
    <w:link w:val="Heading1Char"/>
    <w:autoRedefine/>
    <w:uiPriority w:val="2"/>
    <w:qFormat/>
    <w:rsid w:val="00BA1453"/>
    <w:pPr>
      <w:keepNext/>
      <w:keepLines/>
      <w:pageBreakBefore/>
      <w:numPr>
        <w:numId w:val="2"/>
      </w:numPr>
      <w:spacing w:before="240" w:after="0"/>
      <w:outlineLvl w:val="0"/>
    </w:pPr>
    <w:rPr>
      <w:rFonts w:eastAsiaTheme="majorEastAsia" w:cstheme="majorBidi"/>
      <w:b/>
      <w:color w:val="282864"/>
      <w:sz w:val="48"/>
      <w:szCs w:val="32"/>
    </w:rPr>
  </w:style>
  <w:style w:type="paragraph" w:styleId="Heading2">
    <w:name w:val="heading 2"/>
    <w:aliases w:val="Sub-heading 1"/>
    <w:basedOn w:val="Heading1"/>
    <w:next w:val="Normal"/>
    <w:link w:val="Heading2Char"/>
    <w:uiPriority w:val="3"/>
    <w:qFormat/>
    <w:rsid w:val="00635BA4"/>
    <w:pPr>
      <w:pageBreakBefore w:val="0"/>
      <w:numPr>
        <w:ilvl w:val="1"/>
      </w:numPr>
      <w:outlineLvl w:val="1"/>
    </w:pPr>
    <w:rPr>
      <w:sz w:val="40"/>
      <w:szCs w:val="40"/>
    </w:rPr>
  </w:style>
  <w:style w:type="paragraph" w:styleId="Heading3">
    <w:name w:val="heading 3"/>
    <w:aliases w:val="Sub-heading 2"/>
    <w:basedOn w:val="Normal"/>
    <w:next w:val="Normal"/>
    <w:link w:val="Heading3Char"/>
    <w:uiPriority w:val="4"/>
    <w:qFormat/>
    <w:rsid w:val="00454DE4"/>
    <w:pPr>
      <w:keepNext/>
      <w:keepLines/>
      <w:spacing w:before="40" w:after="0"/>
      <w:outlineLvl w:val="2"/>
    </w:pPr>
    <w:rPr>
      <w:rFonts w:ascii="Poppins SemiBold" w:eastAsiaTheme="majorEastAsia" w:hAnsi="Poppins SemiBold" w:cstheme="majorBidi"/>
      <w:color w:val="282864"/>
      <w:sz w:val="36"/>
      <w:szCs w:val="24"/>
    </w:rPr>
  </w:style>
  <w:style w:type="paragraph" w:styleId="Heading4">
    <w:name w:val="heading 4"/>
    <w:aliases w:val="Sub-heading 3"/>
    <w:basedOn w:val="Normal"/>
    <w:next w:val="Normal"/>
    <w:link w:val="Heading4Char"/>
    <w:uiPriority w:val="5"/>
    <w:qFormat/>
    <w:rsid w:val="00454DE4"/>
    <w:pPr>
      <w:keepNext/>
      <w:keepLines/>
      <w:spacing w:before="40" w:after="0"/>
      <w:outlineLvl w:val="3"/>
    </w:pPr>
    <w:rPr>
      <w:rFonts w:eastAsiaTheme="majorEastAsia" w:cstheme="majorBidi"/>
      <w:iCs/>
      <w:color w:val="282864"/>
      <w:sz w:val="32"/>
    </w:rPr>
  </w:style>
  <w:style w:type="paragraph" w:styleId="Heading5">
    <w:name w:val="heading 5"/>
    <w:basedOn w:val="Normal"/>
    <w:next w:val="Normal"/>
    <w:link w:val="Heading5Char"/>
    <w:uiPriority w:val="9"/>
    <w:rsid w:val="00AD160A"/>
    <w:pPr>
      <w:keepNext/>
      <w:keepLines/>
      <w:spacing w:before="40" w:after="0"/>
      <w:outlineLvl w:val="4"/>
    </w:pPr>
    <w:rPr>
      <w:rFonts w:asciiTheme="majorHAnsi" w:eastAsiaTheme="majorEastAsia" w:hAnsiTheme="majorHAnsi" w:cstheme="majorBidi"/>
      <w:color w:val="1E1E4A" w:themeColor="accent1" w:themeShade="BF"/>
    </w:rPr>
  </w:style>
  <w:style w:type="paragraph" w:styleId="Heading6">
    <w:name w:val="heading 6"/>
    <w:basedOn w:val="Normal"/>
    <w:next w:val="Normal"/>
    <w:link w:val="Heading6Char"/>
    <w:uiPriority w:val="9"/>
    <w:rsid w:val="00AD160A"/>
    <w:pPr>
      <w:keepNext/>
      <w:keepLines/>
      <w:spacing w:before="40" w:after="0"/>
      <w:outlineLvl w:val="5"/>
    </w:pPr>
    <w:rPr>
      <w:rFonts w:asciiTheme="majorHAnsi" w:eastAsiaTheme="majorEastAsia" w:hAnsiTheme="majorHAnsi" w:cstheme="majorBidi"/>
      <w:color w:val="141431" w:themeColor="accent1" w:themeShade="7F"/>
    </w:rPr>
  </w:style>
  <w:style w:type="paragraph" w:styleId="Heading7">
    <w:name w:val="heading 7"/>
    <w:basedOn w:val="Normal"/>
    <w:next w:val="Normal"/>
    <w:link w:val="Heading7Char"/>
    <w:uiPriority w:val="9"/>
    <w:rsid w:val="00AD160A"/>
    <w:pPr>
      <w:keepNext/>
      <w:keepLines/>
      <w:spacing w:before="40" w:after="0"/>
      <w:outlineLvl w:val="6"/>
    </w:pPr>
    <w:rPr>
      <w:rFonts w:asciiTheme="majorHAnsi" w:eastAsiaTheme="majorEastAsia" w:hAnsiTheme="majorHAnsi" w:cstheme="majorBidi"/>
      <w:i/>
      <w:iCs/>
      <w:color w:val="141431" w:themeColor="accent1" w:themeShade="7F"/>
    </w:rPr>
  </w:style>
  <w:style w:type="paragraph" w:styleId="Heading8">
    <w:name w:val="heading 8"/>
    <w:basedOn w:val="Normal"/>
    <w:next w:val="Normal"/>
    <w:link w:val="Heading8Char"/>
    <w:uiPriority w:val="9"/>
    <w:semiHidden/>
    <w:qFormat/>
    <w:rsid w:val="00AD160A"/>
    <w:pPr>
      <w:keepNext/>
      <w:keepLines/>
      <w:spacing w:before="40" w:after="0"/>
      <w:outlineLvl w:val="7"/>
    </w:pPr>
    <w:rPr>
      <w:rFonts w:asciiTheme="majorHAnsi" w:eastAsiaTheme="majorEastAsia" w:hAnsiTheme="majorHAnsi" w:cstheme="majorBidi"/>
      <w:color w:val="38388C" w:themeColor="text1" w:themeTint="D8"/>
      <w:sz w:val="21"/>
      <w:szCs w:val="21"/>
    </w:rPr>
  </w:style>
  <w:style w:type="paragraph" w:styleId="Heading9">
    <w:name w:val="heading 9"/>
    <w:basedOn w:val="Normal"/>
    <w:next w:val="Normal"/>
    <w:link w:val="Heading9Char"/>
    <w:uiPriority w:val="9"/>
    <w:semiHidden/>
    <w:qFormat/>
    <w:rsid w:val="00AD160A"/>
    <w:pPr>
      <w:keepNext/>
      <w:keepLines/>
      <w:spacing w:before="40" w:after="0"/>
      <w:outlineLvl w:val="8"/>
    </w:pPr>
    <w:rPr>
      <w:rFonts w:asciiTheme="majorHAnsi" w:eastAsiaTheme="majorEastAsia" w:hAnsiTheme="majorHAnsi" w:cstheme="majorBidi"/>
      <w:i/>
      <w:iCs/>
      <w:color w:val="38388C"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77E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A77EE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A7AC9" w:themeColor="text1" w:themeTint="80"/>
        </w:tcBorders>
        <w:shd w:val="clear" w:color="auto" w:fill="E6E6E6" w:themeFill="background1"/>
      </w:tcPr>
    </w:tblStylePr>
    <w:tblStylePr w:type="lastRow">
      <w:rPr>
        <w:rFonts w:asciiTheme="majorHAnsi" w:eastAsiaTheme="majorEastAsia" w:hAnsiTheme="majorHAnsi" w:cstheme="majorBidi"/>
        <w:i/>
        <w:iCs/>
        <w:sz w:val="26"/>
      </w:rPr>
      <w:tblPr/>
      <w:tcPr>
        <w:tcBorders>
          <w:top w:val="single" w:sz="4" w:space="0" w:color="7A7AC9" w:themeColor="text1" w:themeTint="80"/>
        </w:tcBorders>
        <w:shd w:val="clear" w:color="auto" w:fill="E6E6E6"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A7AC9" w:themeColor="text1" w:themeTint="80"/>
        </w:tcBorders>
        <w:shd w:val="clear" w:color="auto" w:fill="E6E6E6" w:themeFill="background1"/>
      </w:tcPr>
    </w:tblStylePr>
    <w:tblStylePr w:type="lastCol">
      <w:rPr>
        <w:rFonts w:asciiTheme="majorHAnsi" w:eastAsiaTheme="majorEastAsia" w:hAnsiTheme="majorHAnsi" w:cstheme="majorBidi"/>
        <w:i/>
        <w:iCs/>
        <w:sz w:val="26"/>
      </w:rPr>
      <w:tblPr/>
      <w:tcPr>
        <w:tcBorders>
          <w:left w:val="single" w:sz="4" w:space="0" w:color="7A7AC9" w:themeColor="text1" w:themeTint="80"/>
        </w:tcBorders>
        <w:shd w:val="clear" w:color="auto" w:fill="E6E6E6" w:themeFill="background1"/>
      </w:tcPr>
    </w:tblStylePr>
    <w:tblStylePr w:type="band1Vert">
      <w:tblPr/>
      <w:tcPr>
        <w:shd w:val="clear" w:color="auto" w:fill="DADADA" w:themeFill="background1" w:themeFillShade="F2"/>
      </w:tcPr>
    </w:tblStylePr>
    <w:tblStylePr w:type="band1Horz">
      <w:tblPr/>
      <w:tcPr>
        <w:shd w:val="clear" w:color="auto" w:fill="DADADA"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A77EE2"/>
    <w:pPr>
      <w:spacing w:after="0" w:line="240" w:lineRule="auto"/>
    </w:pPr>
    <w:tblPr>
      <w:tblStyleRowBandSize w:val="1"/>
      <w:tblStyleColBandSize w:val="1"/>
      <w:tblBorders>
        <w:top w:val="single" w:sz="4" w:space="0" w:color="7A7AC9" w:themeColor="text1" w:themeTint="80"/>
        <w:bottom w:val="single" w:sz="4" w:space="0" w:color="7A7AC9" w:themeColor="text1" w:themeTint="80"/>
      </w:tblBorders>
    </w:tblPr>
    <w:tblStylePr w:type="firstRow">
      <w:rPr>
        <w:b/>
        <w:bCs/>
      </w:rPr>
      <w:tblPr/>
      <w:tcPr>
        <w:tcBorders>
          <w:bottom w:val="single" w:sz="4" w:space="0" w:color="7A7AC9" w:themeColor="text1" w:themeTint="80"/>
        </w:tcBorders>
      </w:tcPr>
    </w:tblStylePr>
    <w:tblStylePr w:type="lastRow">
      <w:rPr>
        <w:b/>
        <w:bCs/>
      </w:rPr>
      <w:tblPr/>
      <w:tcPr>
        <w:tcBorders>
          <w:top w:val="single" w:sz="4" w:space="0" w:color="7A7AC9" w:themeColor="text1" w:themeTint="80"/>
        </w:tcBorders>
      </w:tcPr>
    </w:tblStylePr>
    <w:tblStylePr w:type="firstCol">
      <w:rPr>
        <w:b/>
        <w:bCs/>
      </w:rPr>
    </w:tblStylePr>
    <w:tblStylePr w:type="lastCol">
      <w:rPr>
        <w:b/>
        <w:bCs/>
      </w:rPr>
    </w:tblStylePr>
    <w:tblStylePr w:type="band1Vert">
      <w:tblPr/>
      <w:tcPr>
        <w:tcBorders>
          <w:left w:val="single" w:sz="4" w:space="0" w:color="7A7AC9" w:themeColor="text1" w:themeTint="80"/>
          <w:right w:val="single" w:sz="4" w:space="0" w:color="7A7AC9" w:themeColor="text1" w:themeTint="80"/>
        </w:tcBorders>
      </w:tcPr>
    </w:tblStylePr>
    <w:tblStylePr w:type="band2Vert">
      <w:tblPr/>
      <w:tcPr>
        <w:tcBorders>
          <w:left w:val="single" w:sz="4" w:space="0" w:color="7A7AC9" w:themeColor="text1" w:themeTint="80"/>
          <w:right w:val="single" w:sz="4" w:space="0" w:color="7A7AC9" w:themeColor="text1" w:themeTint="80"/>
        </w:tcBorders>
      </w:tcPr>
    </w:tblStylePr>
    <w:tblStylePr w:type="band1Horz">
      <w:tblPr/>
      <w:tcPr>
        <w:tcBorders>
          <w:top w:val="single" w:sz="4" w:space="0" w:color="7A7AC9" w:themeColor="text1" w:themeTint="80"/>
          <w:bottom w:val="single" w:sz="4" w:space="0" w:color="7A7AC9" w:themeColor="text1" w:themeTint="80"/>
        </w:tcBorders>
      </w:tcPr>
    </w:tblStylePr>
  </w:style>
  <w:style w:type="table" w:styleId="ListTable3">
    <w:name w:val="List Table 3"/>
    <w:basedOn w:val="TableNormal"/>
    <w:uiPriority w:val="48"/>
    <w:rsid w:val="00A77EE2"/>
    <w:pPr>
      <w:spacing w:after="0" w:line="240" w:lineRule="auto"/>
    </w:pPr>
    <w:tblPr>
      <w:tblStyleRowBandSize w:val="1"/>
      <w:tblStyleColBandSize w:val="1"/>
      <w:tblBorders>
        <w:top w:val="single" w:sz="4" w:space="0" w:color="282864" w:themeColor="text1"/>
        <w:left w:val="single" w:sz="4" w:space="0" w:color="282864" w:themeColor="text1"/>
        <w:bottom w:val="single" w:sz="4" w:space="0" w:color="282864" w:themeColor="text1"/>
        <w:right w:val="single" w:sz="4" w:space="0" w:color="282864" w:themeColor="text1"/>
      </w:tblBorders>
    </w:tblPr>
    <w:tblStylePr w:type="firstRow">
      <w:rPr>
        <w:b/>
        <w:bCs/>
        <w:color w:val="E6E6E6" w:themeColor="background1"/>
      </w:rPr>
      <w:tblPr/>
      <w:tcPr>
        <w:shd w:val="clear" w:color="auto" w:fill="282864" w:themeFill="text1"/>
      </w:tcPr>
    </w:tblStylePr>
    <w:tblStylePr w:type="lastRow">
      <w:rPr>
        <w:b/>
        <w:bCs/>
      </w:rPr>
      <w:tblPr/>
      <w:tcPr>
        <w:tcBorders>
          <w:top w:val="double" w:sz="4" w:space="0" w:color="282864" w:themeColor="text1"/>
        </w:tcBorders>
        <w:shd w:val="clear" w:color="auto" w:fill="E6E6E6" w:themeFill="background1"/>
      </w:tcPr>
    </w:tblStylePr>
    <w:tblStylePr w:type="firstCol">
      <w:rPr>
        <w:b/>
        <w:bCs/>
      </w:rPr>
      <w:tblPr/>
      <w:tcPr>
        <w:tcBorders>
          <w:right w:val="nil"/>
        </w:tcBorders>
        <w:shd w:val="clear" w:color="auto" w:fill="E6E6E6" w:themeFill="background1"/>
      </w:tcPr>
    </w:tblStylePr>
    <w:tblStylePr w:type="lastCol">
      <w:rPr>
        <w:b/>
        <w:bCs/>
      </w:rPr>
      <w:tblPr/>
      <w:tcPr>
        <w:tcBorders>
          <w:left w:val="nil"/>
        </w:tcBorders>
        <w:shd w:val="clear" w:color="auto" w:fill="E6E6E6" w:themeFill="background1"/>
      </w:tcPr>
    </w:tblStylePr>
    <w:tblStylePr w:type="band1Vert">
      <w:tblPr/>
      <w:tcPr>
        <w:tcBorders>
          <w:left w:val="single" w:sz="4" w:space="0" w:color="282864" w:themeColor="text1"/>
          <w:right w:val="single" w:sz="4" w:space="0" w:color="282864" w:themeColor="text1"/>
        </w:tcBorders>
      </w:tcPr>
    </w:tblStylePr>
    <w:tblStylePr w:type="band1Horz">
      <w:tblPr/>
      <w:tcPr>
        <w:tcBorders>
          <w:top w:val="single" w:sz="4" w:space="0" w:color="282864" w:themeColor="text1"/>
          <w:bottom w:val="single" w:sz="4" w:space="0" w:color="282864"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82864" w:themeColor="text1"/>
          <w:left w:val="nil"/>
        </w:tcBorders>
      </w:tcPr>
    </w:tblStylePr>
    <w:tblStylePr w:type="swCell">
      <w:tblPr/>
      <w:tcPr>
        <w:tcBorders>
          <w:top w:val="double" w:sz="4" w:space="0" w:color="282864" w:themeColor="text1"/>
          <w:right w:val="nil"/>
        </w:tcBorders>
      </w:tcPr>
    </w:tblStylePr>
  </w:style>
  <w:style w:type="table" w:styleId="ListTable5Dark">
    <w:name w:val="List Table 5 Dark"/>
    <w:basedOn w:val="TableNormal"/>
    <w:uiPriority w:val="50"/>
    <w:rsid w:val="00A77EE2"/>
    <w:pPr>
      <w:spacing w:after="0" w:line="240" w:lineRule="auto"/>
    </w:pPr>
    <w:rPr>
      <w:color w:val="E6E6E6" w:themeColor="background1"/>
    </w:rPr>
    <w:tblPr>
      <w:tblStyleRowBandSize w:val="1"/>
      <w:tblStyleColBandSize w:val="1"/>
      <w:tblBorders>
        <w:top w:val="single" w:sz="24" w:space="0" w:color="282864" w:themeColor="text1"/>
        <w:left w:val="single" w:sz="24" w:space="0" w:color="282864" w:themeColor="text1"/>
        <w:bottom w:val="single" w:sz="24" w:space="0" w:color="282864" w:themeColor="text1"/>
        <w:right w:val="single" w:sz="24" w:space="0" w:color="282864" w:themeColor="text1"/>
      </w:tblBorders>
    </w:tblPr>
    <w:tcPr>
      <w:shd w:val="clear" w:color="auto" w:fill="282864" w:themeFill="text1"/>
    </w:tcPr>
    <w:tblStylePr w:type="firstRow">
      <w:rPr>
        <w:b/>
        <w:bCs/>
      </w:rPr>
      <w:tblPr/>
      <w:tcPr>
        <w:tcBorders>
          <w:bottom w:val="single" w:sz="18" w:space="0" w:color="E6E6E6" w:themeColor="background1"/>
        </w:tcBorders>
      </w:tcPr>
    </w:tblStylePr>
    <w:tblStylePr w:type="lastRow">
      <w:rPr>
        <w:b/>
        <w:bCs/>
      </w:rPr>
      <w:tblPr/>
      <w:tcPr>
        <w:tcBorders>
          <w:top w:val="single" w:sz="4" w:space="0" w:color="E6E6E6" w:themeColor="background1"/>
        </w:tcBorders>
      </w:tcPr>
    </w:tblStylePr>
    <w:tblStylePr w:type="firstCol">
      <w:rPr>
        <w:b/>
        <w:bCs/>
      </w:rPr>
      <w:tblPr/>
      <w:tcPr>
        <w:tcBorders>
          <w:right w:val="single" w:sz="4" w:space="0" w:color="E6E6E6" w:themeColor="background1"/>
        </w:tcBorders>
      </w:tcPr>
    </w:tblStylePr>
    <w:tblStylePr w:type="lastCol">
      <w:rPr>
        <w:b/>
        <w:bCs/>
      </w:rPr>
      <w:tblPr/>
      <w:tcPr>
        <w:tcBorders>
          <w:left w:val="single" w:sz="4" w:space="0" w:color="E6E6E6" w:themeColor="background1"/>
        </w:tcBorders>
      </w:tcPr>
    </w:tblStylePr>
    <w:tblStylePr w:type="band1Vert">
      <w:tblPr/>
      <w:tcPr>
        <w:tcBorders>
          <w:left w:val="single" w:sz="4" w:space="0" w:color="E6E6E6" w:themeColor="background1"/>
          <w:right w:val="single" w:sz="4" w:space="0" w:color="E6E6E6" w:themeColor="background1"/>
        </w:tcBorders>
      </w:tcPr>
    </w:tblStylePr>
    <w:tblStylePr w:type="band2Vert">
      <w:tblPr/>
      <w:tcPr>
        <w:tcBorders>
          <w:left w:val="single" w:sz="4" w:space="0" w:color="E6E6E6" w:themeColor="background1"/>
          <w:right w:val="single" w:sz="4" w:space="0" w:color="E6E6E6" w:themeColor="background1"/>
        </w:tcBorders>
      </w:tcPr>
    </w:tblStylePr>
    <w:tblStylePr w:type="band1Horz">
      <w:tblPr/>
      <w:tcPr>
        <w:tcBorders>
          <w:top w:val="single" w:sz="4" w:space="0" w:color="E6E6E6" w:themeColor="background1"/>
          <w:bottom w:val="single" w:sz="4" w:space="0" w:color="E6E6E6"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A77EE2"/>
    <w:pPr>
      <w:spacing w:after="0" w:line="240" w:lineRule="auto"/>
    </w:pPr>
    <w:rPr>
      <w:color w:val="E6E6E6" w:themeColor="background1"/>
    </w:rPr>
    <w:tblPr>
      <w:tblStyleRowBandSize w:val="1"/>
      <w:tblStyleColBandSize w:val="1"/>
      <w:tblBorders>
        <w:top w:val="single" w:sz="24" w:space="0" w:color="D62599" w:themeColor="accent6"/>
        <w:left w:val="single" w:sz="24" w:space="0" w:color="D62599" w:themeColor="accent6"/>
        <w:bottom w:val="single" w:sz="24" w:space="0" w:color="D62599" w:themeColor="accent6"/>
        <w:right w:val="single" w:sz="24" w:space="0" w:color="D62599" w:themeColor="accent6"/>
      </w:tblBorders>
    </w:tblPr>
    <w:tcPr>
      <w:shd w:val="clear" w:color="auto" w:fill="D62599" w:themeFill="accent6"/>
    </w:tcPr>
    <w:tblStylePr w:type="firstRow">
      <w:rPr>
        <w:b/>
        <w:bCs/>
      </w:rPr>
      <w:tblPr/>
      <w:tcPr>
        <w:tcBorders>
          <w:bottom w:val="single" w:sz="18" w:space="0" w:color="E6E6E6" w:themeColor="background1"/>
        </w:tcBorders>
      </w:tcPr>
    </w:tblStylePr>
    <w:tblStylePr w:type="lastRow">
      <w:rPr>
        <w:b/>
        <w:bCs/>
      </w:rPr>
      <w:tblPr/>
      <w:tcPr>
        <w:tcBorders>
          <w:top w:val="single" w:sz="4" w:space="0" w:color="E6E6E6" w:themeColor="background1"/>
        </w:tcBorders>
      </w:tcPr>
    </w:tblStylePr>
    <w:tblStylePr w:type="firstCol">
      <w:rPr>
        <w:b/>
        <w:bCs/>
      </w:rPr>
      <w:tblPr/>
      <w:tcPr>
        <w:tcBorders>
          <w:right w:val="single" w:sz="4" w:space="0" w:color="E6E6E6" w:themeColor="background1"/>
        </w:tcBorders>
      </w:tcPr>
    </w:tblStylePr>
    <w:tblStylePr w:type="lastCol">
      <w:rPr>
        <w:b/>
        <w:bCs/>
      </w:rPr>
      <w:tblPr/>
      <w:tcPr>
        <w:tcBorders>
          <w:left w:val="single" w:sz="4" w:space="0" w:color="E6E6E6" w:themeColor="background1"/>
        </w:tcBorders>
      </w:tcPr>
    </w:tblStylePr>
    <w:tblStylePr w:type="band1Vert">
      <w:tblPr/>
      <w:tcPr>
        <w:tcBorders>
          <w:left w:val="single" w:sz="4" w:space="0" w:color="E6E6E6" w:themeColor="background1"/>
          <w:right w:val="single" w:sz="4" w:space="0" w:color="E6E6E6" w:themeColor="background1"/>
        </w:tcBorders>
      </w:tcPr>
    </w:tblStylePr>
    <w:tblStylePr w:type="band2Vert">
      <w:tblPr/>
      <w:tcPr>
        <w:tcBorders>
          <w:left w:val="single" w:sz="4" w:space="0" w:color="E6E6E6" w:themeColor="background1"/>
          <w:right w:val="single" w:sz="4" w:space="0" w:color="E6E6E6" w:themeColor="background1"/>
        </w:tcBorders>
      </w:tcPr>
    </w:tblStylePr>
    <w:tblStylePr w:type="band1Horz">
      <w:tblPr/>
      <w:tcPr>
        <w:tcBorders>
          <w:top w:val="single" w:sz="4" w:space="0" w:color="E6E6E6" w:themeColor="background1"/>
          <w:bottom w:val="single" w:sz="4" w:space="0" w:color="E6E6E6"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Accent6">
    <w:name w:val="Grid Table 7 Colorful Accent 6"/>
    <w:basedOn w:val="TableNormal"/>
    <w:uiPriority w:val="52"/>
    <w:rsid w:val="00A77EE2"/>
    <w:pPr>
      <w:spacing w:after="0" w:line="240" w:lineRule="auto"/>
    </w:pPr>
    <w:rPr>
      <w:color w:val="A01B72" w:themeColor="accent6" w:themeShade="BF"/>
    </w:rPr>
    <w:tblPr>
      <w:tblStyleRowBandSize w:val="1"/>
      <w:tblStyleColBandSize w:val="1"/>
      <w:tblBorders>
        <w:top w:val="single" w:sz="4" w:space="0" w:color="E87AC2" w:themeColor="accent6" w:themeTint="99"/>
        <w:left w:val="single" w:sz="4" w:space="0" w:color="E87AC2" w:themeColor="accent6" w:themeTint="99"/>
        <w:bottom w:val="single" w:sz="4" w:space="0" w:color="E87AC2" w:themeColor="accent6" w:themeTint="99"/>
        <w:right w:val="single" w:sz="4" w:space="0" w:color="E87AC2" w:themeColor="accent6" w:themeTint="99"/>
        <w:insideH w:val="single" w:sz="4" w:space="0" w:color="E87AC2" w:themeColor="accent6" w:themeTint="99"/>
        <w:insideV w:val="single" w:sz="4" w:space="0" w:color="E87AC2" w:themeColor="accent6" w:themeTint="99"/>
      </w:tblBorders>
    </w:tblPr>
    <w:tblStylePr w:type="firstRow">
      <w:rPr>
        <w:b/>
        <w:bCs/>
      </w:rPr>
      <w:tblPr/>
      <w:tcPr>
        <w:tcBorders>
          <w:top w:val="nil"/>
          <w:left w:val="nil"/>
          <w:right w:val="nil"/>
          <w:insideH w:val="nil"/>
          <w:insideV w:val="nil"/>
        </w:tcBorders>
        <w:shd w:val="clear" w:color="auto" w:fill="E6E6E6" w:themeFill="background1"/>
      </w:tcPr>
    </w:tblStylePr>
    <w:tblStylePr w:type="lastRow">
      <w:rPr>
        <w:b/>
        <w:bCs/>
      </w:rPr>
      <w:tblPr/>
      <w:tcPr>
        <w:tcBorders>
          <w:left w:val="nil"/>
          <w:bottom w:val="nil"/>
          <w:right w:val="nil"/>
          <w:insideH w:val="nil"/>
          <w:insideV w:val="nil"/>
        </w:tcBorders>
        <w:shd w:val="clear" w:color="auto" w:fill="E6E6E6" w:themeFill="background1"/>
      </w:tcPr>
    </w:tblStylePr>
    <w:tblStylePr w:type="firstCol">
      <w:pPr>
        <w:jc w:val="right"/>
      </w:pPr>
      <w:rPr>
        <w:i/>
        <w:iCs/>
      </w:rPr>
      <w:tblPr/>
      <w:tcPr>
        <w:tcBorders>
          <w:top w:val="nil"/>
          <w:left w:val="nil"/>
          <w:bottom w:val="nil"/>
          <w:insideH w:val="nil"/>
          <w:insideV w:val="nil"/>
        </w:tcBorders>
        <w:shd w:val="clear" w:color="auto" w:fill="E6E6E6" w:themeFill="background1"/>
      </w:tcPr>
    </w:tblStylePr>
    <w:tblStylePr w:type="lastCol">
      <w:rPr>
        <w:i/>
        <w:iCs/>
      </w:rPr>
      <w:tblPr/>
      <w:tcPr>
        <w:tcBorders>
          <w:top w:val="nil"/>
          <w:bottom w:val="nil"/>
          <w:right w:val="nil"/>
          <w:insideH w:val="nil"/>
          <w:insideV w:val="nil"/>
        </w:tcBorders>
        <w:shd w:val="clear" w:color="auto" w:fill="E6E6E6" w:themeFill="background1"/>
      </w:tcPr>
    </w:tblStylePr>
    <w:tblStylePr w:type="band1Vert">
      <w:tblPr/>
      <w:tcPr>
        <w:shd w:val="clear" w:color="auto" w:fill="F7D2EA" w:themeFill="accent6" w:themeFillTint="33"/>
      </w:tcPr>
    </w:tblStylePr>
    <w:tblStylePr w:type="band1Horz">
      <w:tblPr/>
      <w:tcPr>
        <w:shd w:val="clear" w:color="auto" w:fill="F7D2EA" w:themeFill="accent6" w:themeFillTint="33"/>
      </w:tcPr>
    </w:tblStylePr>
    <w:tblStylePr w:type="neCell">
      <w:tblPr/>
      <w:tcPr>
        <w:tcBorders>
          <w:bottom w:val="single" w:sz="4" w:space="0" w:color="E87AC2" w:themeColor="accent6" w:themeTint="99"/>
        </w:tcBorders>
      </w:tcPr>
    </w:tblStylePr>
    <w:tblStylePr w:type="nwCell">
      <w:tblPr/>
      <w:tcPr>
        <w:tcBorders>
          <w:bottom w:val="single" w:sz="4" w:space="0" w:color="E87AC2" w:themeColor="accent6" w:themeTint="99"/>
        </w:tcBorders>
      </w:tcPr>
    </w:tblStylePr>
    <w:tblStylePr w:type="seCell">
      <w:tblPr/>
      <w:tcPr>
        <w:tcBorders>
          <w:top w:val="single" w:sz="4" w:space="0" w:color="E87AC2" w:themeColor="accent6" w:themeTint="99"/>
        </w:tcBorders>
      </w:tcPr>
    </w:tblStylePr>
    <w:tblStylePr w:type="swCell">
      <w:tblPr/>
      <w:tcPr>
        <w:tcBorders>
          <w:top w:val="single" w:sz="4" w:space="0" w:color="E87AC2" w:themeColor="accent6" w:themeTint="99"/>
        </w:tcBorders>
      </w:tcPr>
    </w:tblStylePr>
  </w:style>
  <w:style w:type="table" w:styleId="GridTable2-Accent6">
    <w:name w:val="Grid Table 2 Accent 6"/>
    <w:basedOn w:val="TableNormal"/>
    <w:uiPriority w:val="47"/>
    <w:rsid w:val="00A77EE2"/>
    <w:pPr>
      <w:spacing w:after="0" w:line="240" w:lineRule="auto"/>
    </w:pPr>
    <w:tblPr>
      <w:tblStyleRowBandSize w:val="1"/>
      <w:tblStyleColBandSize w:val="1"/>
      <w:tblBorders>
        <w:top w:val="single" w:sz="2" w:space="0" w:color="E87AC2" w:themeColor="accent6" w:themeTint="99"/>
        <w:bottom w:val="single" w:sz="2" w:space="0" w:color="E87AC2" w:themeColor="accent6" w:themeTint="99"/>
        <w:insideH w:val="single" w:sz="2" w:space="0" w:color="E87AC2" w:themeColor="accent6" w:themeTint="99"/>
        <w:insideV w:val="single" w:sz="2" w:space="0" w:color="E87AC2" w:themeColor="accent6" w:themeTint="99"/>
      </w:tblBorders>
    </w:tblPr>
    <w:tblStylePr w:type="firstRow">
      <w:rPr>
        <w:b/>
        <w:bCs/>
      </w:rPr>
      <w:tblPr/>
      <w:tcPr>
        <w:tcBorders>
          <w:top w:val="nil"/>
          <w:bottom w:val="single" w:sz="12" w:space="0" w:color="E87AC2" w:themeColor="accent6" w:themeTint="99"/>
          <w:insideH w:val="nil"/>
          <w:insideV w:val="nil"/>
        </w:tcBorders>
        <w:shd w:val="clear" w:color="auto" w:fill="E6E6E6" w:themeFill="background1"/>
      </w:tcPr>
    </w:tblStylePr>
    <w:tblStylePr w:type="lastRow">
      <w:rPr>
        <w:b/>
        <w:bCs/>
      </w:rPr>
      <w:tblPr/>
      <w:tcPr>
        <w:tcBorders>
          <w:top w:val="double" w:sz="2" w:space="0" w:color="E87AC2" w:themeColor="accent6" w:themeTint="99"/>
          <w:bottom w:val="nil"/>
          <w:insideH w:val="nil"/>
          <w:insideV w:val="nil"/>
        </w:tcBorders>
        <w:shd w:val="clear" w:color="auto" w:fill="E6E6E6" w:themeFill="background1"/>
      </w:tcPr>
    </w:tblStylePr>
    <w:tblStylePr w:type="firstCol">
      <w:rPr>
        <w:b/>
        <w:bCs/>
      </w:rPr>
    </w:tblStylePr>
    <w:tblStylePr w:type="lastCol">
      <w:rPr>
        <w:b/>
        <w:bCs/>
      </w:rPr>
    </w:tblStylePr>
    <w:tblStylePr w:type="band1Vert">
      <w:tblPr/>
      <w:tcPr>
        <w:shd w:val="clear" w:color="auto" w:fill="F7D2EA" w:themeFill="accent6" w:themeFillTint="33"/>
      </w:tcPr>
    </w:tblStylePr>
    <w:tblStylePr w:type="band1Horz">
      <w:tblPr/>
      <w:tcPr>
        <w:shd w:val="clear" w:color="auto" w:fill="F7D2EA" w:themeFill="accent6" w:themeFillTint="33"/>
      </w:tcPr>
    </w:tblStylePr>
  </w:style>
  <w:style w:type="paragraph" w:styleId="Header">
    <w:name w:val="header"/>
    <w:basedOn w:val="Normal"/>
    <w:link w:val="HeaderChar"/>
    <w:uiPriority w:val="99"/>
    <w:unhideWhenUsed/>
    <w:rsid w:val="00A77E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7EE2"/>
  </w:style>
  <w:style w:type="paragraph" w:styleId="Footer">
    <w:name w:val="footer"/>
    <w:basedOn w:val="Normal"/>
    <w:link w:val="FooterChar"/>
    <w:uiPriority w:val="99"/>
    <w:unhideWhenUsed/>
    <w:rsid w:val="00A77E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7EE2"/>
  </w:style>
  <w:style w:type="character" w:styleId="PlaceholderText">
    <w:name w:val="Placeholder Text"/>
    <w:basedOn w:val="DefaultParagraphFont"/>
    <w:uiPriority w:val="99"/>
    <w:semiHidden/>
    <w:rsid w:val="00AD160A"/>
    <w:rPr>
      <w:color w:val="808080"/>
    </w:rPr>
  </w:style>
  <w:style w:type="character" w:customStyle="1" w:styleId="Heading1Char">
    <w:name w:val="Heading 1 Char"/>
    <w:aliases w:val="Heading Char"/>
    <w:basedOn w:val="DefaultParagraphFont"/>
    <w:link w:val="Heading1"/>
    <w:uiPriority w:val="2"/>
    <w:rsid w:val="00BA1453"/>
    <w:rPr>
      <w:rFonts w:ascii="Poppins" w:eastAsiaTheme="majorEastAsia" w:hAnsi="Poppins" w:cstheme="majorBidi"/>
      <w:b/>
      <w:color w:val="282864"/>
      <w:sz w:val="48"/>
      <w:szCs w:val="32"/>
    </w:rPr>
  </w:style>
  <w:style w:type="character" w:customStyle="1" w:styleId="Heading2Char">
    <w:name w:val="Heading 2 Char"/>
    <w:aliases w:val="Sub-heading 1 Char"/>
    <w:basedOn w:val="DefaultParagraphFont"/>
    <w:link w:val="Heading2"/>
    <w:uiPriority w:val="3"/>
    <w:rsid w:val="00635BA4"/>
    <w:rPr>
      <w:rFonts w:ascii="Poppins" w:eastAsiaTheme="majorEastAsia" w:hAnsi="Poppins" w:cstheme="majorBidi"/>
      <w:b/>
      <w:color w:val="282864"/>
      <w:sz w:val="40"/>
      <w:szCs w:val="40"/>
    </w:rPr>
  </w:style>
  <w:style w:type="character" w:customStyle="1" w:styleId="Heading3Char">
    <w:name w:val="Heading 3 Char"/>
    <w:aliases w:val="Sub-heading 2 Char"/>
    <w:basedOn w:val="DefaultParagraphFont"/>
    <w:link w:val="Heading3"/>
    <w:uiPriority w:val="4"/>
    <w:rsid w:val="00454DE4"/>
    <w:rPr>
      <w:rFonts w:ascii="Poppins SemiBold" w:eastAsiaTheme="majorEastAsia" w:hAnsi="Poppins SemiBold" w:cstheme="majorBidi"/>
      <w:color w:val="282864"/>
      <w:sz w:val="36"/>
      <w:szCs w:val="24"/>
    </w:rPr>
  </w:style>
  <w:style w:type="character" w:customStyle="1" w:styleId="Heading4Char">
    <w:name w:val="Heading 4 Char"/>
    <w:aliases w:val="Sub-heading 3 Char"/>
    <w:basedOn w:val="DefaultParagraphFont"/>
    <w:link w:val="Heading4"/>
    <w:uiPriority w:val="5"/>
    <w:rsid w:val="00454DE4"/>
    <w:rPr>
      <w:rFonts w:ascii="Poppins" w:eastAsiaTheme="majorEastAsia" w:hAnsi="Poppins" w:cstheme="majorBidi"/>
      <w:iCs/>
      <w:color w:val="282864"/>
      <w:sz w:val="32"/>
    </w:rPr>
  </w:style>
  <w:style w:type="character" w:customStyle="1" w:styleId="Heading5Char">
    <w:name w:val="Heading 5 Char"/>
    <w:basedOn w:val="DefaultParagraphFont"/>
    <w:link w:val="Heading5"/>
    <w:uiPriority w:val="9"/>
    <w:rsid w:val="00AD160A"/>
    <w:rPr>
      <w:rFonts w:asciiTheme="majorHAnsi" w:eastAsiaTheme="majorEastAsia" w:hAnsiTheme="majorHAnsi" w:cstheme="majorBidi"/>
      <w:color w:val="1E1E4A" w:themeColor="accent1" w:themeShade="BF"/>
      <w:sz w:val="20"/>
    </w:rPr>
  </w:style>
  <w:style w:type="character" w:customStyle="1" w:styleId="Heading6Char">
    <w:name w:val="Heading 6 Char"/>
    <w:basedOn w:val="DefaultParagraphFont"/>
    <w:link w:val="Heading6"/>
    <w:uiPriority w:val="9"/>
    <w:rsid w:val="00AD160A"/>
    <w:rPr>
      <w:rFonts w:asciiTheme="majorHAnsi" w:eastAsiaTheme="majorEastAsia" w:hAnsiTheme="majorHAnsi" w:cstheme="majorBidi"/>
      <w:color w:val="141431" w:themeColor="accent1" w:themeShade="7F"/>
      <w:sz w:val="20"/>
    </w:rPr>
  </w:style>
  <w:style w:type="character" w:customStyle="1" w:styleId="Heading7Char">
    <w:name w:val="Heading 7 Char"/>
    <w:basedOn w:val="DefaultParagraphFont"/>
    <w:link w:val="Heading7"/>
    <w:uiPriority w:val="9"/>
    <w:rsid w:val="00AD160A"/>
    <w:rPr>
      <w:rFonts w:asciiTheme="majorHAnsi" w:eastAsiaTheme="majorEastAsia" w:hAnsiTheme="majorHAnsi" w:cstheme="majorBidi"/>
      <w:i/>
      <w:iCs/>
      <w:color w:val="141431" w:themeColor="accent1" w:themeShade="7F"/>
      <w:sz w:val="20"/>
    </w:rPr>
  </w:style>
  <w:style w:type="character" w:customStyle="1" w:styleId="Heading8Char">
    <w:name w:val="Heading 8 Char"/>
    <w:basedOn w:val="DefaultParagraphFont"/>
    <w:link w:val="Heading8"/>
    <w:uiPriority w:val="9"/>
    <w:semiHidden/>
    <w:rsid w:val="00AD160A"/>
    <w:rPr>
      <w:rFonts w:asciiTheme="majorHAnsi" w:eastAsiaTheme="majorEastAsia" w:hAnsiTheme="majorHAnsi" w:cstheme="majorBidi"/>
      <w:color w:val="38388C" w:themeColor="text1" w:themeTint="D8"/>
      <w:sz w:val="21"/>
      <w:szCs w:val="21"/>
    </w:rPr>
  </w:style>
  <w:style w:type="character" w:customStyle="1" w:styleId="Heading9Char">
    <w:name w:val="Heading 9 Char"/>
    <w:basedOn w:val="DefaultParagraphFont"/>
    <w:link w:val="Heading9"/>
    <w:uiPriority w:val="9"/>
    <w:semiHidden/>
    <w:rsid w:val="00AD160A"/>
    <w:rPr>
      <w:rFonts w:asciiTheme="majorHAnsi" w:eastAsiaTheme="majorEastAsia" w:hAnsiTheme="majorHAnsi" w:cstheme="majorBidi"/>
      <w:i/>
      <w:iCs/>
      <w:color w:val="38388C" w:themeColor="text1" w:themeTint="D8"/>
      <w:sz w:val="21"/>
      <w:szCs w:val="21"/>
    </w:rPr>
  </w:style>
  <w:style w:type="paragraph" w:styleId="Caption">
    <w:name w:val="caption"/>
    <w:basedOn w:val="Normal"/>
    <w:next w:val="Normal"/>
    <w:link w:val="CaptionChar"/>
    <w:uiPriority w:val="35"/>
    <w:unhideWhenUsed/>
    <w:rsid w:val="00AD160A"/>
    <w:pPr>
      <w:spacing w:after="200" w:line="240" w:lineRule="auto"/>
    </w:pPr>
    <w:rPr>
      <w:i/>
      <w:iCs/>
      <w:color w:val="282864" w:themeColor="text2"/>
      <w:sz w:val="18"/>
      <w:szCs w:val="18"/>
    </w:rPr>
  </w:style>
  <w:style w:type="paragraph" w:styleId="Title">
    <w:name w:val="Title"/>
    <w:basedOn w:val="Normal"/>
    <w:next w:val="Normal"/>
    <w:link w:val="TitleChar"/>
    <w:uiPriority w:val="10"/>
    <w:rsid w:val="00454DE4"/>
    <w:pPr>
      <w:spacing w:after="0" w:line="240" w:lineRule="auto"/>
      <w:contextualSpacing/>
      <w:jc w:val="right"/>
    </w:pPr>
    <w:rPr>
      <w:rFonts w:eastAsiaTheme="majorEastAsia" w:cstheme="majorBidi"/>
      <w:b/>
      <w:color w:val="FFFFFF"/>
      <w:spacing w:val="-10"/>
      <w:kern w:val="28"/>
      <w:sz w:val="56"/>
      <w:szCs w:val="56"/>
    </w:rPr>
  </w:style>
  <w:style w:type="character" w:customStyle="1" w:styleId="TitleChar">
    <w:name w:val="Title Char"/>
    <w:basedOn w:val="DefaultParagraphFont"/>
    <w:link w:val="Title"/>
    <w:uiPriority w:val="10"/>
    <w:rsid w:val="00454DE4"/>
    <w:rPr>
      <w:rFonts w:ascii="Poppins" w:eastAsiaTheme="majorEastAsia" w:hAnsi="Poppins" w:cstheme="majorBidi"/>
      <w:b/>
      <w:color w:val="FFFFFF"/>
      <w:spacing w:val="-10"/>
      <w:kern w:val="28"/>
      <w:sz w:val="56"/>
      <w:szCs w:val="56"/>
    </w:rPr>
  </w:style>
  <w:style w:type="paragraph" w:styleId="Subtitle">
    <w:name w:val="Subtitle"/>
    <w:basedOn w:val="Title"/>
    <w:next w:val="Normal"/>
    <w:link w:val="SubtitleChar"/>
    <w:uiPriority w:val="11"/>
    <w:rsid w:val="00454DE4"/>
    <w:pPr>
      <w:numPr>
        <w:ilvl w:val="1"/>
      </w:numPr>
    </w:pPr>
    <w:rPr>
      <w:rFonts w:eastAsiaTheme="minorEastAsia"/>
      <w:spacing w:val="15"/>
      <w:sz w:val="48"/>
    </w:rPr>
  </w:style>
  <w:style w:type="character" w:customStyle="1" w:styleId="SubtitleChar">
    <w:name w:val="Subtitle Char"/>
    <w:basedOn w:val="DefaultParagraphFont"/>
    <w:link w:val="Subtitle"/>
    <w:uiPriority w:val="11"/>
    <w:rsid w:val="00454DE4"/>
    <w:rPr>
      <w:rFonts w:ascii="Poppins" w:eastAsiaTheme="minorEastAsia" w:hAnsi="Poppins" w:cstheme="majorBidi"/>
      <w:b/>
      <w:color w:val="FFFFFF"/>
      <w:spacing w:val="15"/>
      <w:kern w:val="28"/>
      <w:sz w:val="48"/>
      <w:szCs w:val="56"/>
    </w:rPr>
  </w:style>
  <w:style w:type="character" w:styleId="Strong">
    <w:name w:val="Strong"/>
    <w:basedOn w:val="DefaultParagraphFont"/>
    <w:uiPriority w:val="22"/>
    <w:rsid w:val="00AD160A"/>
    <w:rPr>
      <w:b/>
      <w:bCs/>
    </w:rPr>
  </w:style>
  <w:style w:type="character" w:styleId="Emphasis">
    <w:name w:val="Emphasis"/>
    <w:basedOn w:val="DefaultParagraphFont"/>
    <w:uiPriority w:val="20"/>
    <w:rsid w:val="00AD160A"/>
    <w:rPr>
      <w:i/>
      <w:iCs/>
    </w:rPr>
  </w:style>
  <w:style w:type="paragraph" w:styleId="NoSpacing">
    <w:name w:val="No Spacing"/>
    <w:uiPriority w:val="1"/>
    <w:rsid w:val="00AD160A"/>
    <w:pPr>
      <w:spacing w:after="0" w:line="240" w:lineRule="auto"/>
    </w:pPr>
  </w:style>
  <w:style w:type="paragraph" w:styleId="Quote">
    <w:name w:val="Quote"/>
    <w:basedOn w:val="Normal"/>
    <w:next w:val="Normal"/>
    <w:link w:val="QuoteChar"/>
    <w:uiPriority w:val="29"/>
    <w:rsid w:val="00AD160A"/>
    <w:pPr>
      <w:spacing w:before="200"/>
      <w:ind w:left="864" w:right="864"/>
      <w:jc w:val="center"/>
    </w:pPr>
    <w:rPr>
      <w:i/>
      <w:iCs/>
      <w:color w:val="4242A6" w:themeColor="text1" w:themeTint="BF"/>
    </w:rPr>
  </w:style>
  <w:style w:type="character" w:customStyle="1" w:styleId="QuoteChar">
    <w:name w:val="Quote Char"/>
    <w:basedOn w:val="DefaultParagraphFont"/>
    <w:link w:val="Quote"/>
    <w:uiPriority w:val="29"/>
    <w:rsid w:val="00AD160A"/>
    <w:rPr>
      <w:i/>
      <w:iCs/>
      <w:color w:val="4242A6" w:themeColor="text1" w:themeTint="BF"/>
    </w:rPr>
  </w:style>
  <w:style w:type="paragraph" w:styleId="IntenseQuote">
    <w:name w:val="Intense Quote"/>
    <w:basedOn w:val="Normal"/>
    <w:next w:val="Normal"/>
    <w:link w:val="IntenseQuoteChar"/>
    <w:uiPriority w:val="30"/>
    <w:rsid w:val="00AD160A"/>
    <w:pPr>
      <w:pBdr>
        <w:top w:val="single" w:sz="4" w:space="10" w:color="282864" w:themeColor="accent1"/>
        <w:bottom w:val="single" w:sz="4" w:space="10" w:color="282864" w:themeColor="accent1"/>
      </w:pBdr>
      <w:spacing w:before="360" w:after="360"/>
      <w:ind w:left="864" w:right="864"/>
      <w:jc w:val="center"/>
    </w:pPr>
    <w:rPr>
      <w:i/>
      <w:iCs/>
      <w:color w:val="282864" w:themeColor="accent1"/>
    </w:rPr>
  </w:style>
  <w:style w:type="character" w:customStyle="1" w:styleId="IntenseQuoteChar">
    <w:name w:val="Intense Quote Char"/>
    <w:basedOn w:val="DefaultParagraphFont"/>
    <w:link w:val="IntenseQuote"/>
    <w:uiPriority w:val="30"/>
    <w:rsid w:val="00AD160A"/>
    <w:rPr>
      <w:i/>
      <w:iCs/>
      <w:color w:val="282864" w:themeColor="accent1"/>
    </w:rPr>
  </w:style>
  <w:style w:type="character" w:styleId="SubtleEmphasis">
    <w:name w:val="Subtle Emphasis"/>
    <w:basedOn w:val="DefaultParagraphFont"/>
    <w:uiPriority w:val="19"/>
    <w:rsid w:val="00AD160A"/>
    <w:rPr>
      <w:i/>
      <w:iCs/>
      <w:color w:val="4242A6" w:themeColor="text1" w:themeTint="BF"/>
    </w:rPr>
  </w:style>
  <w:style w:type="character" w:styleId="IntenseEmphasis">
    <w:name w:val="Intense Emphasis"/>
    <w:basedOn w:val="DefaultParagraphFont"/>
    <w:uiPriority w:val="21"/>
    <w:rsid w:val="00AD160A"/>
    <w:rPr>
      <w:i/>
      <w:iCs/>
      <w:color w:val="282864" w:themeColor="accent1"/>
    </w:rPr>
  </w:style>
  <w:style w:type="character" w:styleId="SubtleReference">
    <w:name w:val="Subtle Reference"/>
    <w:basedOn w:val="DefaultParagraphFont"/>
    <w:uiPriority w:val="31"/>
    <w:rsid w:val="00AD160A"/>
    <w:rPr>
      <w:smallCaps/>
      <w:color w:val="5353BA" w:themeColor="text1" w:themeTint="A5"/>
    </w:rPr>
  </w:style>
  <w:style w:type="character" w:styleId="IntenseReference">
    <w:name w:val="Intense Reference"/>
    <w:basedOn w:val="DefaultParagraphFont"/>
    <w:uiPriority w:val="32"/>
    <w:rsid w:val="00AD160A"/>
    <w:rPr>
      <w:b/>
      <w:bCs/>
      <w:smallCaps/>
      <w:color w:val="282864" w:themeColor="accent1"/>
      <w:spacing w:val="5"/>
    </w:rPr>
  </w:style>
  <w:style w:type="character" w:styleId="BookTitle">
    <w:name w:val="Book Title"/>
    <w:basedOn w:val="DefaultParagraphFont"/>
    <w:uiPriority w:val="33"/>
    <w:rsid w:val="00AD160A"/>
    <w:rPr>
      <w:b/>
      <w:bCs/>
      <w:i/>
      <w:iCs/>
      <w:spacing w:val="5"/>
    </w:rPr>
  </w:style>
  <w:style w:type="paragraph" w:styleId="TOCHeading">
    <w:name w:val="TOC Heading"/>
    <w:aliases w:val="Contents &amp; Preface Headings,Preface Headings"/>
    <w:basedOn w:val="Heading1"/>
    <w:next w:val="Normal"/>
    <w:uiPriority w:val="39"/>
    <w:unhideWhenUsed/>
    <w:qFormat/>
    <w:rsid w:val="00E03542"/>
    <w:pPr>
      <w:pageBreakBefore w:val="0"/>
      <w:numPr>
        <w:numId w:val="0"/>
      </w:numPr>
      <w:outlineLvl w:val="9"/>
    </w:pPr>
  </w:style>
  <w:style w:type="paragraph" w:styleId="ListParagraph">
    <w:name w:val="List Paragraph"/>
    <w:basedOn w:val="Normal"/>
    <w:uiPriority w:val="34"/>
    <w:rsid w:val="00F67C00"/>
    <w:pPr>
      <w:ind w:left="720"/>
      <w:contextualSpacing/>
    </w:pPr>
  </w:style>
  <w:style w:type="paragraph" w:styleId="TOC1">
    <w:name w:val="toc 1"/>
    <w:basedOn w:val="Normal"/>
    <w:next w:val="Normal"/>
    <w:autoRedefine/>
    <w:uiPriority w:val="39"/>
    <w:unhideWhenUsed/>
    <w:rsid w:val="00CB2C9D"/>
    <w:pPr>
      <w:spacing w:after="100"/>
    </w:pPr>
  </w:style>
  <w:style w:type="paragraph" w:styleId="TOC2">
    <w:name w:val="toc 2"/>
    <w:basedOn w:val="Normal"/>
    <w:next w:val="Normal"/>
    <w:autoRedefine/>
    <w:uiPriority w:val="39"/>
    <w:unhideWhenUsed/>
    <w:rsid w:val="00CB2C9D"/>
    <w:pPr>
      <w:spacing w:after="100"/>
      <w:ind w:left="320"/>
    </w:pPr>
  </w:style>
  <w:style w:type="paragraph" w:styleId="TOC3">
    <w:name w:val="toc 3"/>
    <w:basedOn w:val="Normal"/>
    <w:next w:val="Normal"/>
    <w:autoRedefine/>
    <w:uiPriority w:val="39"/>
    <w:unhideWhenUsed/>
    <w:rsid w:val="00CB2C9D"/>
    <w:pPr>
      <w:spacing w:after="100"/>
      <w:ind w:left="640"/>
    </w:pPr>
  </w:style>
  <w:style w:type="character" w:styleId="Hyperlink">
    <w:name w:val="Hyperlink"/>
    <w:basedOn w:val="DefaultParagraphFont"/>
    <w:uiPriority w:val="99"/>
    <w:unhideWhenUsed/>
    <w:rsid w:val="00CB2C9D"/>
    <w:rPr>
      <w:color w:val="7BACE4" w:themeColor="hyperlink"/>
      <w:u w:val="single"/>
    </w:rPr>
  </w:style>
  <w:style w:type="paragraph" w:styleId="TOC4">
    <w:name w:val="toc 4"/>
    <w:basedOn w:val="Normal"/>
    <w:next w:val="Normal"/>
    <w:autoRedefine/>
    <w:uiPriority w:val="39"/>
    <w:unhideWhenUsed/>
    <w:rsid w:val="0036738C"/>
    <w:pPr>
      <w:spacing w:after="100"/>
      <w:ind w:left="960"/>
    </w:pPr>
  </w:style>
  <w:style w:type="paragraph" w:customStyle="1" w:styleId="PrefaceSubheading">
    <w:name w:val="Preface Subheading"/>
    <w:basedOn w:val="TOCHeading"/>
    <w:next w:val="Normal"/>
    <w:qFormat/>
    <w:rsid w:val="00D901A7"/>
    <w:rPr>
      <w:sz w:val="40"/>
      <w:szCs w:val="24"/>
    </w:rPr>
  </w:style>
  <w:style w:type="paragraph" w:customStyle="1" w:styleId="Sub-heading4">
    <w:name w:val="Sub-heading 4"/>
    <w:basedOn w:val="Normal"/>
    <w:next w:val="Normal"/>
    <w:rsid w:val="00454DE4"/>
    <w:rPr>
      <w:color w:val="282864" w:themeColor="text1"/>
      <w:sz w:val="24"/>
    </w:rPr>
  </w:style>
  <w:style w:type="paragraph" w:styleId="CommentText">
    <w:name w:val="annotation text"/>
    <w:basedOn w:val="Normal"/>
    <w:link w:val="CommentTextChar"/>
    <w:rsid w:val="00700EF6"/>
    <w:pPr>
      <w:spacing w:after="120" w:line="240" w:lineRule="auto"/>
      <w:jc w:val="both"/>
    </w:pPr>
    <w:rPr>
      <w:rFonts w:ascii="Trebuchet MS" w:eastAsia="Times New Roman" w:hAnsi="Trebuchet MS" w:cs="Times New Roman"/>
      <w:szCs w:val="20"/>
      <w:lang w:eastAsia="en-GB"/>
    </w:rPr>
  </w:style>
  <w:style w:type="character" w:customStyle="1" w:styleId="CommentTextChar">
    <w:name w:val="Comment Text Char"/>
    <w:basedOn w:val="DefaultParagraphFont"/>
    <w:link w:val="CommentText"/>
    <w:rsid w:val="00700EF6"/>
    <w:rPr>
      <w:rFonts w:ascii="Trebuchet MS" w:eastAsia="Times New Roman" w:hAnsi="Trebuchet MS" w:cs="Times New Roman"/>
      <w:sz w:val="20"/>
      <w:szCs w:val="20"/>
      <w:lang w:eastAsia="en-GB"/>
    </w:rPr>
  </w:style>
  <w:style w:type="character" w:styleId="CommentReference">
    <w:name w:val="annotation reference"/>
    <w:basedOn w:val="DefaultParagraphFont"/>
    <w:semiHidden/>
    <w:unhideWhenUsed/>
    <w:rsid w:val="00700EF6"/>
    <w:rPr>
      <w:sz w:val="16"/>
      <w:szCs w:val="16"/>
    </w:rPr>
  </w:style>
  <w:style w:type="paragraph" w:styleId="CommentSubject">
    <w:name w:val="annotation subject"/>
    <w:basedOn w:val="CommentText"/>
    <w:next w:val="CommentText"/>
    <w:link w:val="CommentSubjectChar"/>
    <w:uiPriority w:val="99"/>
    <w:semiHidden/>
    <w:unhideWhenUsed/>
    <w:rsid w:val="000B343E"/>
    <w:pPr>
      <w:spacing w:after="160"/>
      <w:jc w:val="left"/>
    </w:pPr>
    <w:rPr>
      <w:rFonts w:ascii="Poppins" w:eastAsiaTheme="minorHAnsi" w:hAnsi="Poppins" w:cstheme="minorBidi"/>
      <w:b/>
      <w:bCs/>
      <w:lang w:eastAsia="en-US"/>
    </w:rPr>
  </w:style>
  <w:style w:type="character" w:customStyle="1" w:styleId="CommentSubjectChar">
    <w:name w:val="Comment Subject Char"/>
    <w:basedOn w:val="CommentTextChar"/>
    <w:link w:val="CommentSubject"/>
    <w:uiPriority w:val="99"/>
    <w:semiHidden/>
    <w:rsid w:val="000B343E"/>
    <w:rPr>
      <w:rFonts w:ascii="Poppins" w:eastAsia="Times New Roman" w:hAnsi="Poppins" w:cs="Times New Roman"/>
      <w:b/>
      <w:bCs/>
      <w:sz w:val="20"/>
      <w:szCs w:val="20"/>
      <w:lang w:eastAsia="en-GB"/>
    </w:rPr>
  </w:style>
  <w:style w:type="paragraph" w:customStyle="1" w:styleId="Body2">
    <w:name w:val="Body 2"/>
    <w:basedOn w:val="Normal"/>
    <w:link w:val="Body2Char"/>
    <w:uiPriority w:val="1"/>
    <w:rsid w:val="000B343E"/>
    <w:pPr>
      <w:spacing w:after="40"/>
    </w:pPr>
    <w:rPr>
      <w:rFonts w:asciiTheme="minorHAnsi" w:hAnsiTheme="minorHAnsi"/>
    </w:rPr>
  </w:style>
  <w:style w:type="character" w:customStyle="1" w:styleId="Body2Char">
    <w:name w:val="Body 2 Char"/>
    <w:basedOn w:val="DefaultParagraphFont"/>
    <w:link w:val="Body2"/>
    <w:uiPriority w:val="1"/>
    <w:rsid w:val="000B343E"/>
    <w:rPr>
      <w:sz w:val="20"/>
    </w:rPr>
  </w:style>
  <w:style w:type="character" w:styleId="UnresolvedMention">
    <w:name w:val="Unresolved Mention"/>
    <w:basedOn w:val="DefaultParagraphFont"/>
    <w:uiPriority w:val="99"/>
    <w:semiHidden/>
    <w:unhideWhenUsed/>
    <w:rsid w:val="00102EFB"/>
    <w:rPr>
      <w:color w:val="605E5C"/>
      <w:shd w:val="clear" w:color="auto" w:fill="E1DFDD"/>
    </w:rPr>
  </w:style>
  <w:style w:type="paragraph" w:customStyle="1" w:styleId="Heading51">
    <w:name w:val="Heading 51"/>
    <w:basedOn w:val="Heading5"/>
    <w:link w:val="heading5Char0"/>
    <w:rsid w:val="00102EFB"/>
    <w:pPr>
      <w:numPr>
        <w:ilvl w:val="4"/>
        <w:numId w:val="5"/>
      </w:numPr>
      <w:spacing w:after="240"/>
    </w:pPr>
    <w:rPr>
      <w:color w:val="282864"/>
      <w:sz w:val="24"/>
      <w:szCs w:val="24"/>
    </w:rPr>
  </w:style>
  <w:style w:type="character" w:customStyle="1" w:styleId="heading5Char0">
    <w:name w:val="heading 5 Char"/>
    <w:basedOn w:val="Heading5Char"/>
    <w:link w:val="Heading51"/>
    <w:rsid w:val="00102EFB"/>
    <w:rPr>
      <w:rFonts w:asciiTheme="majorHAnsi" w:eastAsiaTheme="majorEastAsia" w:hAnsiTheme="majorHAnsi" w:cstheme="majorBidi"/>
      <w:color w:val="282864"/>
      <w:sz w:val="24"/>
      <w:szCs w:val="24"/>
    </w:rPr>
  </w:style>
  <w:style w:type="table" w:styleId="TableProfessional">
    <w:name w:val="Table Professional"/>
    <w:aliases w:val="Pivetal Table"/>
    <w:basedOn w:val="TableNormal"/>
    <w:rsid w:val="00102EFB"/>
    <w:pPr>
      <w:spacing w:after="120" w:line="240" w:lineRule="auto"/>
    </w:pPr>
    <w:rPr>
      <w:rFonts w:ascii="Verdana" w:eastAsia="Times New Roman" w:hAnsi="Verdana" w:cs="Times New Roman"/>
      <w:sz w:val="20"/>
      <w:szCs w:val="20"/>
      <w:lang w:eastAsia="en-GB"/>
    </w:rPr>
    <w:tblPr>
      <w:tblStyleRowBandSize w:val="1"/>
      <w:tblStyleColBandSize w:val="1"/>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pPr>
        <w:jc w:val="center"/>
      </w:pPr>
      <w:rPr>
        <w:rFonts w:ascii="@Yu Gothic UI Semilight" w:hAnsi="@Yu Gothic UI Semilight"/>
        <w:b/>
        <w:bCs/>
        <w:color w:val="FFFFFF"/>
        <w:sz w:val="20"/>
      </w:rPr>
      <w:tblPr/>
      <w:tcPr>
        <w:shd w:val="clear" w:color="auto" w:fill="282864"/>
        <w:vAlign w:val="center"/>
      </w:tcPr>
    </w:tblStylePr>
    <w:tblStylePr w:type="lastRow">
      <w:rPr>
        <w:rFonts w:ascii="@Yu Gothic UI Semilight" w:hAnsi="@Yu Gothic UI Semilight"/>
        <w:sz w:val="20"/>
      </w:rPr>
    </w:tblStylePr>
    <w:tblStylePr w:type="firstCol">
      <w:rPr>
        <w:rFonts w:ascii="@Yu Gothic UI Semilight" w:hAnsi="@Yu Gothic UI Semilight"/>
        <w:sz w:val="20"/>
      </w:rPr>
    </w:tblStylePr>
    <w:tblStylePr w:type="lastCol">
      <w:rPr>
        <w:rFonts w:ascii="@Yu Gothic UI Semilight" w:hAnsi="@Yu Gothic UI Semilight"/>
        <w:sz w:val="20"/>
      </w:rPr>
    </w:tblStylePr>
    <w:tblStylePr w:type="band1Vert">
      <w:rPr>
        <w:rFonts w:ascii="@Yu Gothic UI Semilight" w:hAnsi="@Yu Gothic UI Semilight"/>
        <w:sz w:val="20"/>
      </w:rPr>
    </w:tblStylePr>
    <w:tblStylePr w:type="band2Vert">
      <w:rPr>
        <w:rFonts w:ascii="@Yu Gothic UI Semilight" w:hAnsi="@Yu Gothic UI Semilight"/>
        <w:sz w:val="20"/>
      </w:rPr>
    </w:tblStylePr>
    <w:tblStylePr w:type="band1Horz">
      <w:rPr>
        <w:rFonts w:ascii="@Yu Gothic UI Semilight" w:hAnsi="@Yu Gothic UI Semilight"/>
        <w:sz w:val="20"/>
      </w:rPr>
    </w:tblStylePr>
    <w:tblStylePr w:type="band2Horz">
      <w:rPr>
        <w:rFonts w:ascii="@Yu Gothic UI Semilight" w:hAnsi="@Yu Gothic UI Semilight"/>
        <w:sz w:val="20"/>
      </w:rPr>
    </w:tblStylePr>
  </w:style>
  <w:style w:type="paragraph" w:customStyle="1" w:styleId="InnoviseBodyText">
    <w:name w:val="Innovise Body Text"/>
    <w:basedOn w:val="Normal"/>
    <w:link w:val="InnoviseBodyTextChar"/>
    <w:rsid w:val="00102EFB"/>
    <w:pPr>
      <w:spacing w:after="120" w:line="240" w:lineRule="auto"/>
      <w:jc w:val="both"/>
    </w:pPr>
    <w:rPr>
      <w:rFonts w:ascii="Trebuchet MS" w:eastAsia="Times New Roman" w:hAnsi="Trebuchet MS" w:cs="Times New Roman"/>
      <w:szCs w:val="24"/>
      <w:lang w:eastAsia="en-GB"/>
    </w:rPr>
  </w:style>
  <w:style w:type="character" w:customStyle="1" w:styleId="InnoviseBodyTextChar">
    <w:name w:val="Innovise Body Text Char"/>
    <w:basedOn w:val="DefaultParagraphFont"/>
    <w:link w:val="InnoviseBodyText"/>
    <w:rsid w:val="00102EFB"/>
    <w:rPr>
      <w:rFonts w:ascii="Trebuchet MS" w:eastAsia="Times New Roman" w:hAnsi="Trebuchet MS" w:cs="Times New Roman"/>
      <w:sz w:val="20"/>
      <w:szCs w:val="24"/>
      <w:lang w:eastAsia="en-GB"/>
    </w:rPr>
  </w:style>
  <w:style w:type="paragraph" w:customStyle="1" w:styleId="WeAreCORTEXEmphasis">
    <w:name w:val="We Are CORTEX Emphasis"/>
    <w:basedOn w:val="Caption"/>
    <w:link w:val="WeAreCORTEXEmphasisChar"/>
    <w:qFormat/>
    <w:rsid w:val="00102EFB"/>
    <w:pPr>
      <w:numPr>
        <w:numId w:val="23"/>
      </w:numPr>
    </w:pPr>
    <w:rPr>
      <w:sz w:val="20"/>
    </w:rPr>
  </w:style>
  <w:style w:type="paragraph" w:customStyle="1" w:styleId="InnoviseNumberedInstructions">
    <w:name w:val="Innovise Numbered Instructions"/>
    <w:basedOn w:val="ListNumber"/>
    <w:rsid w:val="00102EFB"/>
    <w:pPr>
      <w:spacing w:after="120" w:line="240" w:lineRule="auto"/>
      <w:contextualSpacing w:val="0"/>
      <w:jc w:val="both"/>
    </w:pPr>
    <w:rPr>
      <w:rFonts w:ascii="Trebuchet MS" w:eastAsia="Times New Roman" w:hAnsi="Trebuchet MS" w:cs="Times New Roman"/>
      <w:sz w:val="20"/>
      <w:szCs w:val="24"/>
      <w:lang w:eastAsia="en-GB"/>
    </w:rPr>
  </w:style>
  <w:style w:type="character" w:customStyle="1" w:styleId="CaptionChar">
    <w:name w:val="Caption Char"/>
    <w:basedOn w:val="DefaultParagraphFont"/>
    <w:link w:val="Caption"/>
    <w:uiPriority w:val="35"/>
    <w:rsid w:val="00102EFB"/>
    <w:rPr>
      <w:rFonts w:ascii="Poppins" w:hAnsi="Poppins"/>
      <w:i/>
      <w:iCs/>
      <w:color w:val="282864" w:themeColor="text2"/>
      <w:sz w:val="18"/>
      <w:szCs w:val="18"/>
    </w:rPr>
  </w:style>
  <w:style w:type="character" w:customStyle="1" w:styleId="WeAreCORTEXEmphasisChar">
    <w:name w:val="We Are CORTEX Emphasis Char"/>
    <w:basedOn w:val="CaptionChar"/>
    <w:link w:val="WeAreCORTEXEmphasis"/>
    <w:rsid w:val="00102EFB"/>
    <w:rPr>
      <w:rFonts w:ascii="Poppins" w:hAnsi="Poppins"/>
      <w:i/>
      <w:iCs/>
      <w:color w:val="282864" w:themeColor="text2"/>
      <w:sz w:val="20"/>
      <w:szCs w:val="18"/>
    </w:rPr>
  </w:style>
  <w:style w:type="paragraph" w:styleId="ListNumber">
    <w:name w:val="List Number"/>
    <w:basedOn w:val="Normal"/>
    <w:uiPriority w:val="99"/>
    <w:semiHidden/>
    <w:unhideWhenUsed/>
    <w:rsid w:val="00102EFB"/>
    <w:pPr>
      <w:ind w:left="851" w:hanging="491"/>
      <w:contextualSpacing/>
    </w:pPr>
    <w:rPr>
      <w:rFonts w:asciiTheme="minorHAnsi" w:hAnsiTheme="minorHAnsi"/>
      <w:sz w:val="32"/>
    </w:rPr>
  </w:style>
  <w:style w:type="paragraph" w:customStyle="1" w:styleId="Style1">
    <w:name w:val="Style1"/>
    <w:basedOn w:val="Body2"/>
    <w:qFormat/>
    <w:rsid w:val="00102EFB"/>
    <w:pPr>
      <w:pBdr>
        <w:top w:val="single" w:sz="4" w:space="1" w:color="auto"/>
        <w:left w:val="single" w:sz="4" w:space="4" w:color="auto"/>
        <w:bottom w:val="single" w:sz="4" w:space="1" w:color="auto"/>
        <w:right w:val="single" w:sz="4" w:space="4" w:color="auto"/>
      </w:pBdr>
      <w:shd w:val="clear" w:color="auto" w:fill="E6E6E6" w:themeFill="background1"/>
      <w:ind w:left="720"/>
    </w:pPr>
    <w:rPr>
      <w:rFonts w:ascii="Poppins" w:hAnsi="Poppins" w:cs="Courier New"/>
    </w:rPr>
  </w:style>
  <w:style w:type="character" w:customStyle="1" w:styleId="ui-provider">
    <w:name w:val="ui-provider"/>
    <w:basedOn w:val="DefaultParagraphFont"/>
    <w:rsid w:val="00102EFB"/>
  </w:style>
  <w:style w:type="character" w:styleId="Mention">
    <w:name w:val="Mention"/>
    <w:basedOn w:val="DefaultParagraphFont"/>
    <w:uiPriority w:val="99"/>
    <w:unhideWhenUsed/>
    <w:rsid w:val="00102EFB"/>
    <w:rPr>
      <w:color w:val="2B579A"/>
      <w:shd w:val="clear" w:color="auto" w:fill="E6E6E6"/>
    </w:rPr>
  </w:style>
  <w:style w:type="paragraph" w:styleId="Revision">
    <w:name w:val="Revision"/>
    <w:hidden/>
    <w:uiPriority w:val="99"/>
    <w:semiHidden/>
    <w:rsid w:val="00102EFB"/>
    <w:pPr>
      <w:spacing w:after="0" w:line="240" w:lineRule="auto"/>
    </w:pPr>
    <w:rPr>
      <w:sz w:val="32"/>
    </w:rPr>
  </w:style>
  <w:style w:type="character" w:styleId="FollowedHyperlink">
    <w:name w:val="FollowedHyperlink"/>
    <w:basedOn w:val="DefaultParagraphFont"/>
    <w:uiPriority w:val="99"/>
    <w:semiHidden/>
    <w:unhideWhenUsed/>
    <w:rsid w:val="00E73FA5"/>
    <w:rPr>
      <w:color w:val="D6259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cs.appgyver.com/"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footer" Target="footer1.xml"/><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image" Target="media/image6.png"/><Relationship Id="rId34" Type="http://schemas.openxmlformats.org/officeDocument/2006/relationships/footer" Target="footer3.xml"/><Relationship Id="rId42" Type="http://schemas.openxmlformats.org/officeDocument/2006/relationships/image" Target="media/image20.png"/><Relationship Id="rId47" Type="http://schemas.openxmlformats.org/officeDocument/2006/relationships/image" Target="media/image22.png"/><Relationship Id="rId50"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3.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footer" Target="footer2.xm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www.postman.com/" TargetMode="External"/><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footer" Target="footer4.xml"/><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eader" Target="header2.xml"/><Relationship Id="rId31" Type="http://schemas.openxmlformats.org/officeDocument/2006/relationships/header" Target="header3.xml"/><Relationship Id="rId44" Type="http://schemas.openxmlformats.org/officeDocument/2006/relationships/hyperlink" Target="https://cortexApp1.myDomain.com:9080/Explorer/" TargetMode="External"/><Relationship Id="rId52" Type="http://schemas.microsoft.com/office/2019/05/relationships/documenttasks" Target="documenttasks/documenttasks1.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hyperlink" Target="https://www.appgyver.com/community" TargetMode="External"/><Relationship Id="rId30" Type="http://schemas.openxmlformats.org/officeDocument/2006/relationships/image" Target="media/image14.png"/><Relationship Id="rId35" Type="http://schemas.openxmlformats.org/officeDocument/2006/relationships/header" Target="header5.xml"/><Relationship Id="rId43" Type="http://schemas.openxmlformats.org/officeDocument/2006/relationships/hyperlink" Target="https://www.myserver.myDomain.com/CortexInteractionPortal" TargetMode="External"/><Relationship Id="rId48" Type="http://schemas.openxmlformats.org/officeDocument/2006/relationships/image" Target="media/image23.png"/><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eader" Target="header1.xml"/><Relationship Id="rId25" Type="http://schemas.openxmlformats.org/officeDocument/2006/relationships/image" Target="media/image10.png"/><Relationship Id="rId33" Type="http://schemas.openxmlformats.org/officeDocument/2006/relationships/header" Target="header4.xml"/><Relationship Id="rId38" Type="http://schemas.openxmlformats.org/officeDocument/2006/relationships/image" Target="media/image16.png"/><Relationship Id="rId46" Type="http://schemas.openxmlformats.org/officeDocument/2006/relationships/image" Target="media/image21.png"/><Relationship Id="rId20" Type="http://schemas.openxmlformats.org/officeDocument/2006/relationships/image" Target="media/image5.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e.lees\Cortex%20Ltd\Cortex%20-%20Document%20Templates\Templates\WeAreCORTEX%20Proposal%20O1.dotx" TargetMode="External"/></Relationships>
</file>

<file path=word/documenttasks/documenttasks1.xml><?xml version="1.0" encoding="utf-8"?>
<t:Tasks xmlns:t="http://schemas.microsoft.com/office/tasks/2019/documenttasks" xmlns:oel="http://schemas.microsoft.com/office/2019/extlst">
  <t:Task id="{1011A890-4B91-4F40-A9D9-3E996D8AAB4B}">
    <t:Anchor>
      <t:Comment id="780858200"/>
    </t:Anchor>
    <t:History>
      <t:Event id="{B5F5A88B-672F-48EC-A486-0B05F9298640}" time="2023-07-11T05:18:41.367Z">
        <t:Attribution userId="S::ravichandran.v@wearecortex.com::b0b78684-a99c-49ed-8e2f-e9d3c542c09d" userProvider="AD" userName="Ravichandran V"/>
        <t:Anchor>
          <t:Comment id="780858200"/>
        </t:Anchor>
        <t:Create/>
      </t:Event>
      <t:Event id="{2176FC14-8605-48CD-999A-0743E0601467}" time="2023-07-11T05:18:41.367Z">
        <t:Attribution userId="S::ravichandran.v@wearecortex.com::b0b78684-a99c-49ed-8e2f-e9d3c542c09d" userProvider="AD" userName="Ravichandran V"/>
        <t:Anchor>
          <t:Comment id="780858200"/>
        </t:Anchor>
        <t:Assign userId="S::joe.lees@wearecortex.com::6f6ce6a8-b06a-43fe-9d28-9db738f4bc93" userProvider="AD" userName="Joe Lees"/>
      </t:Event>
      <t:Event id="{A175ED2A-04C1-4199-9704-D9A433CD99AF}" time="2023-07-11T05:18:41.367Z">
        <t:Attribution userId="S::ravichandran.v@wearecortex.com::b0b78684-a99c-49ed-8e2f-e9d3c542c09d" userProvider="AD" userName="Ravichandran V"/>
        <t:Anchor>
          <t:Comment id="780858200"/>
        </t:Anchor>
        <t:SetTitle title="@Joe Lees &quot;ApiGatewayPkg.Code.&lt;Version&gt; &quot; is a zip file. Should we replce the appsettings file in the zip file with the below edits."/>
      </t:Event>
      <t:Event id="{2845E875-E036-4C53-93F5-9C448B87BF16}" time="2023-07-25T13:40:49.303Z">
        <t:Attribution userId="S::joe.lees@wearecortex.com::6f6ce6a8-b06a-43fe-9d28-9db738f4bc93" userProvider="AD" userName="Joe Lees"/>
        <t:Progress percentComplete="100"/>
      </t:Event>
    </t:History>
  </t:Task>
</t:Tasks>
</file>

<file path=word/theme/theme1.xml><?xml version="1.0" encoding="utf-8"?>
<a:theme xmlns:a="http://schemas.openxmlformats.org/drawingml/2006/main" name="WeAreCortex">
  <a:themeElements>
    <a:clrScheme name="WeAreCORTEX">
      <a:dk1>
        <a:srgbClr val="282864"/>
      </a:dk1>
      <a:lt1>
        <a:srgbClr val="E6E6E6"/>
      </a:lt1>
      <a:dk2>
        <a:srgbClr val="282864"/>
      </a:dk2>
      <a:lt2>
        <a:srgbClr val="E6E6E6"/>
      </a:lt2>
      <a:accent1>
        <a:srgbClr val="282864"/>
      </a:accent1>
      <a:accent2>
        <a:srgbClr val="282864"/>
      </a:accent2>
      <a:accent3>
        <a:srgbClr val="282864"/>
      </a:accent3>
      <a:accent4>
        <a:srgbClr val="282864"/>
      </a:accent4>
      <a:accent5>
        <a:srgbClr val="7AC300"/>
      </a:accent5>
      <a:accent6>
        <a:srgbClr val="D62599"/>
      </a:accent6>
      <a:hlink>
        <a:srgbClr val="7BACE4"/>
      </a:hlink>
      <a:folHlink>
        <a:srgbClr val="D62599"/>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2023-03-21T00:00:00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d0b9ae9d-b9ff-4ac6-9f08-4bf5543ea0ed" xsi:nil="true"/>
    <lcf76f155ced4ddcb4097134ff3c332f xmlns="ab69df74-806e-4205-bc11-cddf1df0a3e1">
      <Terms xmlns="http://schemas.microsoft.com/office/infopath/2007/PartnerControls"/>
    </lcf76f155ced4ddcb4097134ff3c332f>
    <CompanyName xmlns="ab69df74-806e-4205-bc11-cddf1df0a3e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5AA7F7F54632E4B863E70A91F1E2AE6" ma:contentTypeVersion="16" ma:contentTypeDescription="Create a new document." ma:contentTypeScope="" ma:versionID="b3a51e989e7584c984d64dee7090483a">
  <xsd:schema xmlns:xsd="http://www.w3.org/2001/XMLSchema" xmlns:xs="http://www.w3.org/2001/XMLSchema" xmlns:p="http://schemas.microsoft.com/office/2006/metadata/properties" xmlns:ns2="ab69df74-806e-4205-bc11-cddf1df0a3e1" xmlns:ns3="d0b9ae9d-b9ff-4ac6-9f08-4bf5543ea0ed" targetNamespace="http://schemas.microsoft.com/office/2006/metadata/properties" ma:root="true" ma:fieldsID="0740cd2af45862089ed0aecb8c9e4c54" ns2:_="" ns3:_="">
    <xsd:import namespace="ab69df74-806e-4205-bc11-cddf1df0a3e1"/>
    <xsd:import namespace="d0b9ae9d-b9ff-4ac6-9f08-4bf5543ea0ed"/>
    <xsd:element name="properties">
      <xsd:complexType>
        <xsd:sequence>
          <xsd:element name="documentManagement">
            <xsd:complexType>
              <xsd:all>
                <xsd:element ref="ns2:CompanyName"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69df74-806e-4205-bc11-cddf1df0a3e1" elementFormDefault="qualified">
    <xsd:import namespace="http://schemas.microsoft.com/office/2006/documentManagement/types"/>
    <xsd:import namespace="http://schemas.microsoft.com/office/infopath/2007/PartnerControls"/>
    <xsd:element name="CompanyName" ma:index="8" nillable="true" ma:displayName="Company Name" ma:format="Dropdown" ma:internalName="CompanyName">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34e5e87d-5687-4c81-8af2-2218c178a069"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b9ae9d-b9ff-4ac6-9f08-4bf5543ea0e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307f4e6b-80de-409f-af45-f757f4057cc4}" ma:internalName="TaxCatchAll" ma:showField="CatchAllData" ma:web="d0b9ae9d-b9ff-4ac6-9f08-4bf5543ea0ed">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D5F70C-6275-43D5-9D9D-1ABC457572A7}">
  <ds:schemaRefs>
    <ds:schemaRef ds:uri="http://schemas.microsoft.com/office/2006/metadata/properties"/>
    <ds:schemaRef ds:uri="http://schemas.microsoft.com/office/infopath/2007/PartnerControls"/>
    <ds:schemaRef ds:uri="d0b9ae9d-b9ff-4ac6-9f08-4bf5543ea0ed"/>
    <ds:schemaRef ds:uri="ab69df74-806e-4205-bc11-cddf1df0a3e1"/>
  </ds:schemaRefs>
</ds:datastoreItem>
</file>

<file path=customXml/itemProps3.xml><?xml version="1.0" encoding="utf-8"?>
<ds:datastoreItem xmlns:ds="http://schemas.openxmlformats.org/officeDocument/2006/customXml" ds:itemID="{2072409F-AD5D-4085-AEE9-9754C5D9E00C}">
  <ds:schemaRefs>
    <ds:schemaRef ds:uri="http://schemas.microsoft.com/sharepoint/v3/contenttype/forms"/>
  </ds:schemaRefs>
</ds:datastoreItem>
</file>

<file path=customXml/itemProps4.xml><?xml version="1.0" encoding="utf-8"?>
<ds:datastoreItem xmlns:ds="http://schemas.openxmlformats.org/officeDocument/2006/customXml" ds:itemID="{EEF5E79D-862C-432A-B991-0DE66D53F9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69df74-806e-4205-bc11-cddf1df0a3e1"/>
    <ds:schemaRef ds:uri="d0b9ae9d-b9ff-4ac6-9f08-4bf5543ea0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A4ED582-8087-44EF-8CFD-FB5437CBC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WeAreCORTEX Proposal O1.dotx</Template>
  <TotalTime>1667</TotalTime>
  <Pages>45</Pages>
  <Words>7316</Words>
  <Characters>41703</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48922</CharactersWithSpaces>
  <SharedDoc>false</SharedDoc>
  <HLinks>
    <vt:vector size="24" baseType="variant">
      <vt:variant>
        <vt:i4>1245234</vt:i4>
      </vt:variant>
      <vt:variant>
        <vt:i4>20</vt:i4>
      </vt:variant>
      <vt:variant>
        <vt:i4>0</vt:i4>
      </vt:variant>
      <vt:variant>
        <vt:i4>5</vt:i4>
      </vt:variant>
      <vt:variant>
        <vt:lpwstr/>
      </vt:variant>
      <vt:variant>
        <vt:lpwstr>_Toc132297828</vt:lpwstr>
      </vt:variant>
      <vt:variant>
        <vt:i4>1245234</vt:i4>
      </vt:variant>
      <vt:variant>
        <vt:i4>14</vt:i4>
      </vt:variant>
      <vt:variant>
        <vt:i4>0</vt:i4>
      </vt:variant>
      <vt:variant>
        <vt:i4>5</vt:i4>
      </vt:variant>
      <vt:variant>
        <vt:lpwstr/>
      </vt:variant>
      <vt:variant>
        <vt:lpwstr>_Toc132297827</vt:lpwstr>
      </vt:variant>
      <vt:variant>
        <vt:i4>1245234</vt:i4>
      </vt:variant>
      <vt:variant>
        <vt:i4>8</vt:i4>
      </vt:variant>
      <vt:variant>
        <vt:i4>0</vt:i4>
      </vt:variant>
      <vt:variant>
        <vt:i4>5</vt:i4>
      </vt:variant>
      <vt:variant>
        <vt:lpwstr/>
      </vt:variant>
      <vt:variant>
        <vt:lpwstr>_Toc132297826</vt:lpwstr>
      </vt:variant>
      <vt:variant>
        <vt:i4>1245234</vt:i4>
      </vt:variant>
      <vt:variant>
        <vt:i4>2</vt:i4>
      </vt:variant>
      <vt:variant>
        <vt:i4>0</vt:i4>
      </vt:variant>
      <vt:variant>
        <vt:i4>5</vt:i4>
      </vt:variant>
      <vt:variant>
        <vt:lpwstr/>
      </vt:variant>
      <vt:variant>
        <vt:lpwstr>_Toc132297825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Lees</dc:creator>
  <cp:keywords/>
  <dc:description/>
  <cp:lastModifiedBy>Joe Lees</cp:lastModifiedBy>
  <cp:revision>61</cp:revision>
  <cp:lastPrinted>2023-11-15T11:25:00Z</cp:lastPrinted>
  <dcterms:created xsi:type="dcterms:W3CDTF">2023-08-14T14:40:00Z</dcterms:created>
  <dcterms:modified xsi:type="dcterms:W3CDTF">2023-11-23T11:39:00Z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Confidential</vt:lpwstr>
  </property>
  <property fmtid="{D5CDD505-2E9C-101B-9397-08002B2CF9AE}" pid="3" name="ContentTypeId">
    <vt:lpwstr>0x0101003ADA8B847A3CEB4C854E8099DCD709ED</vt:lpwstr>
  </property>
  <property fmtid="{D5CDD505-2E9C-101B-9397-08002B2CF9AE}" pid="4" name="Order">
    <vt:r8>1781500</vt:r8>
  </property>
  <property fmtid="{D5CDD505-2E9C-101B-9397-08002B2CF9AE}" pid="5" name="_ExtendedDescription">
    <vt:lpwstr/>
  </property>
  <property fmtid="{D5CDD505-2E9C-101B-9397-08002B2CF9AE}" pid="6" name="TriggerFlowInfo">
    <vt:lpwstr/>
  </property>
  <property fmtid="{D5CDD505-2E9C-101B-9397-08002B2CF9AE}" pid="7" name="ComplianceAssetId">
    <vt:lpwstr/>
  </property>
  <property fmtid="{D5CDD505-2E9C-101B-9397-08002B2CF9AE}" pid="8" name="MediaServiceImageTags">
    <vt:lpwstr/>
  </property>
</Properties>
</file>